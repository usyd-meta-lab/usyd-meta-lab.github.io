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6D86E50A"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2A24DF">
        <w:rPr>
          <w:color w:val="000000" w:themeColor="text1"/>
          <w:sz w:val="24"/>
          <w:szCs w:val="24"/>
        </w:rPr>
        <w:t>P</w:t>
      </w:r>
      <w:r>
        <w:rPr>
          <w:color w:val="000000" w:themeColor="text1"/>
          <w:sz w:val="24"/>
          <w:szCs w:val="24"/>
        </w:rPr>
        <w:t>rofessor Damian Birney, School of Psychology, University of Sydney</w:t>
      </w:r>
    </w:p>
    <w:p w14:paraId="1904506D"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ins w:id="0" w:author="Kit Double" w:date="2024-09-20T09:37:00Z" w16du:dateUtc="2024-09-19T23:37:00Z"/>
          <w:color w:val="000000" w:themeColor="text1"/>
          <w:sz w:val="24"/>
          <w:szCs w:val="24"/>
        </w:rPr>
      </w:pPr>
      <w:r>
        <w:rPr>
          <w:color w:val="000000" w:themeColor="text1"/>
          <w:sz w:val="24"/>
          <w:szCs w:val="24"/>
        </w:rPr>
        <w:t>Dr 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ins w:id="1" w:author="Kit Double" w:date="2024-09-20T09:37:00Z" w16du:dateUtc="2024-09-19T23:37:00Z">
        <w:r w:rsidRPr="00103798">
          <w:rPr>
            <w:color w:val="000000" w:themeColor="text1"/>
            <w:sz w:val="24"/>
            <w:szCs w:val="24"/>
          </w:rPr>
          <w:t>Dr Hilary Don, Research Officer, School of Psychology, University of Sydney</w:t>
        </w:r>
      </w:ins>
    </w:p>
    <w:p w14:paraId="558E309A" w14:textId="77777777"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1742576" w14:textId="77777777" w:rsidR="00DF32C9" w:rsidRPr="009B332B"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1FCDF0A4"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3A959613" w14:textId="77777777" w:rsidR="00DF32C9" w:rsidRDefault="00DF32C9" w:rsidP="00DF32C9">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7AB3038" w14:textId="77777777" w:rsidR="00DF32C9" w:rsidRPr="002973E3" w:rsidRDefault="00DF32C9" w:rsidP="00DF32C9">
      <w:pPr>
        <w:spacing w:after="0"/>
        <w:ind w:left="284"/>
        <w:jc w:val="both"/>
        <w:rPr>
          <w:rFonts w:cstheme="minorHAnsi"/>
          <w:b/>
          <w:bCs/>
          <w:sz w:val="24"/>
          <w:szCs w:val="28"/>
        </w:rPr>
      </w:pPr>
    </w:p>
    <w:p w14:paraId="1D659B9A" w14:textId="77777777" w:rsidR="00DF32C9" w:rsidRPr="005D0E2A" w:rsidRDefault="00DF32C9" w:rsidP="00DF32C9">
      <w:pPr>
        <w:spacing w:after="0" w:line="240" w:lineRule="auto"/>
        <w:ind w:left="360"/>
        <w:jc w:val="both"/>
        <w:rPr>
          <w:rFonts w:cstheme="minorHAnsi"/>
          <w:sz w:val="24"/>
          <w:szCs w:val="28"/>
        </w:rPr>
      </w:pPr>
    </w:p>
    <w:p w14:paraId="5E0F32D1" w14:textId="77777777" w:rsidR="00DF32C9" w:rsidRPr="005D0E2A" w:rsidRDefault="00DF32C9" w:rsidP="00DF32C9">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and Sze Ching Rachel Kwok</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2"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2"/>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3"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4"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3"/>
    <w:bookmarkEnd w:id="4"/>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627D44" w:rsidP="001415FA">
      <w:pPr>
        <w:pStyle w:val="ListParagraph"/>
        <w:spacing w:after="0" w:line="240" w:lineRule="auto"/>
        <w:ind w:left="426"/>
        <w:jc w:val="both"/>
        <w:rPr>
          <w:rFonts w:cstheme="minorHAnsi"/>
          <w:sz w:val="24"/>
          <w:szCs w:val="28"/>
        </w:rPr>
      </w:pPr>
      <w:hyperlink r:id="rId16"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34BDC" w14:textId="77777777" w:rsidR="00F04F6F" w:rsidRDefault="00F04F6F" w:rsidP="00810EA6">
      <w:pPr>
        <w:spacing w:after="0" w:line="240" w:lineRule="auto"/>
      </w:pPr>
      <w:r>
        <w:separator/>
      </w:r>
    </w:p>
  </w:endnote>
  <w:endnote w:type="continuationSeparator" w:id="0">
    <w:p w14:paraId="27535C2E" w14:textId="77777777" w:rsidR="00F04F6F" w:rsidRDefault="00F04F6F"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26599" w14:textId="77777777" w:rsidR="00627D44" w:rsidRPr="008A2B05" w:rsidRDefault="00810EA6" w:rsidP="00627D44">
    <w:pPr>
      <w:pStyle w:val="Footer"/>
      <w:rPr>
        <w:ins w:id="5" w:author="Kit Double" w:date="2024-09-20T09:38:00Z" w16du:dateUtc="2024-09-19T23:38:00Z"/>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ins w:id="6" w:author="Kit Double" w:date="2024-09-20T09:38:00Z" w16du:dateUtc="2024-09-19T23:38:00Z">
      <w:r w:rsidR="00627D44">
        <w:rPr>
          <w:rFonts w:cstheme="minorHAnsi"/>
          <w:color w:val="E64626"/>
          <w:sz w:val="20"/>
          <w:szCs w:val="20"/>
        </w:rPr>
        <w:t>Version 5, 20</w:t>
      </w:r>
      <w:r w:rsidR="00627D44" w:rsidRPr="00827A2B">
        <w:rPr>
          <w:rFonts w:cstheme="minorHAnsi"/>
          <w:color w:val="E64626"/>
          <w:sz w:val="20"/>
          <w:szCs w:val="20"/>
          <w:vertAlign w:val="superscript"/>
        </w:rPr>
        <w:t>th</w:t>
      </w:r>
      <w:r w:rsidR="00627D44">
        <w:rPr>
          <w:rFonts w:cstheme="minorHAnsi"/>
          <w:color w:val="E64626"/>
          <w:sz w:val="20"/>
          <w:szCs w:val="20"/>
        </w:rPr>
        <w:t xml:space="preserve"> September 2024</w:t>
      </w:r>
    </w:ins>
  </w:p>
  <w:p w14:paraId="5A1CBBE1" w14:textId="68306EC1" w:rsidR="00810EA6" w:rsidRPr="008A2B05" w:rsidRDefault="00DF32C9">
    <w:pPr>
      <w:pStyle w:val="Footer"/>
      <w:rPr>
        <w:rFonts w:cstheme="minorHAnsi"/>
        <w:color w:val="E64626"/>
        <w:sz w:val="20"/>
        <w:szCs w:val="20"/>
      </w:rPr>
    </w:pPr>
    <w:del w:id="7" w:author="Kit Double" w:date="2024-09-20T09:38:00Z" w16du:dateUtc="2024-09-19T23:38:00Z">
      <w:r w:rsidDel="00627D44">
        <w:rPr>
          <w:rFonts w:cstheme="minorHAnsi"/>
          <w:color w:val="E64626"/>
          <w:sz w:val="20"/>
          <w:szCs w:val="20"/>
        </w:rPr>
        <w:delText>Version 4, 10</w:delText>
      </w:r>
      <w:r w:rsidRPr="00103798" w:rsidDel="00627D44">
        <w:rPr>
          <w:rFonts w:cstheme="minorHAnsi"/>
          <w:color w:val="E64626"/>
          <w:sz w:val="20"/>
          <w:szCs w:val="20"/>
          <w:vertAlign w:val="superscript"/>
        </w:rPr>
        <w:delText>th</w:delText>
      </w:r>
      <w:r w:rsidDel="00627D44">
        <w:rPr>
          <w:rFonts w:cstheme="minorHAnsi"/>
          <w:color w:val="E64626"/>
          <w:sz w:val="20"/>
          <w:szCs w:val="20"/>
        </w:rPr>
        <w:delText xml:space="preserve"> May, 2023</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05401F" w14:textId="77777777" w:rsidR="00F04F6F" w:rsidRDefault="00F04F6F" w:rsidP="00810EA6">
      <w:pPr>
        <w:spacing w:after="0" w:line="240" w:lineRule="auto"/>
      </w:pPr>
      <w:r>
        <w:separator/>
      </w:r>
    </w:p>
  </w:footnote>
  <w:footnote w:type="continuationSeparator" w:id="0">
    <w:p w14:paraId="5B979450" w14:textId="77777777" w:rsidR="00F04F6F" w:rsidRDefault="00F04F6F"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0325E"/>
    <w:rsid w:val="00103798"/>
    <w:rsid w:val="001415FA"/>
    <w:rsid w:val="0016292A"/>
    <w:rsid w:val="001863C6"/>
    <w:rsid w:val="001A2562"/>
    <w:rsid w:val="001D35F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C42EC"/>
    <w:rsid w:val="00515F14"/>
    <w:rsid w:val="00586406"/>
    <w:rsid w:val="005A7B7D"/>
    <w:rsid w:val="005B1324"/>
    <w:rsid w:val="005D0E2A"/>
    <w:rsid w:val="00601E38"/>
    <w:rsid w:val="00627D44"/>
    <w:rsid w:val="006407E7"/>
    <w:rsid w:val="0064727A"/>
    <w:rsid w:val="00652233"/>
    <w:rsid w:val="006803E7"/>
    <w:rsid w:val="006911D2"/>
    <w:rsid w:val="0069439D"/>
    <w:rsid w:val="006A7F94"/>
    <w:rsid w:val="006C5E9E"/>
    <w:rsid w:val="006E1F9B"/>
    <w:rsid w:val="007153E0"/>
    <w:rsid w:val="007424B7"/>
    <w:rsid w:val="0078459B"/>
    <w:rsid w:val="00796873"/>
    <w:rsid w:val="007C3FEC"/>
    <w:rsid w:val="007F155F"/>
    <w:rsid w:val="00810EA6"/>
    <w:rsid w:val="00873239"/>
    <w:rsid w:val="00882730"/>
    <w:rsid w:val="00887FD1"/>
    <w:rsid w:val="008910DC"/>
    <w:rsid w:val="008A0628"/>
    <w:rsid w:val="008A2B05"/>
    <w:rsid w:val="008B16B7"/>
    <w:rsid w:val="008B2D0D"/>
    <w:rsid w:val="008C1ED1"/>
    <w:rsid w:val="00916CF9"/>
    <w:rsid w:val="00926F35"/>
    <w:rsid w:val="00965F75"/>
    <w:rsid w:val="009A2844"/>
    <w:rsid w:val="009B6F0C"/>
    <w:rsid w:val="00A03113"/>
    <w:rsid w:val="00A4619C"/>
    <w:rsid w:val="00AE7861"/>
    <w:rsid w:val="00B132F8"/>
    <w:rsid w:val="00B21895"/>
    <w:rsid w:val="00B52E02"/>
    <w:rsid w:val="00B71347"/>
    <w:rsid w:val="00BD46F4"/>
    <w:rsid w:val="00BE046D"/>
    <w:rsid w:val="00BF3501"/>
    <w:rsid w:val="00C72DA3"/>
    <w:rsid w:val="00C84E63"/>
    <w:rsid w:val="00C87344"/>
    <w:rsid w:val="00C90FE2"/>
    <w:rsid w:val="00DD3AB6"/>
    <w:rsid w:val="00DF32C9"/>
    <w:rsid w:val="00E2288C"/>
    <w:rsid w:val="00E679AC"/>
    <w:rsid w:val="00EC34E9"/>
    <w:rsid w:val="00EC6B4E"/>
    <w:rsid w:val="00ED17AB"/>
    <w:rsid w:val="00ED7C29"/>
    <w:rsid w:val="00EE734C"/>
    <w:rsid w:val="00EF3700"/>
    <w:rsid w:val="00F04F6F"/>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.~WRD0002</Template>
  <TotalTime>4</TotalTime>
  <Pages>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9</cp:revision>
  <dcterms:created xsi:type="dcterms:W3CDTF">2022-11-03T02:59:00Z</dcterms:created>
  <dcterms:modified xsi:type="dcterms:W3CDTF">2024-09-19T23:38:00Z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