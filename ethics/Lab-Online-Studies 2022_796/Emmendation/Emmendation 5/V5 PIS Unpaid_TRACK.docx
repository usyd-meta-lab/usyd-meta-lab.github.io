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1C845960"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C73A93">
        <w:rPr>
          <w:color w:val="000000" w:themeColor="text1"/>
          <w:sz w:val="24"/>
          <w:szCs w:val="24"/>
        </w:rPr>
        <w:t>P</w:t>
      </w:r>
      <w:r>
        <w:rPr>
          <w:color w:val="000000" w:themeColor="text1"/>
          <w:sz w:val="24"/>
          <w:szCs w:val="24"/>
        </w:rPr>
        <w:t>rofessor Damian Birney, School of Psychology, University of Sydney</w:t>
      </w:r>
    </w:p>
    <w:p w14:paraId="7BDA8B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ins w:id="0" w:author="Kit Double" w:date="2024-09-20T09:37:00Z" w16du:dateUtc="2024-09-19T23:37:00Z"/>
          <w:color w:val="000000" w:themeColor="text1"/>
          <w:sz w:val="24"/>
          <w:szCs w:val="24"/>
        </w:rPr>
      </w:pPr>
      <w:r>
        <w:rPr>
          <w:color w:val="000000" w:themeColor="text1"/>
          <w:sz w:val="24"/>
          <w:szCs w:val="24"/>
        </w:rPr>
        <w:t>Dr 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ins w:id="1" w:author="Kit Double" w:date="2024-09-20T09:37:00Z" w16du:dateUtc="2024-09-19T23:37:00Z">
        <w:r w:rsidRPr="00C4545E">
          <w:rPr>
            <w:color w:val="000000" w:themeColor="text1"/>
            <w:sz w:val="24"/>
            <w:szCs w:val="24"/>
          </w:rPr>
          <w:t>Dr Hilary Don, Research Officer, School of Psychology, University of Sydney</w:t>
        </w:r>
      </w:ins>
    </w:p>
    <w:p w14:paraId="0A14C5BE" w14:textId="77777777"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proofErr w:type="spellStart"/>
      <w:r w:rsidRPr="001540A2">
        <w:rPr>
          <w:color w:val="000000" w:themeColor="text1"/>
          <w:sz w:val="24"/>
          <w:szCs w:val="24"/>
        </w:rPr>
        <w:t>Krasimira</w:t>
      </w:r>
      <w:proofErr w:type="spellEnd"/>
      <w:r w:rsidRPr="001540A2">
        <w:rPr>
          <w:color w:val="000000" w:themeColor="text1"/>
          <w:sz w:val="24"/>
          <w:szCs w:val="24"/>
        </w:rPr>
        <w:t xml:space="preserve"> Alexandrova,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528A5015" w14:textId="77777777" w:rsidR="0079623B" w:rsidRPr="009B332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1F2F152A"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6C4BB66F" w14:textId="77777777" w:rsidR="0079623B" w:rsidRDefault="0079623B" w:rsidP="0079623B">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2FA2B9C9" w14:textId="77777777" w:rsidR="0079623B" w:rsidRPr="002973E3" w:rsidRDefault="0079623B" w:rsidP="0079623B">
      <w:pPr>
        <w:spacing w:after="0"/>
        <w:ind w:left="284"/>
        <w:jc w:val="both"/>
        <w:rPr>
          <w:rFonts w:cstheme="minorHAnsi"/>
          <w:b/>
          <w:bCs/>
          <w:sz w:val="24"/>
          <w:szCs w:val="28"/>
        </w:rPr>
      </w:pPr>
    </w:p>
    <w:p w14:paraId="10BE186F" w14:textId="77777777" w:rsidR="0079623B" w:rsidRPr="005D0E2A" w:rsidRDefault="0079623B" w:rsidP="0079623B">
      <w:pPr>
        <w:spacing w:after="0" w:line="240" w:lineRule="auto"/>
        <w:ind w:left="360"/>
        <w:jc w:val="both"/>
        <w:rPr>
          <w:rFonts w:cstheme="minorHAnsi"/>
          <w:sz w:val="24"/>
          <w:szCs w:val="28"/>
        </w:rPr>
      </w:pPr>
    </w:p>
    <w:p w14:paraId="67BC0794" w14:textId="77777777" w:rsidR="0079623B" w:rsidRPr="005D0E2A" w:rsidRDefault="0079623B" w:rsidP="0079623B">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proofErr w:type="spellStart"/>
      <w:r w:rsidRPr="00826504">
        <w:rPr>
          <w:color w:val="000000" w:themeColor="text1"/>
          <w:sz w:val="24"/>
          <w:szCs w:val="24"/>
        </w:rPr>
        <w:t>Krasimira</w:t>
      </w:r>
      <w:proofErr w:type="spellEnd"/>
      <w:r w:rsidRPr="00826504">
        <w:rPr>
          <w:color w:val="000000" w:themeColor="text1"/>
          <w:sz w:val="24"/>
          <w:szCs w:val="24"/>
        </w:rPr>
        <w:t xml:space="preserve"> Alexandrova</w:t>
      </w:r>
      <w:r>
        <w:rPr>
          <w:rFonts w:cstheme="minorHAnsi"/>
          <w:sz w:val="24"/>
          <w:szCs w:val="28"/>
        </w:rPr>
        <w:t xml:space="preserve"> as well as the Honours theses of Callum Brown and Sze Ching Rachel Kwok</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lastRenderedPageBreak/>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2"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2"/>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3"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4"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3"/>
    <w:bookmarkEnd w:id="4"/>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w:t>
      </w:r>
      <w:r w:rsidRPr="00F939FA">
        <w:rPr>
          <w:rFonts w:ascii="Calibri" w:hAnsi="Calibri"/>
          <w:sz w:val="24"/>
          <w:szCs w:val="24"/>
        </w:rPr>
        <w:lastRenderedPageBreak/>
        <w:t xml:space="preserve">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8B6590" w:rsidP="001415FA">
      <w:pPr>
        <w:pStyle w:val="ListParagraph"/>
        <w:spacing w:after="0" w:line="240" w:lineRule="auto"/>
        <w:ind w:left="426"/>
        <w:jc w:val="both"/>
        <w:rPr>
          <w:rFonts w:cstheme="minorHAnsi"/>
          <w:sz w:val="24"/>
          <w:szCs w:val="28"/>
        </w:rPr>
      </w:pPr>
      <w:hyperlink r:id="rId15"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CE6AFF" w14:textId="77777777" w:rsidR="00E91991" w:rsidRDefault="00E91991" w:rsidP="00810EA6">
      <w:pPr>
        <w:spacing w:after="0" w:line="240" w:lineRule="auto"/>
      </w:pPr>
      <w:r>
        <w:separator/>
      </w:r>
    </w:p>
  </w:endnote>
  <w:endnote w:type="continuationSeparator" w:id="0">
    <w:p w14:paraId="478A420D" w14:textId="77777777" w:rsidR="00E91991" w:rsidRDefault="00E91991"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21A81" w14:textId="77777777" w:rsidR="008B6590" w:rsidRDefault="008B65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1CBBE1" w14:textId="331F74A3"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del w:id="5" w:author="Kit Double" w:date="2024-09-20T09:37:00Z" w16du:dateUtc="2024-09-19T23:37:00Z">
      <w:r w:rsidRPr="008A2B05" w:rsidDel="008B6590">
        <w:rPr>
          <w:rFonts w:cstheme="minorHAnsi"/>
          <w:color w:val="E64626"/>
          <w:sz w:val="20"/>
          <w:szCs w:val="20"/>
        </w:rPr>
        <w:delText>]</w:delText>
      </w:r>
    </w:del>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0A2BB2">
      <w:rPr>
        <w:rFonts w:cstheme="minorHAnsi"/>
        <w:color w:val="E64626"/>
        <w:sz w:val="20"/>
        <w:szCs w:val="20"/>
      </w:rPr>
      <w:t xml:space="preserve">Version </w:t>
    </w:r>
    <w:ins w:id="6" w:author="Kit Double" w:date="2024-09-20T09:37:00Z" w16du:dateUtc="2024-09-19T23:37:00Z">
      <w:r w:rsidR="008B6590">
        <w:rPr>
          <w:rFonts w:cstheme="minorHAnsi"/>
          <w:color w:val="E64626"/>
          <w:sz w:val="20"/>
          <w:szCs w:val="20"/>
        </w:rPr>
        <w:t>5</w:t>
      </w:r>
    </w:ins>
    <w:del w:id="7" w:author="Kit Double" w:date="2024-09-20T09:37:00Z" w16du:dateUtc="2024-09-19T23:37:00Z">
      <w:r w:rsidR="0079623B" w:rsidDel="008B6590">
        <w:rPr>
          <w:rFonts w:cstheme="minorHAnsi"/>
          <w:color w:val="E64626"/>
          <w:sz w:val="20"/>
          <w:szCs w:val="20"/>
        </w:rPr>
        <w:delText>4</w:delText>
      </w:r>
    </w:del>
    <w:r w:rsidR="000A2BB2">
      <w:rPr>
        <w:rFonts w:cstheme="minorHAnsi"/>
        <w:color w:val="E64626"/>
        <w:sz w:val="20"/>
        <w:szCs w:val="20"/>
      </w:rPr>
      <w:t xml:space="preserve">, </w:t>
    </w:r>
    <w:del w:id="8" w:author="Kit Double" w:date="2024-09-20T09:37:00Z" w16du:dateUtc="2024-09-19T23:37:00Z">
      <w:r w:rsidR="0079623B" w:rsidDel="008B6590">
        <w:rPr>
          <w:rFonts w:cstheme="minorHAnsi"/>
          <w:color w:val="E64626"/>
          <w:sz w:val="20"/>
          <w:szCs w:val="20"/>
        </w:rPr>
        <w:delText>10</w:delText>
      </w:r>
      <w:r w:rsidR="0079623B" w:rsidRPr="00C4545E" w:rsidDel="008B6590">
        <w:rPr>
          <w:rFonts w:cstheme="minorHAnsi"/>
          <w:color w:val="E64626"/>
          <w:sz w:val="20"/>
          <w:szCs w:val="20"/>
          <w:vertAlign w:val="superscript"/>
        </w:rPr>
        <w:delText>th</w:delText>
      </w:r>
      <w:r w:rsidR="0079623B" w:rsidDel="008B6590">
        <w:rPr>
          <w:rFonts w:cstheme="minorHAnsi"/>
          <w:color w:val="E64626"/>
          <w:sz w:val="20"/>
          <w:szCs w:val="20"/>
        </w:rPr>
        <w:delText xml:space="preserve"> May</w:delText>
      </w:r>
      <w:r w:rsidR="001B3E94" w:rsidDel="008B6590">
        <w:rPr>
          <w:rFonts w:cstheme="minorHAnsi"/>
          <w:color w:val="E64626"/>
          <w:sz w:val="20"/>
          <w:szCs w:val="20"/>
        </w:rPr>
        <w:delText>, 2023</w:delText>
      </w:r>
    </w:del>
    <w:ins w:id="9" w:author="Kit Double" w:date="2024-09-20T09:37:00Z" w16du:dateUtc="2024-09-19T23:37:00Z">
      <w:r w:rsidR="008B6590">
        <w:rPr>
          <w:rFonts w:cstheme="minorHAnsi"/>
          <w:color w:val="E64626"/>
          <w:sz w:val="20"/>
          <w:szCs w:val="20"/>
        </w:rPr>
        <w:t>20</w:t>
      </w:r>
      <w:r w:rsidR="008B6590" w:rsidRPr="008B6590">
        <w:rPr>
          <w:rFonts w:cstheme="minorHAnsi"/>
          <w:color w:val="E64626"/>
          <w:sz w:val="20"/>
          <w:szCs w:val="20"/>
          <w:vertAlign w:val="superscript"/>
          <w:rPrChange w:id="10" w:author="Kit Double" w:date="2024-09-20T09:37:00Z" w16du:dateUtc="2024-09-19T23:37:00Z">
            <w:rPr>
              <w:rFonts w:cstheme="minorHAnsi"/>
              <w:color w:val="E64626"/>
              <w:sz w:val="20"/>
              <w:szCs w:val="20"/>
            </w:rPr>
          </w:rPrChange>
        </w:rPr>
        <w:t>th</w:t>
      </w:r>
      <w:r w:rsidR="008B6590">
        <w:rPr>
          <w:rFonts w:cstheme="minorHAnsi"/>
          <w:color w:val="E64626"/>
          <w:sz w:val="20"/>
          <w:szCs w:val="20"/>
        </w:rPr>
        <w:t xml:space="preserve"> September 2024</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2E394" w14:textId="77777777" w:rsidR="008B6590" w:rsidRDefault="008B65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B5A5A1" w14:textId="77777777" w:rsidR="00E91991" w:rsidRDefault="00E91991" w:rsidP="00810EA6">
      <w:pPr>
        <w:spacing w:after="0" w:line="240" w:lineRule="auto"/>
      </w:pPr>
      <w:r>
        <w:separator/>
      </w:r>
    </w:p>
  </w:footnote>
  <w:footnote w:type="continuationSeparator" w:id="0">
    <w:p w14:paraId="7D20812A" w14:textId="77777777" w:rsidR="00E91991" w:rsidRDefault="00E91991"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307C2" w14:textId="77777777" w:rsidR="008B6590" w:rsidRDefault="008B65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772BD8" w14:textId="77777777" w:rsidR="008B6590" w:rsidRDefault="008B65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42837" w14:textId="77777777" w:rsidR="008B6590" w:rsidRDefault="008B65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32E68"/>
    <w:rsid w:val="001415FA"/>
    <w:rsid w:val="001854D1"/>
    <w:rsid w:val="001863C6"/>
    <w:rsid w:val="001B3E94"/>
    <w:rsid w:val="00203BF5"/>
    <w:rsid w:val="002174D1"/>
    <w:rsid w:val="002A18A5"/>
    <w:rsid w:val="00326D4D"/>
    <w:rsid w:val="00337DFD"/>
    <w:rsid w:val="00337F08"/>
    <w:rsid w:val="0035749F"/>
    <w:rsid w:val="003921A2"/>
    <w:rsid w:val="003C3B1A"/>
    <w:rsid w:val="003D0289"/>
    <w:rsid w:val="003E068A"/>
    <w:rsid w:val="0041693E"/>
    <w:rsid w:val="0043593F"/>
    <w:rsid w:val="00471DA9"/>
    <w:rsid w:val="004842B5"/>
    <w:rsid w:val="004C42EC"/>
    <w:rsid w:val="00515F14"/>
    <w:rsid w:val="0052564F"/>
    <w:rsid w:val="0053666D"/>
    <w:rsid w:val="00586406"/>
    <w:rsid w:val="005A43D7"/>
    <w:rsid w:val="005A7B7D"/>
    <w:rsid w:val="005B1324"/>
    <w:rsid w:val="005D0E2A"/>
    <w:rsid w:val="00604134"/>
    <w:rsid w:val="006407E7"/>
    <w:rsid w:val="0064727A"/>
    <w:rsid w:val="00652233"/>
    <w:rsid w:val="006911D2"/>
    <w:rsid w:val="006A7F94"/>
    <w:rsid w:val="006C5E9E"/>
    <w:rsid w:val="007153E0"/>
    <w:rsid w:val="007347D2"/>
    <w:rsid w:val="007424B7"/>
    <w:rsid w:val="00753508"/>
    <w:rsid w:val="0079623B"/>
    <w:rsid w:val="00796873"/>
    <w:rsid w:val="007A3BF5"/>
    <w:rsid w:val="007F7344"/>
    <w:rsid w:val="00810EA6"/>
    <w:rsid w:val="00832AD2"/>
    <w:rsid w:val="0084724A"/>
    <w:rsid w:val="00873239"/>
    <w:rsid w:val="00882730"/>
    <w:rsid w:val="008910DC"/>
    <w:rsid w:val="008A0628"/>
    <w:rsid w:val="008A2B05"/>
    <w:rsid w:val="008B2D0D"/>
    <w:rsid w:val="008B6590"/>
    <w:rsid w:val="008C4AD7"/>
    <w:rsid w:val="00916CF9"/>
    <w:rsid w:val="00926F35"/>
    <w:rsid w:val="00965F75"/>
    <w:rsid w:val="009B6F0C"/>
    <w:rsid w:val="009F2A21"/>
    <w:rsid w:val="00A4619C"/>
    <w:rsid w:val="00AE7861"/>
    <w:rsid w:val="00B21895"/>
    <w:rsid w:val="00B52E02"/>
    <w:rsid w:val="00BD46F4"/>
    <w:rsid w:val="00C4545E"/>
    <w:rsid w:val="00C72DA3"/>
    <w:rsid w:val="00C73A93"/>
    <w:rsid w:val="00C84E63"/>
    <w:rsid w:val="00CB053A"/>
    <w:rsid w:val="00D53621"/>
    <w:rsid w:val="00D74E06"/>
    <w:rsid w:val="00D83AB5"/>
    <w:rsid w:val="00DB2793"/>
    <w:rsid w:val="00DD3AB6"/>
    <w:rsid w:val="00E147BC"/>
    <w:rsid w:val="00E2288C"/>
    <w:rsid w:val="00E91991"/>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human.ethics@sydney.edu.au"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5B2C5E-89A7-4DDD-9050-75C0549A7217}">
  <ds:schemaRefs>
    <ds:schemaRef ds:uri="http://schemas.microsoft.com/sharepoint/v3/contenttype/forms"/>
  </ds:schemaRefs>
</ds:datastoreItem>
</file>

<file path=customXml/itemProps3.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.~WRD0002</Template>
  <TotalTime>3</TotalTime>
  <Pages>3</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9</cp:revision>
  <dcterms:created xsi:type="dcterms:W3CDTF">2022-11-03T02:59:00Z</dcterms:created>
  <dcterms:modified xsi:type="dcterms:W3CDTF">2024-09-19T23:37:00Z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