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02131B1E" w14:textId="77777777" w:rsidR="00DB183B" w:rsidRDefault="00DB183B" w:rsidP="00DB183B">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203FEAE" w14:textId="77777777" w:rsidR="00DB183B" w:rsidRPr="00ED17AB" w:rsidRDefault="00DB183B" w:rsidP="00DB183B">
      <w:pPr>
        <w:spacing w:after="0" w:line="240" w:lineRule="auto"/>
        <w:rPr>
          <w:rFonts w:cstheme="minorHAnsi"/>
          <w:b/>
          <w:i/>
          <w:color w:val="E64626"/>
          <w:sz w:val="28"/>
          <w:szCs w:val="28"/>
        </w:rPr>
      </w:pPr>
      <w:r>
        <w:rPr>
          <w:rFonts w:cstheme="minorHAnsi"/>
          <w:b/>
          <w:i/>
          <w:color w:val="E64626"/>
          <w:sz w:val="28"/>
          <w:szCs w:val="28"/>
        </w:rPr>
        <w:t>Performance</w:t>
      </w:r>
    </w:p>
    <w:p w14:paraId="5E4E1634" w14:textId="77777777" w:rsidR="00DB183B" w:rsidRDefault="00DB183B" w:rsidP="00DB183B">
      <w:pPr>
        <w:spacing w:after="0"/>
        <w:rPr>
          <w:rFonts w:cstheme="minorHAnsi"/>
          <w:color w:val="0070C0"/>
          <w:sz w:val="24"/>
          <w:szCs w:val="24"/>
        </w:rPr>
      </w:pPr>
    </w:p>
    <w:p w14:paraId="74B6B42F" w14:textId="77777777" w:rsidR="00DB183B" w:rsidRPr="00ED17AB" w:rsidRDefault="00DB183B" w:rsidP="00DB183B">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202B737A" w14:textId="77777777" w:rsidR="00DB183B" w:rsidRPr="00ED17AB" w:rsidRDefault="00DB183B" w:rsidP="00DB183B">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5AA30675" w14:textId="2F28AD66" w:rsidR="00882730" w:rsidRPr="005D0E2A" w:rsidRDefault="00882730" w:rsidP="006407E7">
      <w:pPr>
        <w:spacing w:after="0" w:line="240" w:lineRule="auto"/>
        <w:ind w:left="360"/>
        <w:jc w:val="both"/>
        <w:rPr>
          <w:rFonts w:cstheme="minorHAnsi"/>
          <w:sz w:val="24"/>
          <w:szCs w:val="28"/>
        </w:rPr>
      </w:pPr>
      <w:r w:rsidRPr="005D0E2A">
        <w:rPr>
          <w:rFonts w:cstheme="minorHAnsi"/>
          <w:sz w:val="24"/>
          <w:szCs w:val="28"/>
        </w:rPr>
        <w:t>We are conducting a research study abou</w:t>
      </w:r>
      <w:r w:rsidR="00926F35">
        <w:rPr>
          <w:rFonts w:cstheme="minorHAnsi"/>
          <w:sz w:val="24"/>
          <w:szCs w:val="28"/>
        </w:rPr>
        <w:t xml:space="preserve">t </w:t>
      </w:r>
      <w:r w:rsidR="00E65552">
        <w:rPr>
          <w:rFonts w:cstheme="minorHAnsi"/>
          <w:sz w:val="24"/>
          <w:szCs w:val="28"/>
        </w:rPr>
        <w:t>how people monitor and control their cognitive performance</w:t>
      </w:r>
      <w:r w:rsidR="00926F35">
        <w:rPr>
          <w:rFonts w:cstheme="minorHAnsi"/>
          <w:sz w:val="24"/>
          <w:szCs w:val="28"/>
        </w:rPr>
        <w:t>. This will help us understand how people adapt</w:t>
      </w:r>
      <w:r w:rsidR="00F1780D">
        <w:rPr>
          <w:rFonts w:cstheme="minorHAnsi"/>
          <w:sz w:val="24"/>
          <w:szCs w:val="28"/>
        </w:rPr>
        <w:t xml:space="preserve">, </w:t>
      </w:r>
      <w:r w:rsidR="00E65552">
        <w:rPr>
          <w:rFonts w:cstheme="minorHAnsi"/>
          <w:sz w:val="24"/>
          <w:szCs w:val="28"/>
        </w:rPr>
        <w:t xml:space="preserve">monitor and </w:t>
      </w:r>
      <w:r w:rsidR="00926F35">
        <w:rPr>
          <w:rFonts w:cstheme="minorHAnsi"/>
          <w:sz w:val="24"/>
          <w:szCs w:val="28"/>
        </w:rPr>
        <w:t xml:space="preserve">respond </w:t>
      </w:r>
      <w:r w:rsidR="00E65552">
        <w:rPr>
          <w:rFonts w:cstheme="minorHAnsi"/>
          <w:sz w:val="24"/>
          <w:szCs w:val="28"/>
        </w:rPr>
        <w:t>during cognitive tasks</w:t>
      </w:r>
      <w:r w:rsidRPr="005D0E2A">
        <w:rPr>
          <w:rFonts w:cstheme="minorHAnsi"/>
          <w:color w:val="0070C0"/>
          <w:sz w:val="24"/>
          <w:szCs w:val="28"/>
        </w:rPr>
        <w:t xml:space="preserve">. </w:t>
      </w:r>
      <w:r w:rsidR="00FD62C3">
        <w:rPr>
          <w:rFonts w:cstheme="minorHAnsi"/>
          <w:sz w:val="24"/>
          <w:szCs w:val="28"/>
        </w:rPr>
        <w:t>Taking part in this study</w:t>
      </w:r>
      <w:r w:rsidRPr="005D0E2A">
        <w:rPr>
          <w:rFonts w:cstheme="minorHAnsi"/>
          <w:sz w:val="24"/>
          <w:szCs w:val="28"/>
        </w:rPr>
        <w:t xml:space="preserve"> is voluntary. </w:t>
      </w:r>
    </w:p>
    <w:p w14:paraId="3B3BA4E0" w14:textId="77777777" w:rsidR="00882730" w:rsidRPr="005D0E2A" w:rsidRDefault="00882730" w:rsidP="006407E7">
      <w:pPr>
        <w:spacing w:after="0" w:line="240" w:lineRule="auto"/>
        <w:ind w:left="360"/>
        <w:jc w:val="both"/>
        <w:rPr>
          <w:rFonts w:cstheme="minorHAnsi"/>
          <w:sz w:val="24"/>
          <w:szCs w:val="28"/>
        </w:rPr>
      </w:pPr>
    </w:p>
    <w:p w14:paraId="7A30EE34" w14:textId="77777777" w:rsidR="00882730" w:rsidRDefault="00882730" w:rsidP="006407E7">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510B3CBA" w14:textId="77777777" w:rsidR="007424B7" w:rsidRPr="005D0E2A" w:rsidRDefault="007424B7" w:rsidP="006407E7">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76F210E1" w14:textId="22F3AE97" w:rsidR="00926F35" w:rsidRDefault="00926F35" w:rsidP="00926F3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28C0DFC2" w14:textId="41262868" w:rsidR="00AC56F2" w:rsidRDefault="00AC56F2" w:rsidP="00AC56F2">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w:t>
      </w:r>
      <w:r w:rsidR="006215C4">
        <w:rPr>
          <w:color w:val="000000" w:themeColor="text1"/>
          <w:sz w:val="24"/>
          <w:szCs w:val="24"/>
        </w:rPr>
        <w:t>P</w:t>
      </w:r>
      <w:r>
        <w:rPr>
          <w:color w:val="000000" w:themeColor="text1"/>
          <w:sz w:val="24"/>
          <w:szCs w:val="24"/>
        </w:rPr>
        <w:t>rofessor Damian Birney, School of Psychology, University of Sydney</w:t>
      </w:r>
    </w:p>
    <w:p w14:paraId="0A54DE3C" w14:textId="77777777" w:rsidR="00AC56F2" w:rsidRDefault="00AC56F2" w:rsidP="00AC56F2">
      <w:pPr>
        <w:pStyle w:val="ListParagraph"/>
        <w:numPr>
          <w:ilvl w:val="0"/>
          <w:numId w:val="9"/>
        </w:numPr>
        <w:overflowPunct w:val="0"/>
        <w:autoSpaceDE w:val="0"/>
        <w:autoSpaceDN w:val="0"/>
        <w:adjustRightInd w:val="0"/>
        <w:spacing w:after="0" w:line="240" w:lineRule="auto"/>
        <w:textAlignment w:val="baseline"/>
        <w:rPr>
          <w:ins w:id="0" w:author="Kit Double" w:date="2024-09-20T09:36:00Z" w16du:dateUtc="2024-09-19T23:36:00Z"/>
          <w:color w:val="000000" w:themeColor="text1"/>
          <w:sz w:val="24"/>
          <w:szCs w:val="24"/>
        </w:rPr>
      </w:pPr>
      <w:r>
        <w:rPr>
          <w:color w:val="000000" w:themeColor="text1"/>
          <w:sz w:val="24"/>
          <w:szCs w:val="24"/>
        </w:rPr>
        <w:t>Dr Micah Goldwater, Lecturer, School of Psychology, University of Sydney</w:t>
      </w:r>
    </w:p>
    <w:p w14:paraId="450D5058" w14:textId="6410CCFD" w:rsidR="002F1D77" w:rsidRPr="002F1D77" w:rsidRDefault="002F1D77" w:rsidP="002F1D77">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ins w:id="1" w:author="Kit Double" w:date="2024-09-20T09:36:00Z" w16du:dateUtc="2024-09-19T23:36:00Z">
        <w:r w:rsidRPr="002F1D77">
          <w:rPr>
            <w:color w:val="000000" w:themeColor="text1"/>
            <w:sz w:val="24"/>
            <w:szCs w:val="24"/>
          </w:rPr>
          <w:t>Dr Hilary Don, Research Officer, School of Psychology, University of Sydney</w:t>
        </w:r>
      </w:ins>
    </w:p>
    <w:p w14:paraId="74DE6595" w14:textId="77777777" w:rsidR="00AC56F2" w:rsidRDefault="00AC56F2" w:rsidP="00AC56F2">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Ms Krasimira Alexandrova, PhD Student, School of Psychology, university of Sydney</w:t>
      </w:r>
    </w:p>
    <w:p w14:paraId="33211EA7" w14:textId="77777777" w:rsidR="00337038" w:rsidRDefault="00337038" w:rsidP="0033703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Ms Yueting Zhan, PhD Student, School of Psychology, University of Sydney</w:t>
      </w:r>
    </w:p>
    <w:p w14:paraId="7DD38653" w14:textId="31E0EC36" w:rsidR="009F0D47" w:rsidRPr="002F1D77" w:rsidRDefault="009F0D47" w:rsidP="0033703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r>
        <w:rPr>
          <w:rFonts w:cstheme="minorHAnsi"/>
          <w:sz w:val="24"/>
          <w:szCs w:val="28"/>
        </w:rPr>
        <w:t>Sze Ching Rachel Kwok, Honours Student, School of Psychology, University of Sydney</w:t>
      </w:r>
    </w:p>
    <w:p w14:paraId="54DC70E2" w14:textId="59590086" w:rsidR="009F0D47" w:rsidRDefault="009F0D47" w:rsidP="0033703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Callum Brown, Honours Student, School of Psychology, University of Sydney</w:t>
      </w:r>
    </w:p>
    <w:p w14:paraId="0D4FA8AF" w14:textId="77777777" w:rsidR="00337038" w:rsidRDefault="00337038" w:rsidP="002F1D77">
      <w:pPr>
        <w:pStyle w:val="ListParagraph"/>
        <w:overflowPunct w:val="0"/>
        <w:autoSpaceDE w:val="0"/>
        <w:autoSpaceDN w:val="0"/>
        <w:adjustRightInd w:val="0"/>
        <w:spacing w:after="0" w:line="240" w:lineRule="auto"/>
        <w:ind w:left="1080"/>
        <w:textAlignment w:val="baseline"/>
        <w:rPr>
          <w:color w:val="000000" w:themeColor="text1"/>
          <w:sz w:val="24"/>
          <w:szCs w:val="24"/>
        </w:rPr>
      </w:pPr>
    </w:p>
    <w:p w14:paraId="4406F5A6" w14:textId="77777777" w:rsidR="00337038" w:rsidRPr="002973E3" w:rsidRDefault="00337038" w:rsidP="00337038">
      <w:pPr>
        <w:spacing w:after="0"/>
        <w:ind w:left="284"/>
        <w:jc w:val="both"/>
        <w:rPr>
          <w:rFonts w:cstheme="minorHAnsi"/>
          <w:b/>
          <w:bCs/>
          <w:sz w:val="24"/>
          <w:szCs w:val="28"/>
        </w:rPr>
      </w:pPr>
    </w:p>
    <w:p w14:paraId="5A0AC45C" w14:textId="77777777" w:rsidR="00337038" w:rsidRPr="005D0E2A" w:rsidRDefault="00337038" w:rsidP="00337038">
      <w:pPr>
        <w:spacing w:after="0" w:line="240" w:lineRule="auto"/>
        <w:ind w:left="360"/>
        <w:jc w:val="both"/>
        <w:rPr>
          <w:rFonts w:cstheme="minorHAnsi"/>
          <w:sz w:val="24"/>
          <w:szCs w:val="28"/>
        </w:rPr>
      </w:pPr>
    </w:p>
    <w:p w14:paraId="6A1BDC34" w14:textId="564F8243" w:rsidR="00337038" w:rsidRPr="005D0E2A" w:rsidRDefault="00337038" w:rsidP="00337038">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r>
        <w:rPr>
          <w:color w:val="000000" w:themeColor="text1"/>
          <w:sz w:val="24"/>
          <w:szCs w:val="24"/>
        </w:rPr>
        <w:t>Yueting Zhan</w:t>
      </w:r>
      <w:r>
        <w:rPr>
          <w:rFonts w:cstheme="minorHAnsi"/>
          <w:sz w:val="24"/>
          <w:szCs w:val="28"/>
        </w:rPr>
        <w:t xml:space="preserve"> </w:t>
      </w:r>
      <w:r w:rsidR="007048D1">
        <w:rPr>
          <w:rFonts w:cstheme="minorHAnsi"/>
          <w:sz w:val="24"/>
          <w:szCs w:val="28"/>
        </w:rPr>
        <w:t xml:space="preserve">and </w:t>
      </w:r>
      <w:r w:rsidR="007048D1" w:rsidRPr="00826504">
        <w:rPr>
          <w:color w:val="000000" w:themeColor="text1"/>
          <w:sz w:val="24"/>
          <w:szCs w:val="24"/>
        </w:rPr>
        <w:t>Krasimira Alexandrova</w:t>
      </w:r>
      <w:r w:rsidR="007048D1">
        <w:rPr>
          <w:rFonts w:cstheme="minorHAnsi"/>
          <w:sz w:val="24"/>
          <w:szCs w:val="28"/>
        </w:rPr>
        <w:t xml:space="preserve"> </w:t>
      </w:r>
      <w:r>
        <w:rPr>
          <w:rFonts w:cstheme="minorHAnsi"/>
          <w:sz w:val="24"/>
          <w:szCs w:val="28"/>
        </w:rPr>
        <w:t>as well as the Honours theses of Callum Brown and Sze Ching Rachel Kwok</w:t>
      </w:r>
      <w:r w:rsidRPr="005D0E2A">
        <w:rPr>
          <w:rFonts w:cstheme="minorHAnsi"/>
          <w:sz w:val="24"/>
          <w:szCs w:val="28"/>
        </w:rPr>
        <w:t xml:space="preserve">. </w:t>
      </w:r>
    </w:p>
    <w:p w14:paraId="5AF057CF" w14:textId="11F4ED0B" w:rsidR="0043593F" w:rsidRPr="00AA69DF" w:rsidRDefault="0043593F" w:rsidP="0043593F">
      <w:pPr>
        <w:spacing w:after="0" w:line="240" w:lineRule="auto"/>
        <w:ind w:left="360"/>
        <w:jc w:val="both"/>
        <w:rPr>
          <w:rFonts w:cstheme="minorHAnsi"/>
          <w:sz w:val="24"/>
          <w:szCs w:val="28"/>
        </w:rPr>
      </w:pPr>
    </w:p>
    <w:p w14:paraId="1D137F70" w14:textId="71AE37A8" w:rsidR="006407E7" w:rsidRPr="005D0E2A" w:rsidRDefault="00337038" w:rsidP="00337038">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w:t>
      </w: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3DB85390" w14:textId="0F8B84F7" w:rsidR="006942A5" w:rsidRPr="006942A5" w:rsidRDefault="006911D2" w:rsidP="006942A5">
      <w:pPr>
        <w:spacing w:after="0" w:line="240" w:lineRule="auto"/>
        <w:ind w:left="360"/>
        <w:jc w:val="both"/>
        <w:rPr>
          <w:rFonts w:cstheme="minorHAnsi"/>
          <w:sz w:val="24"/>
          <w:szCs w:val="28"/>
          <w:lang w:val="en-GB"/>
        </w:rPr>
      </w:pPr>
      <w:bookmarkStart w:id="2"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a number of surveys about yourself. </w:t>
      </w:r>
    </w:p>
    <w:p w14:paraId="636AA376" w14:textId="77777777" w:rsidR="006942A5" w:rsidRPr="006942A5" w:rsidRDefault="006942A5" w:rsidP="006942A5">
      <w:pPr>
        <w:spacing w:after="0" w:line="240" w:lineRule="auto"/>
        <w:ind w:left="360"/>
        <w:jc w:val="both"/>
        <w:rPr>
          <w:rFonts w:cstheme="minorHAnsi"/>
          <w:sz w:val="24"/>
          <w:szCs w:val="28"/>
          <w:lang w:val="en-GB"/>
        </w:rPr>
      </w:pPr>
    </w:p>
    <w:p w14:paraId="72435997" w14:textId="77777777" w:rsidR="0043593F" w:rsidRDefault="0043593F" w:rsidP="00781E42">
      <w:pPr>
        <w:spacing w:after="0" w:line="240" w:lineRule="auto"/>
        <w:jc w:val="both"/>
        <w:rPr>
          <w:rFonts w:cstheme="minorHAnsi"/>
          <w:sz w:val="24"/>
          <w:szCs w:val="28"/>
        </w:rPr>
      </w:pPr>
    </w:p>
    <w:p w14:paraId="6F955F9D" w14:textId="5246E6F6" w:rsidR="0043593F" w:rsidRDefault="0043593F" w:rsidP="0043593F">
      <w:pPr>
        <w:spacing w:after="0" w:line="240" w:lineRule="auto"/>
        <w:ind w:left="360"/>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2"/>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6657A94F" w:rsidR="00515F14" w:rsidRPr="005D0E2A" w:rsidRDefault="006A400B" w:rsidP="00515F14">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30AF3444"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F20E47" w:rsidRPr="00F20E47">
        <w:rPr>
          <w:rFonts w:cstheme="minorHAnsi"/>
          <w:sz w:val="24"/>
          <w:szCs w:val="28"/>
        </w:rPr>
        <w:t>If you would prefer that we remove information that we have already collected from you, please contact Dr Kit Double (</w:t>
      </w:r>
      <w:hyperlink r:id="rId13" w:history="1">
        <w:r w:rsidR="00F20E47" w:rsidRPr="00F20E47">
          <w:rPr>
            <w:rStyle w:val="Hyperlink"/>
            <w:rFonts w:cstheme="minorHAnsi"/>
            <w:sz w:val="24"/>
            <w:szCs w:val="28"/>
          </w:rPr>
          <w:t>kit.double@sydney.edu.au</w:t>
        </w:r>
      </w:hyperlink>
      <w:r w:rsidR="00F20E47" w:rsidRPr="00F20E47">
        <w:rPr>
          <w:rFonts w:cstheme="minorHAnsi"/>
          <w:sz w:val="24"/>
          <w:szCs w:val="28"/>
        </w:rPr>
        <w:t>)</w:t>
      </w:r>
      <w:r w:rsidR="00F20E47">
        <w:rPr>
          <w:rFonts w:cstheme="minorHAnsi"/>
          <w:sz w:val="24"/>
          <w:szCs w:val="28"/>
        </w:rPr>
        <w:t>.</w:t>
      </w:r>
    </w:p>
    <w:p w14:paraId="3D5CC5D5" w14:textId="49DE4D88" w:rsidR="00F20E47" w:rsidRDefault="00F20E47" w:rsidP="0043593F">
      <w:pPr>
        <w:spacing w:after="0" w:line="240" w:lineRule="auto"/>
        <w:ind w:left="360"/>
        <w:jc w:val="both"/>
        <w:rPr>
          <w:rFonts w:cstheme="minorHAnsi"/>
          <w:sz w:val="24"/>
          <w:szCs w:val="28"/>
        </w:rPr>
      </w:pPr>
    </w:p>
    <w:p w14:paraId="70513F1B" w14:textId="47627D73" w:rsidR="00F20E47" w:rsidRPr="005D0E2A" w:rsidRDefault="00F20E47" w:rsidP="0043593F">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response you will not receive any </w:t>
      </w:r>
      <w:r w:rsidRPr="005B16A9">
        <w:rPr>
          <w:rFonts w:cs="Arial"/>
          <w:sz w:val="24"/>
          <w:szCs w:val="24"/>
        </w:rPr>
        <w:t>compensation</w:t>
      </w:r>
      <w:r>
        <w:rPr>
          <w:rFonts w:cs="Arial"/>
          <w:sz w:val="24"/>
          <w:szCs w:val="24"/>
        </w:rPr>
        <w:t>.</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4379DFB7" w14:textId="05388DE2" w:rsidR="0043593F" w:rsidRPr="00A4619C" w:rsidRDefault="0043593F" w:rsidP="0043593F">
      <w:pPr>
        <w:spacing w:after="0" w:line="240" w:lineRule="auto"/>
        <w:ind w:left="360"/>
        <w:jc w:val="both"/>
        <w:rPr>
          <w:rFonts w:ascii="Calibri" w:hAnsi="Calibri" w:cs="Calibri"/>
          <w:iCs/>
          <w:color w:val="FF0000"/>
          <w:sz w:val="24"/>
          <w:szCs w:val="24"/>
        </w:rPr>
      </w:pPr>
      <w:r>
        <w:rPr>
          <w:rFonts w:ascii="Calibri" w:hAnsi="Calibri" w:cs="Calibri"/>
          <w:iCs/>
          <w:sz w:val="24"/>
          <w:szCs w:val="24"/>
        </w:rPr>
        <w:t xml:space="preserve">The study will take approximately [XXX] minutes and you </w:t>
      </w:r>
      <w:r w:rsidRPr="005B16A9">
        <w:rPr>
          <w:rFonts w:ascii="Calibri" w:hAnsi="Calibri" w:cs="Calibri"/>
          <w:iCs/>
          <w:sz w:val="24"/>
          <w:szCs w:val="24"/>
        </w:rPr>
        <w:t xml:space="preserve">will receive </w:t>
      </w:r>
      <w:r w:rsidRPr="005B16A9">
        <w:rPr>
          <w:rFonts w:cs="Arial"/>
          <w:sz w:val="24"/>
          <w:szCs w:val="24"/>
        </w:rPr>
        <w:t>£</w:t>
      </w:r>
      <w:r>
        <w:rPr>
          <w:rFonts w:cs="Arial"/>
          <w:sz w:val="24"/>
          <w:szCs w:val="24"/>
        </w:rPr>
        <w:t xml:space="preserve">[YY.YY] </w:t>
      </w:r>
      <w:r w:rsidRPr="005B16A9">
        <w:rPr>
          <w:rFonts w:cs="Arial"/>
          <w:sz w:val="24"/>
          <w:szCs w:val="24"/>
        </w:rPr>
        <w:t>compensation</w:t>
      </w:r>
      <w:r>
        <w:rPr>
          <w:rFonts w:cs="Arial"/>
          <w:szCs w:val="20"/>
        </w:rPr>
        <w:t xml:space="preserve"> </w:t>
      </w:r>
      <w:r>
        <w:rPr>
          <w:rFonts w:ascii="Calibri" w:hAnsi="Calibri" w:cs="Calibri"/>
          <w:iCs/>
          <w:sz w:val="24"/>
          <w:szCs w:val="24"/>
        </w:rPr>
        <w:t xml:space="preserve">for completion. If you do not submit a completed response you will not receive any </w:t>
      </w:r>
      <w:r w:rsidRPr="005B16A9">
        <w:rPr>
          <w:rFonts w:cs="Arial"/>
          <w:sz w:val="24"/>
          <w:szCs w:val="24"/>
        </w:rPr>
        <w:t>compensation</w:t>
      </w:r>
      <w:r>
        <w:rPr>
          <w:rFonts w:cs="Arial"/>
          <w:sz w:val="24"/>
          <w:szCs w:val="24"/>
        </w:rPr>
        <w:t>.</w:t>
      </w:r>
      <w:r w:rsidR="00A4619C">
        <w:rPr>
          <w:rFonts w:cs="Arial"/>
          <w:sz w:val="24"/>
          <w:szCs w:val="24"/>
        </w:rPr>
        <w:t xml:space="preserve"> </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7B1CD567" w14:textId="77777777" w:rsidR="006A400B" w:rsidRDefault="006A400B" w:rsidP="006A400B">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3"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4"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3"/>
    <w:bookmarkEnd w:id="4"/>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w:t>
      </w:r>
      <w:r w:rsidRPr="00F939FA">
        <w:rPr>
          <w:rFonts w:ascii="Calibri" w:hAnsi="Calibri"/>
          <w:sz w:val="24"/>
          <w:szCs w:val="24"/>
        </w:rPr>
        <w:lastRenderedPageBreak/>
        <w:t xml:space="preserve">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0D490F1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781E42">
        <w:rPr>
          <w:rFonts w:cstheme="minorHAnsi"/>
          <w:sz w:val="24"/>
          <w:szCs w:val="28"/>
        </w:rPr>
        <w:t>Dr</w:t>
      </w:r>
      <w:r w:rsidR="00A4619C">
        <w:rPr>
          <w:rFonts w:cstheme="minorHAnsi"/>
          <w:sz w:val="24"/>
          <w:szCs w:val="28"/>
        </w:rPr>
        <w:t xml:space="preserve"> </w:t>
      </w:r>
      <w:r w:rsidR="00781E42">
        <w:rPr>
          <w:rFonts w:cstheme="minorHAnsi"/>
          <w:sz w:val="24"/>
          <w:szCs w:val="28"/>
        </w:rPr>
        <w:t>Kit Double</w:t>
      </w:r>
      <w:r w:rsidR="00A4619C">
        <w:rPr>
          <w:rFonts w:cstheme="minorHAnsi"/>
          <w:sz w:val="24"/>
          <w:szCs w:val="28"/>
        </w:rPr>
        <w:t xml:space="preserve"> (</w:t>
      </w:r>
      <w:hyperlink r:id="rId14" w:history="1">
        <w:r w:rsidR="0097386A"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5"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543C6E0D"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he University of Sydney</w:t>
      </w:r>
      <w:r w:rsidR="00FA0E48">
        <w:rPr>
          <w:rFonts w:cstheme="minorHAnsi"/>
          <w:sz w:val="24"/>
          <w:szCs w:val="28"/>
        </w:rPr>
        <w:t xml:space="preserve"> 2022/796</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F81459" w:rsidP="001415FA">
      <w:pPr>
        <w:pStyle w:val="ListParagraph"/>
        <w:spacing w:after="0" w:line="240" w:lineRule="auto"/>
        <w:ind w:left="426"/>
        <w:jc w:val="both"/>
        <w:rPr>
          <w:rFonts w:cstheme="minorHAnsi"/>
          <w:sz w:val="24"/>
          <w:szCs w:val="28"/>
        </w:rPr>
      </w:pPr>
      <w:hyperlink r:id="rId16" w:history="1">
        <w:r w:rsidR="001415FA"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CA1F18" w14:textId="77777777" w:rsidR="00154E8A" w:rsidRDefault="00154E8A" w:rsidP="00810EA6">
      <w:pPr>
        <w:spacing w:after="0" w:line="240" w:lineRule="auto"/>
      </w:pPr>
      <w:r>
        <w:separator/>
      </w:r>
    </w:p>
  </w:endnote>
  <w:endnote w:type="continuationSeparator" w:id="0">
    <w:p w14:paraId="2C4B7F2F" w14:textId="77777777" w:rsidR="00154E8A" w:rsidRDefault="00154E8A"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4C3921" w14:textId="77777777" w:rsidR="00F81459" w:rsidRDefault="00F814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226C09" w14:textId="77777777" w:rsidR="00F81459" w:rsidRPr="008A2B05" w:rsidRDefault="00810EA6" w:rsidP="00F81459">
    <w:pPr>
      <w:pStyle w:val="Footer"/>
      <w:rPr>
        <w:ins w:id="5" w:author="Kit Double" w:date="2024-09-20T09:38:00Z" w16du:dateUtc="2024-09-19T23:38:00Z"/>
        <w:rFonts w:cstheme="minorHAnsi"/>
        <w:color w:val="E64626"/>
        <w:sz w:val="20"/>
        <w:szCs w:val="20"/>
      </w:rPr>
    </w:pPr>
    <w:r w:rsidRPr="008A2B05">
      <w:rPr>
        <w:rFonts w:cstheme="minorHAnsi"/>
        <w:sz w:val="20"/>
        <w:szCs w:val="20"/>
      </w:rPr>
      <w:t xml:space="preserve">HREC Approval No.: </w:t>
    </w:r>
    <w:r w:rsidR="00367181" w:rsidRPr="00367181">
      <w:rPr>
        <w:rFonts w:cstheme="minorHAnsi"/>
        <w:color w:val="E64626"/>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ins w:id="6" w:author="Kit Double" w:date="2024-09-20T09:38:00Z" w16du:dateUtc="2024-09-19T23:38:00Z">
      <w:r w:rsidR="00F81459">
        <w:rPr>
          <w:rFonts w:cstheme="minorHAnsi"/>
          <w:color w:val="E64626"/>
          <w:sz w:val="20"/>
          <w:szCs w:val="20"/>
        </w:rPr>
        <w:t>Version 5, 20</w:t>
      </w:r>
      <w:r w:rsidR="00F81459" w:rsidRPr="00827A2B">
        <w:rPr>
          <w:rFonts w:cstheme="minorHAnsi"/>
          <w:color w:val="E64626"/>
          <w:sz w:val="20"/>
          <w:szCs w:val="20"/>
          <w:vertAlign w:val="superscript"/>
        </w:rPr>
        <w:t>th</w:t>
      </w:r>
      <w:r w:rsidR="00F81459">
        <w:rPr>
          <w:rFonts w:cstheme="minorHAnsi"/>
          <w:color w:val="E64626"/>
          <w:sz w:val="20"/>
          <w:szCs w:val="20"/>
        </w:rPr>
        <w:t xml:space="preserve"> September 2024</w:t>
      </w:r>
    </w:ins>
  </w:p>
  <w:p w14:paraId="5A1CBBE1" w14:textId="109769A4" w:rsidR="00810EA6" w:rsidRPr="008A2B05" w:rsidRDefault="007D5516">
    <w:pPr>
      <w:pStyle w:val="Footer"/>
      <w:rPr>
        <w:rFonts w:cstheme="minorHAnsi"/>
        <w:color w:val="E64626"/>
        <w:sz w:val="20"/>
        <w:szCs w:val="20"/>
      </w:rPr>
    </w:pPr>
    <w:del w:id="7" w:author="Kit Double" w:date="2024-09-20T09:38:00Z" w16du:dateUtc="2024-09-19T23:38:00Z">
      <w:r w:rsidDel="00F81459">
        <w:rPr>
          <w:rFonts w:cstheme="minorHAnsi"/>
          <w:color w:val="E64626"/>
          <w:sz w:val="20"/>
          <w:szCs w:val="20"/>
        </w:rPr>
        <w:delText xml:space="preserve">Version </w:delText>
      </w:r>
      <w:r w:rsidR="00AC56F2" w:rsidDel="00F81459">
        <w:rPr>
          <w:rFonts w:cstheme="minorHAnsi"/>
          <w:color w:val="E64626"/>
          <w:sz w:val="20"/>
          <w:szCs w:val="20"/>
        </w:rPr>
        <w:delText>4</w:delText>
      </w:r>
      <w:r w:rsidDel="00F81459">
        <w:rPr>
          <w:rFonts w:cstheme="minorHAnsi"/>
          <w:color w:val="E64626"/>
          <w:sz w:val="20"/>
          <w:szCs w:val="20"/>
        </w:rPr>
        <w:delText xml:space="preserve">, </w:delText>
      </w:r>
      <w:r w:rsidR="00AC56F2" w:rsidDel="00F81459">
        <w:rPr>
          <w:rFonts w:cstheme="minorHAnsi"/>
          <w:color w:val="E64626"/>
          <w:sz w:val="20"/>
          <w:szCs w:val="20"/>
        </w:rPr>
        <w:delText>10</w:delText>
      </w:r>
      <w:r w:rsidR="00AC56F2" w:rsidRPr="002F1D77" w:rsidDel="00F81459">
        <w:rPr>
          <w:rFonts w:cstheme="minorHAnsi"/>
          <w:color w:val="E64626"/>
          <w:sz w:val="20"/>
          <w:szCs w:val="20"/>
          <w:vertAlign w:val="superscript"/>
        </w:rPr>
        <w:delText>th</w:delText>
      </w:r>
      <w:r w:rsidR="00AC56F2" w:rsidDel="00F81459">
        <w:rPr>
          <w:rFonts w:cstheme="minorHAnsi"/>
          <w:color w:val="E64626"/>
          <w:sz w:val="20"/>
          <w:szCs w:val="20"/>
        </w:rPr>
        <w:delText xml:space="preserve"> May</w:delText>
      </w:r>
      <w:r w:rsidR="00367181" w:rsidDel="00F81459">
        <w:rPr>
          <w:rFonts w:cstheme="minorHAnsi"/>
          <w:color w:val="E64626"/>
          <w:sz w:val="20"/>
          <w:szCs w:val="20"/>
        </w:rPr>
        <w:delText xml:space="preserve"> 2023</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806D5C" w14:textId="77777777" w:rsidR="00F81459" w:rsidRDefault="00F814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89D268" w14:textId="77777777" w:rsidR="00154E8A" w:rsidRDefault="00154E8A" w:rsidP="00810EA6">
      <w:pPr>
        <w:spacing w:after="0" w:line="240" w:lineRule="auto"/>
      </w:pPr>
      <w:r>
        <w:separator/>
      </w:r>
    </w:p>
  </w:footnote>
  <w:footnote w:type="continuationSeparator" w:id="0">
    <w:p w14:paraId="4899FEC2" w14:textId="77777777" w:rsidR="00154E8A" w:rsidRDefault="00154E8A" w:rsidP="00810E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7189DB" w14:textId="77777777" w:rsidR="00F81459" w:rsidRDefault="00F814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1F8D92" w14:textId="77777777" w:rsidR="00F81459" w:rsidRDefault="00F814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732B92" w14:textId="77777777" w:rsidR="00F81459" w:rsidRDefault="00F814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241641207">
    <w:abstractNumId w:val="2"/>
  </w:num>
  <w:num w:numId="2" w16cid:durableId="197398705">
    <w:abstractNumId w:val="3"/>
  </w:num>
  <w:num w:numId="3" w16cid:durableId="948203343">
    <w:abstractNumId w:val="7"/>
  </w:num>
  <w:num w:numId="4" w16cid:durableId="1964385488">
    <w:abstractNumId w:val="5"/>
  </w:num>
  <w:num w:numId="5" w16cid:durableId="275063436">
    <w:abstractNumId w:val="0"/>
  </w:num>
  <w:num w:numId="6" w16cid:durableId="1702776123">
    <w:abstractNumId w:val="4"/>
  </w:num>
  <w:num w:numId="7" w16cid:durableId="1440833247">
    <w:abstractNumId w:val="6"/>
  </w:num>
  <w:num w:numId="8" w16cid:durableId="1022709073">
    <w:abstractNumId w:val="8"/>
  </w:num>
  <w:num w:numId="9" w16cid:durableId="142364444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it Double">
    <w15:presenceInfo w15:providerId="AD" w15:userId="S::kit.double@sydney.edu.au::6ba82428-d763-4b08-a3e8-0c5246398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3662B"/>
    <w:rsid w:val="0004491B"/>
    <w:rsid w:val="00047B6F"/>
    <w:rsid w:val="00065CB1"/>
    <w:rsid w:val="00066B88"/>
    <w:rsid w:val="000A038E"/>
    <w:rsid w:val="000F71B7"/>
    <w:rsid w:val="001100C7"/>
    <w:rsid w:val="001415FA"/>
    <w:rsid w:val="00154E8A"/>
    <w:rsid w:val="001863C6"/>
    <w:rsid w:val="002973E3"/>
    <w:rsid w:val="002A18A5"/>
    <w:rsid w:val="002F1D77"/>
    <w:rsid w:val="003136EB"/>
    <w:rsid w:val="00326D4D"/>
    <w:rsid w:val="00337038"/>
    <w:rsid w:val="00337DFD"/>
    <w:rsid w:val="0035749F"/>
    <w:rsid w:val="00367181"/>
    <w:rsid w:val="003921A2"/>
    <w:rsid w:val="003D0289"/>
    <w:rsid w:val="003E068A"/>
    <w:rsid w:val="00417D13"/>
    <w:rsid w:val="0043593F"/>
    <w:rsid w:val="00471DA9"/>
    <w:rsid w:val="004842B5"/>
    <w:rsid w:val="004C42EC"/>
    <w:rsid w:val="00515F14"/>
    <w:rsid w:val="00571BEC"/>
    <w:rsid w:val="00586406"/>
    <w:rsid w:val="005A7B7D"/>
    <w:rsid w:val="005B1324"/>
    <w:rsid w:val="005D0E2A"/>
    <w:rsid w:val="006215C4"/>
    <w:rsid w:val="00626A9C"/>
    <w:rsid w:val="006407E7"/>
    <w:rsid w:val="0064727A"/>
    <w:rsid w:val="00652233"/>
    <w:rsid w:val="0068251F"/>
    <w:rsid w:val="006911D2"/>
    <w:rsid w:val="006942A5"/>
    <w:rsid w:val="00697E44"/>
    <w:rsid w:val="006A400B"/>
    <w:rsid w:val="006A7F94"/>
    <w:rsid w:val="006C5E9E"/>
    <w:rsid w:val="006F3757"/>
    <w:rsid w:val="007048D1"/>
    <w:rsid w:val="007153E0"/>
    <w:rsid w:val="007223EE"/>
    <w:rsid w:val="007424B7"/>
    <w:rsid w:val="00781E42"/>
    <w:rsid w:val="00796188"/>
    <w:rsid w:val="00796873"/>
    <w:rsid w:val="007D5516"/>
    <w:rsid w:val="00810EA6"/>
    <w:rsid w:val="00811EFF"/>
    <w:rsid w:val="00830FD5"/>
    <w:rsid w:val="00833667"/>
    <w:rsid w:val="00873239"/>
    <w:rsid w:val="00882730"/>
    <w:rsid w:val="008910DC"/>
    <w:rsid w:val="008A2B05"/>
    <w:rsid w:val="008B2D0D"/>
    <w:rsid w:val="00916CF9"/>
    <w:rsid w:val="00926F35"/>
    <w:rsid w:val="00944742"/>
    <w:rsid w:val="00965F75"/>
    <w:rsid w:val="0097386A"/>
    <w:rsid w:val="009B6F0C"/>
    <w:rsid w:val="009F0D47"/>
    <w:rsid w:val="00A247D1"/>
    <w:rsid w:val="00A4619C"/>
    <w:rsid w:val="00AB6FF0"/>
    <w:rsid w:val="00AC56F2"/>
    <w:rsid w:val="00AE7861"/>
    <w:rsid w:val="00B21895"/>
    <w:rsid w:val="00B52E02"/>
    <w:rsid w:val="00B80999"/>
    <w:rsid w:val="00BC1EF9"/>
    <w:rsid w:val="00BD46F4"/>
    <w:rsid w:val="00BE2634"/>
    <w:rsid w:val="00C66478"/>
    <w:rsid w:val="00C72DA3"/>
    <w:rsid w:val="00C84E63"/>
    <w:rsid w:val="00CE792D"/>
    <w:rsid w:val="00DA031B"/>
    <w:rsid w:val="00DA23EA"/>
    <w:rsid w:val="00DB0592"/>
    <w:rsid w:val="00DB183B"/>
    <w:rsid w:val="00DD3AB6"/>
    <w:rsid w:val="00E2288C"/>
    <w:rsid w:val="00E65552"/>
    <w:rsid w:val="00ED17AB"/>
    <w:rsid w:val="00F1780D"/>
    <w:rsid w:val="00F20E47"/>
    <w:rsid w:val="00F3002A"/>
    <w:rsid w:val="00F72B88"/>
    <w:rsid w:val="00F81459"/>
    <w:rsid w:val="00F9290B"/>
    <w:rsid w:val="00F93AA4"/>
    <w:rsid w:val="00FA0E48"/>
    <w:rsid w:val="00FB7E63"/>
    <w:rsid w:val="00FD62C3"/>
    <w:rsid w:val="00FD6BFA"/>
    <w:rsid w:val="00FE1366"/>
    <w:rsid w:val="00FE78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F20E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060861340">
      <w:bodyDiv w:val="1"/>
      <w:marLeft w:val="0"/>
      <w:marRight w:val="0"/>
      <w:marTop w:val="0"/>
      <w:marBottom w:val="0"/>
      <w:divBdr>
        <w:top w:val="none" w:sz="0" w:space="0" w:color="auto"/>
        <w:left w:val="none" w:sz="0" w:space="0" w:color="auto"/>
        <w:bottom w:val="none" w:sz="0" w:space="0" w:color="auto"/>
        <w:right w:val="none" w:sz="0" w:space="0" w:color="auto"/>
      </w:divBdr>
      <w:divsChild>
        <w:div w:id="655499178">
          <w:marLeft w:val="0"/>
          <w:marRight w:val="0"/>
          <w:marTop w:val="0"/>
          <w:marBottom w:val="0"/>
          <w:divBdr>
            <w:top w:val="none" w:sz="0" w:space="0" w:color="auto"/>
            <w:left w:val="none" w:sz="0" w:space="0" w:color="auto"/>
            <w:bottom w:val="none" w:sz="0" w:space="0" w:color="auto"/>
            <w:right w:val="none" w:sz="0" w:space="0" w:color="auto"/>
          </w:divBdr>
          <w:divsChild>
            <w:div w:id="625936435">
              <w:marLeft w:val="0"/>
              <w:marRight w:val="0"/>
              <w:marTop w:val="0"/>
              <w:marBottom w:val="0"/>
              <w:divBdr>
                <w:top w:val="none" w:sz="0" w:space="0" w:color="auto"/>
                <w:left w:val="none" w:sz="0" w:space="0" w:color="auto"/>
                <w:bottom w:val="none" w:sz="0" w:space="0" w:color="auto"/>
                <w:right w:val="none" w:sz="0" w:space="0" w:color="auto"/>
              </w:divBdr>
              <w:divsChild>
                <w:div w:id="5955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226408">
      <w:bodyDiv w:val="1"/>
      <w:marLeft w:val="0"/>
      <w:marRight w:val="0"/>
      <w:marTop w:val="0"/>
      <w:marBottom w:val="0"/>
      <w:divBdr>
        <w:top w:val="none" w:sz="0" w:space="0" w:color="auto"/>
        <w:left w:val="none" w:sz="0" w:space="0" w:color="auto"/>
        <w:bottom w:val="none" w:sz="0" w:space="0" w:color="auto"/>
        <w:right w:val="none" w:sz="0" w:space="0" w:color="auto"/>
      </w:divBdr>
      <w:divsChild>
        <w:div w:id="37555487">
          <w:marLeft w:val="0"/>
          <w:marRight w:val="0"/>
          <w:marTop w:val="0"/>
          <w:marBottom w:val="0"/>
          <w:divBdr>
            <w:top w:val="none" w:sz="0" w:space="0" w:color="auto"/>
            <w:left w:val="none" w:sz="0" w:space="0" w:color="auto"/>
            <w:bottom w:val="none" w:sz="0" w:space="0" w:color="auto"/>
            <w:right w:val="none" w:sz="0" w:space="0" w:color="auto"/>
          </w:divBdr>
          <w:divsChild>
            <w:div w:id="442728333">
              <w:marLeft w:val="0"/>
              <w:marRight w:val="0"/>
              <w:marTop w:val="0"/>
              <w:marBottom w:val="0"/>
              <w:divBdr>
                <w:top w:val="none" w:sz="0" w:space="0" w:color="auto"/>
                <w:left w:val="none" w:sz="0" w:space="0" w:color="auto"/>
                <w:bottom w:val="none" w:sz="0" w:space="0" w:color="auto"/>
                <w:right w:val="none" w:sz="0" w:space="0" w:color="auto"/>
              </w:divBdr>
              <w:divsChild>
                <w:div w:id="18033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human.ethics@sydney.edu.a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mailto:XX@unimelb.edu.au"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it.double@sydney.edu.au"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263D73-D419-4A01-9BA3-39B2F6C6B02F}"/>
</file>

<file path=customXml/itemProps2.xml><?xml version="1.0" encoding="utf-8"?>
<ds:datastoreItem xmlns:ds="http://schemas.openxmlformats.org/officeDocument/2006/customXml" ds:itemID="{C1CF3846-C0DE-4DA5-B678-1AAB25D92684}">
  <ds:schemaRefs>
    <ds:schemaRef ds:uri="http://schemas.microsoft.com/sharepoint/v3/contenttype/forms"/>
  </ds:schemaRefs>
</ds:datastoreItem>
</file>

<file path=customXml/itemProps3.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4.xml><?xml version="1.0" encoding="utf-8"?>
<ds:datastoreItem xmlns:ds="http://schemas.openxmlformats.org/officeDocument/2006/customXml" ds:itemID="{37C0E919-CBBB-4046-A401-82859E51F2C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.~WRD0002</Template>
  <TotalTime>12</TotalTime>
  <Pages>3</Pages>
  <Words>857</Words>
  <Characters>4890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13</cp:revision>
  <dcterms:created xsi:type="dcterms:W3CDTF">2022-11-03T02:59:00Z</dcterms:created>
  <dcterms:modified xsi:type="dcterms:W3CDTF">2024-09-19T23:38:00Z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