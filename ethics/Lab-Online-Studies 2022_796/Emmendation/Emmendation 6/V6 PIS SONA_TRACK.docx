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6D86E50A"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2A24DF">
        <w:rPr>
          <w:color w:val="000000" w:themeColor="text1"/>
          <w:sz w:val="24"/>
          <w:szCs w:val="24"/>
        </w:rPr>
        <w:t>P</w:t>
      </w:r>
      <w:r>
        <w:rPr>
          <w:color w:val="000000" w:themeColor="text1"/>
          <w:sz w:val="24"/>
          <w:szCs w:val="24"/>
        </w:rPr>
        <w:t>rofessor Damian Birney, School of Psychology, University of Sydney</w:t>
      </w:r>
    </w:p>
    <w:p w14:paraId="1904506D"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77777777"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Ms Krasimira Alexandrova, PhD Student, School of Psychology, university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41742576" w14:textId="77777777" w:rsidR="00DF32C9" w:rsidRPr="009B332B"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1FCDF0A4" w14:textId="77777777" w:rsidR="00DF32C9" w:rsidRPr="004E43B7"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0C486983" w14:textId="19B3F470" w:rsidR="004E43B7" w:rsidRDefault="004E43B7"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Ryan Choo, Honours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ins w:id="0" w:author="Kit Double" w:date="2025-02-26T13:46:00Z" w16du:dateUtc="2025-02-26T02:46:00Z"/>
          <w:color w:val="000000" w:themeColor="text1"/>
          <w:sz w:val="24"/>
          <w:szCs w:val="24"/>
        </w:rPr>
      </w:pPr>
      <w:ins w:id="1" w:author="Kit Double" w:date="2025-02-26T13:46:00Z" w16du:dateUtc="2025-02-26T02:46:00Z">
        <w:r>
          <w:rPr>
            <w:rFonts w:cstheme="minorHAnsi"/>
            <w:sz w:val="24"/>
            <w:szCs w:val="28"/>
          </w:rPr>
          <w:t>Ms Mariya Bartosh, Honours Student, School of Psychology, University of Sydney</w:t>
        </w:r>
      </w:ins>
    </w:p>
    <w:p w14:paraId="1FEB396A"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ins w:id="2" w:author="Kit Double" w:date="2025-02-26T13:46:00Z" w16du:dateUtc="2025-02-26T02:46:00Z"/>
          <w:color w:val="000000" w:themeColor="text1"/>
          <w:sz w:val="24"/>
          <w:szCs w:val="24"/>
        </w:rPr>
      </w:pPr>
      <w:ins w:id="3" w:author="Kit Double" w:date="2025-02-26T13:46:00Z" w16du:dateUtc="2025-02-26T02:46:00Z">
        <w:r>
          <w:rPr>
            <w:rFonts w:cstheme="minorHAnsi"/>
            <w:sz w:val="24"/>
            <w:szCs w:val="28"/>
          </w:rPr>
          <w:t>Mr Anthony Mbonu, Honours Student, School of Psychology, University of Sydney</w:t>
        </w:r>
      </w:ins>
    </w:p>
    <w:p w14:paraId="1E06558D" w14:textId="77777777" w:rsidR="00F54E30" w:rsidRPr="002973E3" w:rsidRDefault="00F54E30" w:rsidP="00F54E30">
      <w:pPr>
        <w:spacing w:after="0"/>
        <w:jc w:val="both"/>
        <w:rPr>
          <w:ins w:id="4" w:author="Kit Double" w:date="2025-02-26T13:46:00Z" w16du:dateUtc="2025-02-26T02:46:00Z"/>
          <w:rFonts w:cstheme="minorHAnsi"/>
          <w:b/>
          <w:bCs/>
          <w:sz w:val="24"/>
          <w:szCs w:val="28"/>
        </w:rPr>
      </w:pPr>
    </w:p>
    <w:p w14:paraId="740CC4FB" w14:textId="77777777" w:rsidR="00F54E30" w:rsidRPr="005D0E2A" w:rsidRDefault="00F54E30" w:rsidP="00F54E30">
      <w:pPr>
        <w:spacing w:after="0" w:line="240" w:lineRule="auto"/>
        <w:ind w:left="360"/>
        <w:jc w:val="both"/>
        <w:rPr>
          <w:ins w:id="5" w:author="Kit Double" w:date="2025-02-26T13:46:00Z" w16du:dateUtc="2025-02-26T02:46:00Z"/>
          <w:rFonts w:cstheme="minorHAnsi"/>
          <w:sz w:val="24"/>
          <w:szCs w:val="28"/>
        </w:rPr>
      </w:pPr>
    </w:p>
    <w:p w14:paraId="28EDCB52" w14:textId="66BEA4AB" w:rsidR="00F54E30" w:rsidRDefault="00F54E30" w:rsidP="00F54E30">
      <w:pPr>
        <w:spacing w:after="0" w:line="240" w:lineRule="auto"/>
        <w:ind w:left="360"/>
        <w:jc w:val="both"/>
        <w:rPr>
          <w:ins w:id="6" w:author="Kit Double" w:date="2025-02-26T13:46:00Z" w16du:dateUtc="2025-02-26T02:46:00Z"/>
          <w:rFonts w:cstheme="minorHAnsi"/>
          <w:sz w:val="24"/>
          <w:szCs w:val="28"/>
        </w:rPr>
      </w:pPr>
      <w:ins w:id="7" w:author="Kit Double" w:date="2025-02-26T13:46:00Z" w16du:dateUtc="2025-02-26T02:46:00Z">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sidRPr="00826504">
          <w:rPr>
            <w:color w:val="000000" w:themeColor="text1"/>
            <w:sz w:val="24"/>
            <w:szCs w:val="24"/>
          </w:rPr>
          <w:t>Krasimira Alexandrova</w:t>
        </w:r>
        <w:r>
          <w:rPr>
            <w:rFonts w:cstheme="minorHAnsi"/>
            <w:sz w:val="24"/>
            <w:szCs w:val="28"/>
          </w:rPr>
          <w:t xml:space="preserve"> as well as the Honours theses of Callum Brown, Sze Ching Rachel Kwok, </w:t>
        </w:r>
      </w:ins>
      <w:r w:rsidR="004E43B7">
        <w:rPr>
          <w:rFonts w:cstheme="minorHAnsi"/>
          <w:sz w:val="24"/>
          <w:szCs w:val="28"/>
        </w:rPr>
        <w:t xml:space="preserve">Ryan Choo, </w:t>
      </w:r>
      <w:ins w:id="8" w:author="Kit Double" w:date="2025-02-26T13:46:00Z" w16du:dateUtc="2025-02-26T02:46:00Z">
        <w:r>
          <w:rPr>
            <w:rFonts w:cstheme="minorHAnsi"/>
            <w:sz w:val="24"/>
            <w:szCs w:val="28"/>
          </w:rPr>
          <w:t>Mariya Bartosh, Anthony Mbonu</w:t>
        </w:r>
        <w:r w:rsidRPr="005D0E2A">
          <w:rPr>
            <w:rFonts w:cstheme="minorHAnsi"/>
            <w:sz w:val="24"/>
            <w:szCs w:val="28"/>
          </w:rPr>
          <w:t xml:space="preserve">. </w:t>
        </w:r>
      </w:ins>
    </w:p>
    <w:p w14:paraId="005AE065" w14:textId="77777777" w:rsidR="00F54E30" w:rsidRPr="005D0E2A" w:rsidRDefault="00F54E30" w:rsidP="00F54E30">
      <w:pPr>
        <w:spacing w:after="0" w:line="240" w:lineRule="auto"/>
        <w:ind w:left="360"/>
        <w:jc w:val="both"/>
        <w:rPr>
          <w:ins w:id="9" w:author="Kit Double" w:date="2025-02-26T13:46:00Z" w16du:dateUtc="2025-02-26T02:46:00Z"/>
          <w:rFonts w:cstheme="minorHAnsi"/>
          <w:sz w:val="24"/>
          <w:szCs w:val="28"/>
        </w:rPr>
      </w:pPr>
    </w:p>
    <w:p w14:paraId="3A959613" w14:textId="162CA8CD" w:rsidR="00DF32C9" w:rsidDel="00F54E30" w:rsidRDefault="00DF32C9" w:rsidP="00DF32C9">
      <w:pPr>
        <w:pStyle w:val="ListParagraph"/>
        <w:overflowPunct w:val="0"/>
        <w:autoSpaceDE w:val="0"/>
        <w:autoSpaceDN w:val="0"/>
        <w:adjustRightInd w:val="0"/>
        <w:spacing w:after="0" w:line="240" w:lineRule="auto"/>
        <w:ind w:left="1080"/>
        <w:textAlignment w:val="baseline"/>
        <w:rPr>
          <w:del w:id="10" w:author="Kit Double" w:date="2025-02-26T13:46:00Z" w16du:dateUtc="2025-02-26T02:46:00Z"/>
          <w:color w:val="000000" w:themeColor="text1"/>
          <w:sz w:val="24"/>
          <w:szCs w:val="24"/>
        </w:rPr>
      </w:pPr>
    </w:p>
    <w:p w14:paraId="17AB3038" w14:textId="4A548C74" w:rsidR="00DF32C9" w:rsidRPr="002973E3" w:rsidDel="00F54E30" w:rsidRDefault="00DF32C9" w:rsidP="00DF32C9">
      <w:pPr>
        <w:spacing w:after="0"/>
        <w:ind w:left="284"/>
        <w:jc w:val="both"/>
        <w:rPr>
          <w:del w:id="11" w:author="Kit Double" w:date="2025-02-26T13:46:00Z" w16du:dateUtc="2025-02-26T02:46:00Z"/>
          <w:rFonts w:cstheme="minorHAnsi"/>
          <w:b/>
          <w:bCs/>
          <w:sz w:val="24"/>
          <w:szCs w:val="28"/>
        </w:rPr>
      </w:pPr>
    </w:p>
    <w:p w14:paraId="1D659B9A" w14:textId="289D0FAA" w:rsidR="00DF32C9" w:rsidRPr="005D0E2A" w:rsidDel="00F54E30" w:rsidRDefault="00DF32C9" w:rsidP="00DF32C9">
      <w:pPr>
        <w:spacing w:after="0" w:line="240" w:lineRule="auto"/>
        <w:ind w:left="360"/>
        <w:jc w:val="both"/>
        <w:rPr>
          <w:del w:id="12" w:author="Kit Double" w:date="2025-02-26T13:46:00Z" w16du:dateUtc="2025-02-26T02:46:00Z"/>
          <w:rFonts w:cstheme="minorHAnsi"/>
          <w:sz w:val="24"/>
          <w:szCs w:val="28"/>
        </w:rPr>
      </w:pPr>
    </w:p>
    <w:p w14:paraId="5E0F32D1" w14:textId="4DED9F88" w:rsidR="00DF32C9" w:rsidRPr="005D0E2A" w:rsidDel="00F54E30" w:rsidRDefault="00DF32C9" w:rsidP="00DF32C9">
      <w:pPr>
        <w:spacing w:after="0" w:line="240" w:lineRule="auto"/>
        <w:ind w:left="360"/>
        <w:jc w:val="both"/>
        <w:rPr>
          <w:del w:id="13" w:author="Kit Double" w:date="2025-02-26T13:46:00Z" w16du:dateUtc="2025-02-26T02:46:00Z"/>
          <w:rFonts w:cstheme="minorHAnsi"/>
          <w:sz w:val="24"/>
          <w:szCs w:val="28"/>
        </w:rPr>
      </w:pPr>
      <w:del w:id="14" w:author="Kit Double" w:date="2025-02-26T13:46:00Z" w16du:dateUtc="2025-02-26T02:46:00Z">
        <w:r w:rsidDel="00F54E30">
          <w:rPr>
            <w:rFonts w:cstheme="minorHAnsi"/>
            <w:sz w:val="24"/>
            <w:szCs w:val="28"/>
          </w:rPr>
          <w:delText xml:space="preserve">Data from this study may form the basis of the PhD theses of </w:delText>
        </w:r>
        <w:r w:rsidDel="00F54E30">
          <w:rPr>
            <w:color w:val="000000" w:themeColor="text1"/>
            <w:sz w:val="24"/>
            <w:szCs w:val="24"/>
          </w:rPr>
          <w:delText>Yueting Zhan</w:delText>
        </w:r>
        <w:r w:rsidDel="00F54E30">
          <w:rPr>
            <w:rFonts w:cstheme="minorHAnsi"/>
            <w:sz w:val="24"/>
            <w:szCs w:val="28"/>
          </w:rPr>
          <w:delText xml:space="preserve"> and </w:delText>
        </w:r>
        <w:r w:rsidRPr="00826504" w:rsidDel="00F54E30">
          <w:rPr>
            <w:color w:val="000000" w:themeColor="text1"/>
            <w:sz w:val="24"/>
            <w:szCs w:val="24"/>
          </w:rPr>
          <w:delText>Krasimira Alexandrova</w:delText>
        </w:r>
        <w:r w:rsidDel="00F54E30">
          <w:rPr>
            <w:rFonts w:cstheme="minorHAnsi"/>
            <w:sz w:val="24"/>
            <w:szCs w:val="28"/>
          </w:rPr>
          <w:delText xml:space="preserve"> as well as the Honours theses of Callum Brown and Sze Ching Rachel Kwok</w:delText>
        </w:r>
        <w:r w:rsidRPr="005D0E2A" w:rsidDel="00F54E30">
          <w:rPr>
            <w:rFonts w:cstheme="minorHAnsi"/>
            <w:sz w:val="24"/>
            <w:szCs w:val="28"/>
          </w:rPr>
          <w:delText xml:space="preserve">. </w:delText>
        </w:r>
      </w:del>
    </w:p>
    <w:p w14:paraId="38C62FED" w14:textId="300DFDB9" w:rsidR="00810EA6" w:rsidRPr="005D0E2A" w:rsidDel="00F54E30" w:rsidRDefault="00810EA6" w:rsidP="00E2288C">
      <w:pPr>
        <w:spacing w:after="0"/>
        <w:ind w:left="284"/>
        <w:jc w:val="both"/>
        <w:rPr>
          <w:del w:id="15" w:author="Kit Double" w:date="2025-02-26T13:46:00Z" w16du:dateUtc="2025-02-26T02:46:00Z"/>
          <w:rFonts w:cstheme="minorHAnsi"/>
          <w:sz w:val="24"/>
          <w:szCs w:val="28"/>
        </w:rPr>
      </w:pPr>
    </w:p>
    <w:p w14:paraId="02DE25CA" w14:textId="23CB6977" w:rsidR="006407E7" w:rsidRPr="005D0E2A" w:rsidDel="00F54E30" w:rsidRDefault="006407E7" w:rsidP="006407E7">
      <w:pPr>
        <w:spacing w:after="0" w:line="240" w:lineRule="auto"/>
        <w:ind w:left="360"/>
        <w:jc w:val="both"/>
        <w:rPr>
          <w:del w:id="16" w:author="Kit Double" w:date="2025-02-26T13:46:00Z" w16du:dateUtc="2025-02-26T02:46:00Z"/>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17"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7"/>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8"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9"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8"/>
    <w:bookmarkEnd w:id="19"/>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4B164" w14:textId="77777777" w:rsidR="00DB1B0D" w:rsidRDefault="00DB1B0D" w:rsidP="00810EA6">
      <w:pPr>
        <w:spacing w:after="0" w:line="240" w:lineRule="auto"/>
      </w:pPr>
      <w:r>
        <w:separator/>
      </w:r>
    </w:p>
  </w:endnote>
  <w:endnote w:type="continuationSeparator" w:id="0">
    <w:p w14:paraId="6D7AF2FE" w14:textId="77777777" w:rsidR="00DB1B0D" w:rsidRDefault="00DB1B0D"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0D14" w14:textId="77777777" w:rsidR="00627D44" w:rsidRDefault="00627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1FF4169D" w:rsidR="00627D44" w:rsidRPr="008A2B05" w:rsidRDefault="00810EA6" w:rsidP="00627D44">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627D44">
      <w:rPr>
        <w:rFonts w:cstheme="minorHAnsi"/>
        <w:color w:val="E64626"/>
        <w:sz w:val="20"/>
        <w:szCs w:val="20"/>
      </w:rPr>
      <w:t xml:space="preserve">Version </w:t>
    </w:r>
    <w:ins w:id="20" w:author="Kit Double" w:date="2025-02-26T13:46:00Z" w16du:dateUtc="2025-02-26T02:46:00Z">
      <w:r w:rsidR="0018279D">
        <w:rPr>
          <w:rFonts w:cstheme="minorHAnsi"/>
          <w:color w:val="E64626"/>
          <w:sz w:val="20"/>
          <w:szCs w:val="20"/>
        </w:rPr>
        <w:t>6</w:t>
      </w:r>
    </w:ins>
    <w:del w:id="21" w:author="Kit Double" w:date="2025-02-26T13:46:00Z" w16du:dateUtc="2025-02-26T02:46:00Z">
      <w:r w:rsidR="00627D44" w:rsidDel="0018279D">
        <w:rPr>
          <w:rFonts w:cstheme="minorHAnsi"/>
          <w:color w:val="E64626"/>
          <w:sz w:val="20"/>
          <w:szCs w:val="20"/>
        </w:rPr>
        <w:delText>5</w:delText>
      </w:r>
    </w:del>
    <w:r w:rsidR="00627D44">
      <w:rPr>
        <w:rFonts w:cstheme="minorHAnsi"/>
        <w:color w:val="E64626"/>
        <w:sz w:val="20"/>
        <w:szCs w:val="20"/>
      </w:rPr>
      <w:t xml:space="preserve">, </w:t>
    </w:r>
    <w:del w:id="22" w:author="Kit Double" w:date="2025-02-26T13:46:00Z" w16du:dateUtc="2025-02-26T02:46:00Z">
      <w:r w:rsidR="00627D44" w:rsidDel="0018279D">
        <w:rPr>
          <w:rFonts w:cstheme="minorHAnsi"/>
          <w:color w:val="E64626"/>
          <w:sz w:val="20"/>
          <w:szCs w:val="20"/>
        </w:rPr>
        <w:delText>20</w:delText>
      </w:r>
      <w:r w:rsidR="00627D44" w:rsidRPr="00827A2B" w:rsidDel="0018279D">
        <w:rPr>
          <w:rFonts w:cstheme="minorHAnsi"/>
          <w:color w:val="E64626"/>
          <w:sz w:val="20"/>
          <w:szCs w:val="20"/>
          <w:vertAlign w:val="superscript"/>
        </w:rPr>
        <w:delText>th</w:delText>
      </w:r>
      <w:r w:rsidR="00627D44" w:rsidDel="0018279D">
        <w:rPr>
          <w:rFonts w:cstheme="minorHAnsi"/>
          <w:color w:val="E64626"/>
          <w:sz w:val="20"/>
          <w:szCs w:val="20"/>
        </w:rPr>
        <w:delText xml:space="preserve"> September 2024</w:delText>
      </w:r>
    </w:del>
    <w:ins w:id="23" w:author="Kit Double" w:date="2025-02-26T13:46:00Z" w16du:dateUtc="2025-02-26T02:46:00Z">
      <w:r w:rsidR="0018279D">
        <w:rPr>
          <w:rFonts w:cstheme="minorHAnsi"/>
          <w:color w:val="E64626"/>
          <w:sz w:val="20"/>
          <w:szCs w:val="20"/>
        </w:rPr>
        <w:t>26</w:t>
      </w:r>
      <w:r w:rsidR="0018279D" w:rsidRPr="0018279D">
        <w:rPr>
          <w:rFonts w:cstheme="minorHAnsi"/>
          <w:color w:val="E64626"/>
          <w:sz w:val="20"/>
          <w:szCs w:val="20"/>
          <w:vertAlign w:val="superscript"/>
          <w:rPrChange w:id="24" w:author="Kit Double" w:date="2025-02-26T13:46:00Z" w16du:dateUtc="2025-02-26T02:46:00Z">
            <w:rPr>
              <w:rFonts w:cstheme="minorHAnsi"/>
              <w:color w:val="E64626"/>
              <w:sz w:val="20"/>
              <w:szCs w:val="20"/>
            </w:rPr>
          </w:rPrChange>
        </w:rPr>
        <w:t>th</w:t>
      </w:r>
      <w:r w:rsidR="0018279D">
        <w:rPr>
          <w:rFonts w:cstheme="minorHAnsi"/>
          <w:color w:val="E64626"/>
          <w:sz w:val="20"/>
          <w:szCs w:val="20"/>
        </w:rPr>
        <w:t xml:space="preserve"> February 2025</w:t>
      </w:r>
    </w:ins>
  </w:p>
  <w:p w14:paraId="5A1CBBE1" w14:textId="72AC1A2A"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CA77" w14:textId="77777777" w:rsidR="00627D44" w:rsidRDefault="0062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CDAEE" w14:textId="77777777" w:rsidR="00DB1B0D" w:rsidRDefault="00DB1B0D" w:rsidP="00810EA6">
      <w:pPr>
        <w:spacing w:after="0" w:line="240" w:lineRule="auto"/>
      </w:pPr>
      <w:r>
        <w:separator/>
      </w:r>
    </w:p>
  </w:footnote>
  <w:footnote w:type="continuationSeparator" w:id="0">
    <w:p w14:paraId="65230DC3" w14:textId="77777777" w:rsidR="00DB1B0D" w:rsidRDefault="00DB1B0D"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92A2" w14:textId="77777777" w:rsidR="00627D44" w:rsidRDefault="00627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A46E" w14:textId="77777777" w:rsidR="00627D44" w:rsidRDefault="00627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1406" w14:textId="77777777" w:rsidR="00627D44" w:rsidRDefault="00627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D350E"/>
    <w:rsid w:val="000E337F"/>
    <w:rsid w:val="000E6505"/>
    <w:rsid w:val="0010325E"/>
    <w:rsid w:val="00103798"/>
    <w:rsid w:val="001415FA"/>
    <w:rsid w:val="0016292A"/>
    <w:rsid w:val="0018279D"/>
    <w:rsid w:val="001863C6"/>
    <w:rsid w:val="001A2562"/>
    <w:rsid w:val="001D35FC"/>
    <w:rsid w:val="001F690C"/>
    <w:rsid w:val="002227B7"/>
    <w:rsid w:val="002918F5"/>
    <w:rsid w:val="002A18A5"/>
    <w:rsid w:val="002A24DF"/>
    <w:rsid w:val="00326D4D"/>
    <w:rsid w:val="00337DFD"/>
    <w:rsid w:val="0035749F"/>
    <w:rsid w:val="003921A2"/>
    <w:rsid w:val="003D0289"/>
    <w:rsid w:val="003E068A"/>
    <w:rsid w:val="003E3B96"/>
    <w:rsid w:val="003F32B2"/>
    <w:rsid w:val="0043593F"/>
    <w:rsid w:val="00471DA9"/>
    <w:rsid w:val="004842B5"/>
    <w:rsid w:val="004C42EC"/>
    <w:rsid w:val="004E43B7"/>
    <w:rsid w:val="00515F14"/>
    <w:rsid w:val="00586406"/>
    <w:rsid w:val="005A7B7D"/>
    <w:rsid w:val="005B1324"/>
    <w:rsid w:val="005D0E2A"/>
    <w:rsid w:val="00601E38"/>
    <w:rsid w:val="00627D44"/>
    <w:rsid w:val="006407E7"/>
    <w:rsid w:val="0064727A"/>
    <w:rsid w:val="00652233"/>
    <w:rsid w:val="006803E7"/>
    <w:rsid w:val="0068520B"/>
    <w:rsid w:val="006911D2"/>
    <w:rsid w:val="0069439D"/>
    <w:rsid w:val="006A7F94"/>
    <w:rsid w:val="006C5E9E"/>
    <w:rsid w:val="006E1F9B"/>
    <w:rsid w:val="007153E0"/>
    <w:rsid w:val="007424B7"/>
    <w:rsid w:val="0078459B"/>
    <w:rsid w:val="00796873"/>
    <w:rsid w:val="007C3FEC"/>
    <w:rsid w:val="007E72FC"/>
    <w:rsid w:val="007F155F"/>
    <w:rsid w:val="00810EA6"/>
    <w:rsid w:val="00857A6A"/>
    <w:rsid w:val="00873239"/>
    <w:rsid w:val="00882730"/>
    <w:rsid w:val="00887FD1"/>
    <w:rsid w:val="008910DC"/>
    <w:rsid w:val="008A0628"/>
    <w:rsid w:val="008A2B05"/>
    <w:rsid w:val="008B16B7"/>
    <w:rsid w:val="008B2D0D"/>
    <w:rsid w:val="008C1ED1"/>
    <w:rsid w:val="00916CF9"/>
    <w:rsid w:val="00926F35"/>
    <w:rsid w:val="00965F75"/>
    <w:rsid w:val="009A2844"/>
    <w:rsid w:val="009B6F0C"/>
    <w:rsid w:val="00A03113"/>
    <w:rsid w:val="00A4619C"/>
    <w:rsid w:val="00AE7861"/>
    <w:rsid w:val="00B132F8"/>
    <w:rsid w:val="00B21895"/>
    <w:rsid w:val="00B52E02"/>
    <w:rsid w:val="00B71347"/>
    <w:rsid w:val="00BD46F4"/>
    <w:rsid w:val="00BE046D"/>
    <w:rsid w:val="00BF3501"/>
    <w:rsid w:val="00C72DA3"/>
    <w:rsid w:val="00C84E63"/>
    <w:rsid w:val="00C87344"/>
    <w:rsid w:val="00C90FE2"/>
    <w:rsid w:val="00CF641D"/>
    <w:rsid w:val="00DB1B0D"/>
    <w:rsid w:val="00DD3AB6"/>
    <w:rsid w:val="00DF32C9"/>
    <w:rsid w:val="00E2288C"/>
    <w:rsid w:val="00E679AC"/>
    <w:rsid w:val="00EC34E9"/>
    <w:rsid w:val="00EC6B4E"/>
    <w:rsid w:val="00ED17AB"/>
    <w:rsid w:val="00ED7C29"/>
    <w:rsid w:val="00EE734C"/>
    <w:rsid w:val="00EF3700"/>
    <w:rsid w:val="00F04F6F"/>
    <w:rsid w:val="00F54E3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14</cp:revision>
  <dcterms:created xsi:type="dcterms:W3CDTF">2022-11-03T02:59:00Z</dcterms:created>
  <dcterms:modified xsi:type="dcterms:W3CDTF">2025-02-26T02:59:00Z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