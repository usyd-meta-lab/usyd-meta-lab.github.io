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DF8C1" w14:textId="77777777" w:rsidR="008B2D0D" w:rsidRPr="005D0E2A" w:rsidRDefault="005A7B7D" w:rsidP="005A7B7D">
      <w:pPr>
        <w:spacing w:after="0" w:line="240" w:lineRule="auto"/>
        <w:rPr>
          <w:rFonts w:cstheme="minorHAnsi"/>
          <w:b/>
          <w:sz w:val="32"/>
          <w:szCs w:val="32"/>
        </w:rPr>
      </w:pPr>
      <w:r w:rsidRPr="005D0E2A">
        <w:rPr>
          <w:rFonts w:cstheme="minorHAnsi"/>
          <w:noProof/>
          <w:sz w:val="32"/>
          <w:szCs w:val="32"/>
        </w:rPr>
        <w:drawing>
          <wp:anchor distT="0" distB="0" distL="114300" distR="114300" simplePos="0" relativeHeight="251662336" behindDoc="0" locked="0" layoutInCell="1" allowOverlap="1" wp14:anchorId="46DF34A0" wp14:editId="7BF2BC88">
            <wp:simplePos x="0" y="0"/>
            <wp:positionH relativeFrom="page">
              <wp:posOffset>4981574</wp:posOffset>
            </wp:positionH>
            <wp:positionV relativeFrom="page">
              <wp:posOffset>914400</wp:posOffset>
            </wp:positionV>
            <wp:extent cx="1685925" cy="585116"/>
            <wp:effectExtent l="0" t="0" r="0" b="5715"/>
            <wp:wrapNone/>
            <wp:docPr id="1" name="Picture 1" descr="USY_MB1_RGB_1_Colour_Standard_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Y_MB1_RGB_1_Colour_Standard_Logo.tif"/>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91535" cy="587063"/>
                    </a:xfrm>
                    <a:prstGeom prst="rect">
                      <a:avLst/>
                    </a:prstGeom>
                    <a:noFill/>
                    <a:ln>
                      <a:noFill/>
                    </a:ln>
                  </pic:spPr>
                </pic:pic>
              </a:graphicData>
            </a:graphic>
            <wp14:sizeRelH relativeFrom="page">
              <wp14:pctWidth>0</wp14:pctWidth>
            </wp14:sizeRelH>
            <wp14:sizeRelV relativeFrom="page">
              <wp14:pctHeight>0</wp14:pctHeight>
            </wp14:sizeRelV>
          </wp:anchor>
        </w:drawing>
      </w:r>
      <w:r w:rsidR="008B2D0D" w:rsidRPr="005D0E2A">
        <w:rPr>
          <w:rFonts w:cstheme="minorHAnsi"/>
          <w:b/>
          <w:sz w:val="32"/>
          <w:szCs w:val="32"/>
        </w:rPr>
        <w:t xml:space="preserve">Participant Information Statement </w:t>
      </w:r>
    </w:p>
    <w:p w14:paraId="0BE187EA" w14:textId="77777777" w:rsidR="008B2D0D" w:rsidRPr="005D0E2A" w:rsidRDefault="008B2D0D" w:rsidP="00882730">
      <w:pPr>
        <w:spacing w:after="0" w:line="240" w:lineRule="auto"/>
        <w:rPr>
          <w:rFonts w:cstheme="minorHAnsi"/>
          <w:b/>
          <w:sz w:val="24"/>
          <w:szCs w:val="24"/>
        </w:rPr>
      </w:pPr>
    </w:p>
    <w:p w14:paraId="02131B1E" w14:textId="77777777" w:rsidR="00DB183B" w:rsidRDefault="00DB183B" w:rsidP="00DB183B">
      <w:pPr>
        <w:spacing w:after="0" w:line="240" w:lineRule="auto"/>
        <w:rPr>
          <w:rFonts w:cstheme="minorHAnsi"/>
          <w:b/>
          <w:i/>
          <w:color w:val="E64626"/>
          <w:sz w:val="28"/>
          <w:szCs w:val="28"/>
        </w:rPr>
      </w:pPr>
      <w:r w:rsidRPr="00ED17AB">
        <w:rPr>
          <w:rFonts w:cstheme="minorHAnsi"/>
          <w:b/>
          <w:i/>
          <w:color w:val="E64626"/>
          <w:sz w:val="28"/>
          <w:szCs w:val="28"/>
        </w:rPr>
        <w:t xml:space="preserve">Research Study: </w:t>
      </w:r>
      <w:r>
        <w:rPr>
          <w:rFonts w:cstheme="minorHAnsi"/>
          <w:b/>
          <w:i/>
          <w:color w:val="E64626"/>
          <w:sz w:val="28"/>
          <w:szCs w:val="28"/>
        </w:rPr>
        <w:t xml:space="preserve">Metacognition and Cognitive </w:t>
      </w:r>
    </w:p>
    <w:p w14:paraId="3203FEAE" w14:textId="77777777" w:rsidR="00DB183B" w:rsidRPr="00ED17AB" w:rsidRDefault="00DB183B" w:rsidP="00DB183B">
      <w:pPr>
        <w:spacing w:after="0" w:line="240" w:lineRule="auto"/>
        <w:rPr>
          <w:rFonts w:cstheme="minorHAnsi"/>
          <w:b/>
          <w:i/>
          <w:color w:val="E64626"/>
          <w:sz w:val="28"/>
          <w:szCs w:val="28"/>
        </w:rPr>
      </w:pPr>
      <w:r>
        <w:rPr>
          <w:rFonts w:cstheme="minorHAnsi"/>
          <w:b/>
          <w:i/>
          <w:color w:val="E64626"/>
          <w:sz w:val="28"/>
          <w:szCs w:val="28"/>
        </w:rPr>
        <w:t>Performance</w:t>
      </w:r>
    </w:p>
    <w:p w14:paraId="5E4E1634" w14:textId="77777777" w:rsidR="00DB183B" w:rsidRDefault="00DB183B" w:rsidP="00DB183B">
      <w:pPr>
        <w:spacing w:after="0"/>
        <w:rPr>
          <w:rFonts w:cstheme="minorHAnsi"/>
          <w:color w:val="0070C0"/>
          <w:sz w:val="24"/>
          <w:szCs w:val="24"/>
        </w:rPr>
      </w:pPr>
    </w:p>
    <w:p w14:paraId="74B6B42F" w14:textId="77777777" w:rsidR="00DB183B" w:rsidRPr="00ED17AB" w:rsidRDefault="00DB183B" w:rsidP="00DB183B">
      <w:pPr>
        <w:spacing w:after="0"/>
        <w:rPr>
          <w:rFonts w:cs="Arial"/>
          <w:sz w:val="24"/>
          <w:szCs w:val="24"/>
        </w:rPr>
      </w:pPr>
      <w:r>
        <w:rPr>
          <w:rFonts w:cstheme="minorHAnsi"/>
          <w:sz w:val="24"/>
          <w:szCs w:val="24"/>
        </w:rPr>
        <w:t>Dr Kit Double</w:t>
      </w:r>
      <w:r w:rsidRPr="00B75BFD">
        <w:rPr>
          <w:rFonts w:cs="Arial"/>
          <w:sz w:val="24"/>
          <w:szCs w:val="24"/>
        </w:rPr>
        <w:t xml:space="preserve"> (</w:t>
      </w:r>
      <w:r w:rsidRPr="00ED17AB">
        <w:rPr>
          <w:rFonts w:cs="Arial"/>
          <w:sz w:val="24"/>
          <w:szCs w:val="24"/>
        </w:rPr>
        <w:t xml:space="preserve">Responsible Researcher) </w:t>
      </w:r>
    </w:p>
    <w:p w14:paraId="202B737A" w14:textId="77777777" w:rsidR="00DB183B" w:rsidRPr="00ED17AB" w:rsidRDefault="00DB183B" w:rsidP="00DB183B">
      <w:pPr>
        <w:rPr>
          <w:rFonts w:cs="Arial"/>
          <w:color w:val="00B050"/>
          <w:sz w:val="24"/>
          <w:szCs w:val="24"/>
        </w:rPr>
      </w:pPr>
      <w:r w:rsidRPr="008913FA">
        <w:rPr>
          <w:rFonts w:cs="Arial"/>
          <w:sz w:val="24"/>
          <w:szCs w:val="24"/>
        </w:rPr>
        <w:t>School of Psychology, Faculty of Science</w:t>
      </w:r>
      <w:r w:rsidRPr="00ED17AB">
        <w:rPr>
          <w:rFonts w:cs="Arial"/>
          <w:sz w:val="24"/>
          <w:szCs w:val="24"/>
        </w:rPr>
        <w:br/>
        <w:t>Phone: +61 2</w:t>
      </w:r>
      <w:r w:rsidRPr="008913FA">
        <w:rPr>
          <w:rFonts w:cs="Arial"/>
          <w:sz w:val="24"/>
          <w:szCs w:val="24"/>
        </w:rPr>
        <w:t xml:space="preserve"> </w:t>
      </w:r>
      <w:r w:rsidRPr="00194243">
        <w:rPr>
          <w:rFonts w:cs="Arial"/>
          <w:sz w:val="24"/>
          <w:szCs w:val="24"/>
        </w:rPr>
        <w:t>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2" w:history="1"/>
    </w:p>
    <w:p w14:paraId="2D3C7F15" w14:textId="77777777" w:rsidR="00586406" w:rsidRPr="005D0E2A" w:rsidRDefault="00586406" w:rsidP="00882730">
      <w:pPr>
        <w:spacing w:after="0" w:line="240" w:lineRule="auto"/>
        <w:jc w:val="both"/>
        <w:rPr>
          <w:rFonts w:cstheme="minorHAnsi"/>
          <w:b/>
          <w:sz w:val="24"/>
          <w:szCs w:val="28"/>
        </w:rPr>
      </w:pPr>
      <w:r w:rsidRPr="005D0E2A">
        <w:rPr>
          <w:rFonts w:cstheme="minorHAnsi"/>
          <w:b/>
          <w:noProof/>
          <w:sz w:val="24"/>
          <w:szCs w:val="28"/>
        </w:rPr>
        <mc:AlternateContent>
          <mc:Choice Requires="wps">
            <w:drawing>
              <wp:anchor distT="0" distB="0" distL="114300" distR="114300" simplePos="0" relativeHeight="251660288" behindDoc="0" locked="0" layoutInCell="1" allowOverlap="1" wp14:anchorId="2A37A884" wp14:editId="34489437">
                <wp:simplePos x="0" y="0"/>
                <wp:positionH relativeFrom="column">
                  <wp:posOffset>0</wp:posOffset>
                </wp:positionH>
                <wp:positionV relativeFrom="paragraph">
                  <wp:posOffset>99060</wp:posOffset>
                </wp:positionV>
                <wp:extent cx="587692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5876925" cy="0"/>
                        </a:xfrm>
                        <a:prstGeom prst="line">
                          <a:avLst/>
                        </a:prstGeom>
                        <a:ln>
                          <a:solidFill>
                            <a:srgbClr val="E64626"/>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8B7E01"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0,7.8pt" to="462.75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" strokecolor="#e64626" strokeweight=".5pt">
                <v:stroke joinstyle="miter"/>
              </v:line>
            </w:pict>
          </mc:Fallback>
        </mc:AlternateContent>
      </w:r>
    </w:p>
    <w:p w14:paraId="3AFD75F4" w14:textId="77777777" w:rsidR="008B2D0D" w:rsidRPr="005D0E2A" w:rsidRDefault="008B2D0D" w:rsidP="00882730">
      <w:pPr>
        <w:spacing w:after="0" w:line="240" w:lineRule="auto"/>
        <w:jc w:val="both"/>
        <w:rPr>
          <w:rFonts w:cstheme="minorHAnsi"/>
          <w:b/>
          <w:sz w:val="24"/>
          <w:szCs w:val="28"/>
        </w:rPr>
      </w:pPr>
    </w:p>
    <w:p w14:paraId="28A2E291" w14:textId="77777777" w:rsidR="00882730" w:rsidRPr="005D0E2A" w:rsidRDefault="00882730"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is this study about?</w:t>
      </w:r>
    </w:p>
    <w:p w14:paraId="0BDA8EC0" w14:textId="77777777" w:rsidR="00882730" w:rsidRPr="005D0E2A" w:rsidRDefault="00882730" w:rsidP="006407E7">
      <w:pPr>
        <w:spacing w:after="0" w:line="240" w:lineRule="auto"/>
        <w:jc w:val="both"/>
        <w:rPr>
          <w:rFonts w:cstheme="minorHAnsi"/>
          <w:b/>
          <w:sz w:val="24"/>
          <w:szCs w:val="28"/>
        </w:rPr>
      </w:pPr>
    </w:p>
    <w:p w14:paraId="5AA30675" w14:textId="2F28AD66" w:rsidR="00882730" w:rsidRPr="005D0E2A" w:rsidRDefault="00882730" w:rsidP="006407E7">
      <w:pPr>
        <w:spacing w:after="0" w:line="240" w:lineRule="auto"/>
        <w:ind w:left="360"/>
        <w:jc w:val="both"/>
        <w:rPr>
          <w:rFonts w:cstheme="minorHAnsi"/>
          <w:sz w:val="24"/>
          <w:szCs w:val="28"/>
        </w:rPr>
      </w:pPr>
      <w:r w:rsidRPr="005D0E2A">
        <w:rPr>
          <w:rFonts w:cstheme="minorHAnsi"/>
          <w:sz w:val="24"/>
          <w:szCs w:val="28"/>
        </w:rPr>
        <w:t>We are conducting a research study abou</w:t>
      </w:r>
      <w:r w:rsidR="00926F35">
        <w:rPr>
          <w:rFonts w:cstheme="minorHAnsi"/>
          <w:sz w:val="24"/>
          <w:szCs w:val="28"/>
        </w:rPr>
        <w:t xml:space="preserve">t </w:t>
      </w:r>
      <w:r w:rsidR="00E65552">
        <w:rPr>
          <w:rFonts w:cstheme="minorHAnsi"/>
          <w:sz w:val="24"/>
          <w:szCs w:val="28"/>
        </w:rPr>
        <w:t>how people monitor and control their cognitive performance</w:t>
      </w:r>
      <w:r w:rsidR="00926F35">
        <w:rPr>
          <w:rFonts w:cstheme="minorHAnsi"/>
          <w:sz w:val="24"/>
          <w:szCs w:val="28"/>
        </w:rPr>
        <w:t>. This will help us understand how people adapt</w:t>
      </w:r>
      <w:r w:rsidR="00F1780D">
        <w:rPr>
          <w:rFonts w:cstheme="minorHAnsi"/>
          <w:sz w:val="24"/>
          <w:szCs w:val="28"/>
        </w:rPr>
        <w:t xml:space="preserve">, </w:t>
      </w:r>
      <w:r w:rsidR="00E65552">
        <w:rPr>
          <w:rFonts w:cstheme="minorHAnsi"/>
          <w:sz w:val="24"/>
          <w:szCs w:val="28"/>
        </w:rPr>
        <w:t xml:space="preserve">monitor and </w:t>
      </w:r>
      <w:r w:rsidR="00926F35">
        <w:rPr>
          <w:rFonts w:cstheme="minorHAnsi"/>
          <w:sz w:val="24"/>
          <w:szCs w:val="28"/>
        </w:rPr>
        <w:t xml:space="preserve">respond </w:t>
      </w:r>
      <w:r w:rsidR="00E65552">
        <w:rPr>
          <w:rFonts w:cstheme="minorHAnsi"/>
          <w:sz w:val="24"/>
          <w:szCs w:val="28"/>
        </w:rPr>
        <w:t>during cognitive tasks</w:t>
      </w:r>
      <w:r w:rsidRPr="005D0E2A">
        <w:rPr>
          <w:rFonts w:cstheme="minorHAnsi"/>
          <w:color w:val="0070C0"/>
          <w:sz w:val="24"/>
          <w:szCs w:val="28"/>
        </w:rPr>
        <w:t xml:space="preserve">. </w:t>
      </w:r>
      <w:r w:rsidR="00FD62C3">
        <w:rPr>
          <w:rFonts w:cstheme="minorHAnsi"/>
          <w:sz w:val="24"/>
          <w:szCs w:val="28"/>
        </w:rPr>
        <w:t>Taking part in this study</w:t>
      </w:r>
      <w:r w:rsidRPr="005D0E2A">
        <w:rPr>
          <w:rFonts w:cstheme="minorHAnsi"/>
          <w:sz w:val="24"/>
          <w:szCs w:val="28"/>
        </w:rPr>
        <w:t xml:space="preserve"> is voluntary. </w:t>
      </w:r>
    </w:p>
    <w:p w14:paraId="3B3BA4E0" w14:textId="77777777" w:rsidR="00882730" w:rsidRPr="005D0E2A" w:rsidRDefault="00882730" w:rsidP="006407E7">
      <w:pPr>
        <w:spacing w:after="0" w:line="240" w:lineRule="auto"/>
        <w:ind w:left="360"/>
        <w:jc w:val="both"/>
        <w:rPr>
          <w:rFonts w:cstheme="minorHAnsi"/>
          <w:sz w:val="24"/>
          <w:szCs w:val="28"/>
        </w:rPr>
      </w:pPr>
    </w:p>
    <w:p w14:paraId="7A30EE34" w14:textId="77777777" w:rsidR="00882730" w:rsidRDefault="00882730" w:rsidP="006407E7">
      <w:pPr>
        <w:spacing w:after="0" w:line="240" w:lineRule="auto"/>
        <w:ind w:left="360"/>
        <w:jc w:val="both"/>
        <w:rPr>
          <w:rFonts w:cstheme="minorHAnsi"/>
          <w:sz w:val="24"/>
          <w:szCs w:val="28"/>
        </w:rPr>
      </w:pPr>
      <w:r w:rsidRPr="005D0E2A">
        <w:rPr>
          <w:rFonts w:cstheme="minorHAnsi"/>
          <w:sz w:val="24"/>
          <w:szCs w:val="28"/>
        </w:rPr>
        <w:t>Please read this sheet carefully and ask questions about anything that you don’t understand or want to know more about.</w:t>
      </w:r>
    </w:p>
    <w:p w14:paraId="422F3002" w14:textId="77777777" w:rsidR="00882730" w:rsidRPr="005D0E2A" w:rsidRDefault="00882730" w:rsidP="006407E7">
      <w:pPr>
        <w:spacing w:after="0" w:line="240" w:lineRule="auto"/>
        <w:jc w:val="both"/>
        <w:rPr>
          <w:rFonts w:cstheme="minorHAnsi"/>
          <w:b/>
          <w:sz w:val="24"/>
          <w:szCs w:val="28"/>
        </w:rPr>
      </w:pPr>
    </w:p>
    <w:p w14:paraId="2751A4F4" w14:textId="77777777" w:rsidR="00882730" w:rsidRPr="005D0E2A" w:rsidRDefault="007424B7" w:rsidP="006407E7">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Who is running the study?</w:t>
      </w:r>
    </w:p>
    <w:p w14:paraId="0231F185" w14:textId="77777777" w:rsidR="007424B7" w:rsidRPr="005D0E2A" w:rsidRDefault="007424B7" w:rsidP="006407E7">
      <w:pPr>
        <w:spacing w:after="0" w:line="240" w:lineRule="auto"/>
        <w:jc w:val="both"/>
        <w:rPr>
          <w:rFonts w:cstheme="minorHAnsi"/>
          <w:b/>
          <w:sz w:val="24"/>
          <w:szCs w:val="28"/>
        </w:rPr>
      </w:pPr>
    </w:p>
    <w:p w14:paraId="510B3CBA" w14:textId="77777777" w:rsidR="007424B7" w:rsidRPr="005D0E2A" w:rsidRDefault="007424B7" w:rsidP="006407E7">
      <w:pPr>
        <w:spacing w:after="0" w:line="240" w:lineRule="auto"/>
        <w:ind w:left="360"/>
        <w:jc w:val="both"/>
        <w:rPr>
          <w:rFonts w:cstheme="minorHAnsi"/>
          <w:sz w:val="24"/>
          <w:szCs w:val="28"/>
        </w:rPr>
      </w:pPr>
      <w:r w:rsidRPr="005D0E2A">
        <w:rPr>
          <w:rFonts w:cstheme="minorHAnsi"/>
          <w:sz w:val="24"/>
          <w:szCs w:val="28"/>
        </w:rPr>
        <w:t>The study is being carried out by the following researchers:</w:t>
      </w:r>
    </w:p>
    <w:p w14:paraId="76F210E1" w14:textId="22F3AE97" w:rsidR="00926F35" w:rsidRDefault="00926F35" w:rsidP="00926F35">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28C0DFC2" w14:textId="41262868" w:rsidR="00AC56F2" w:rsidRDefault="00AC56F2" w:rsidP="00AC56F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Associate </w:t>
      </w:r>
      <w:r w:rsidR="006215C4">
        <w:rPr>
          <w:color w:val="000000" w:themeColor="text1"/>
          <w:sz w:val="24"/>
          <w:szCs w:val="24"/>
        </w:rPr>
        <w:t>P</w:t>
      </w:r>
      <w:r>
        <w:rPr>
          <w:color w:val="000000" w:themeColor="text1"/>
          <w:sz w:val="24"/>
          <w:szCs w:val="24"/>
        </w:rPr>
        <w:t>rofessor Damian Birney, School of Psychology, University of Sydney</w:t>
      </w:r>
    </w:p>
    <w:p w14:paraId="0A54DE3C" w14:textId="77777777" w:rsidR="00AC56F2" w:rsidRDefault="00AC56F2" w:rsidP="00AC56F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Dr Micah Goldwater, Lecturer, School of Psychology, University of Sydney</w:t>
      </w:r>
    </w:p>
    <w:p w14:paraId="450D5058" w14:textId="6410CCFD" w:rsidR="002F1D77" w:rsidRPr="002F1D77" w:rsidRDefault="002F1D77" w:rsidP="002F1D77">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2F1D77">
        <w:rPr>
          <w:color w:val="000000" w:themeColor="text1"/>
          <w:sz w:val="24"/>
          <w:szCs w:val="24"/>
        </w:rPr>
        <w:t>Dr Hilary Don, Research Officer, School of Psychology, University of Sydney</w:t>
      </w:r>
    </w:p>
    <w:p w14:paraId="74DE6595" w14:textId="77777777" w:rsidR="00AC56F2" w:rsidRDefault="00AC56F2" w:rsidP="00AC56F2">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Ms Krasimira Alexandrova, PhD Student, School of Psychology, university of Sydney</w:t>
      </w:r>
    </w:p>
    <w:p w14:paraId="33211EA7" w14:textId="77777777" w:rsidR="00337038" w:rsidRDefault="00337038" w:rsidP="0033703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Ms Yueting Zhan, PhD Student, School of Psychology, University of Sydney</w:t>
      </w:r>
    </w:p>
    <w:p w14:paraId="7DD38653" w14:textId="31E0EC36" w:rsidR="009F0D47" w:rsidRPr="002F1D77" w:rsidRDefault="009F0D47" w:rsidP="0033703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color w:val="000000" w:themeColor="text1"/>
          <w:sz w:val="24"/>
          <w:szCs w:val="24"/>
        </w:rPr>
        <w:t xml:space="preserve">Ms </w:t>
      </w:r>
      <w:r>
        <w:rPr>
          <w:rFonts w:cstheme="minorHAnsi"/>
          <w:sz w:val="24"/>
          <w:szCs w:val="28"/>
        </w:rPr>
        <w:t>Sze Ching Rachel Kwok, Honours Student, School of Psychology, University of Sydney</w:t>
      </w:r>
    </w:p>
    <w:p w14:paraId="54DC70E2" w14:textId="59590086" w:rsidR="009F0D47" w:rsidRPr="008E2E60" w:rsidRDefault="009F0D47" w:rsidP="00337038">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Pr>
          <w:rFonts w:cstheme="minorHAnsi"/>
          <w:sz w:val="24"/>
          <w:szCs w:val="28"/>
        </w:rPr>
        <w:t>Mr Callum Brown, Honours Student, School of Psychology, University of Sydney</w:t>
      </w:r>
    </w:p>
    <w:p w14:paraId="6FEF4025" w14:textId="1A5C0590" w:rsidR="008E2E60" w:rsidRPr="00C171BD" w:rsidRDefault="008E2E60" w:rsidP="00337038">
      <w:pPr>
        <w:pStyle w:val="ListParagraph"/>
        <w:numPr>
          <w:ilvl w:val="0"/>
          <w:numId w:val="9"/>
        </w:numPr>
        <w:overflowPunct w:val="0"/>
        <w:autoSpaceDE w:val="0"/>
        <w:autoSpaceDN w:val="0"/>
        <w:adjustRightInd w:val="0"/>
        <w:spacing w:after="0" w:line="240" w:lineRule="auto"/>
        <w:textAlignment w:val="baseline"/>
        <w:rPr>
          <w:ins w:id="0" w:author="Kit Double" w:date="2025-02-26T13:44:00Z" w16du:dateUtc="2025-02-26T02:44:00Z"/>
          <w:color w:val="000000" w:themeColor="text1"/>
          <w:sz w:val="24"/>
          <w:szCs w:val="24"/>
          <w:rPrChange w:id="1" w:author="Kit Double" w:date="2025-02-26T13:44:00Z" w16du:dateUtc="2025-02-26T02:44:00Z">
            <w:rPr>
              <w:ins w:id="2" w:author="Kit Double" w:date="2025-02-26T13:44:00Z" w16du:dateUtc="2025-02-26T02:44:00Z"/>
              <w:rFonts w:cstheme="minorHAnsi"/>
              <w:sz w:val="24"/>
              <w:szCs w:val="28"/>
            </w:rPr>
          </w:rPrChange>
        </w:rPr>
      </w:pPr>
      <w:r>
        <w:rPr>
          <w:rFonts w:cstheme="minorHAnsi"/>
          <w:sz w:val="24"/>
          <w:szCs w:val="28"/>
        </w:rPr>
        <w:t>Mr Ryan Choo, Honours Student, School of Psychology, University of Sydney</w:t>
      </w:r>
    </w:p>
    <w:p w14:paraId="6BC9E071" w14:textId="72E7CEC1" w:rsidR="00C171BD" w:rsidRDefault="00C171BD" w:rsidP="00C171BD">
      <w:pPr>
        <w:pStyle w:val="ListParagraph"/>
        <w:numPr>
          <w:ilvl w:val="0"/>
          <w:numId w:val="9"/>
        </w:numPr>
        <w:overflowPunct w:val="0"/>
        <w:autoSpaceDE w:val="0"/>
        <w:autoSpaceDN w:val="0"/>
        <w:adjustRightInd w:val="0"/>
        <w:spacing w:after="0" w:line="240" w:lineRule="auto"/>
        <w:textAlignment w:val="baseline"/>
        <w:rPr>
          <w:ins w:id="3" w:author="Kit Double" w:date="2025-02-26T13:44:00Z" w16du:dateUtc="2025-02-26T02:44:00Z"/>
          <w:color w:val="000000" w:themeColor="text1"/>
          <w:sz w:val="24"/>
          <w:szCs w:val="24"/>
        </w:rPr>
      </w:pPr>
      <w:ins w:id="4" w:author="Kit Double" w:date="2025-02-26T13:44:00Z" w16du:dateUtc="2025-02-26T02:44:00Z">
        <w:r>
          <w:rPr>
            <w:rFonts w:cstheme="minorHAnsi"/>
            <w:sz w:val="24"/>
            <w:szCs w:val="28"/>
          </w:rPr>
          <w:t>M</w:t>
        </w:r>
        <w:r w:rsidR="000F7402">
          <w:rPr>
            <w:rFonts w:cstheme="minorHAnsi"/>
            <w:sz w:val="24"/>
            <w:szCs w:val="28"/>
          </w:rPr>
          <w:t>s Mariya Bartosh</w:t>
        </w:r>
        <w:r>
          <w:rPr>
            <w:rFonts w:cstheme="minorHAnsi"/>
            <w:sz w:val="24"/>
            <w:szCs w:val="28"/>
          </w:rPr>
          <w:t>, Honours Student, School of Psychology, University of Sydney</w:t>
        </w:r>
      </w:ins>
    </w:p>
    <w:p w14:paraId="5A7FE6EF" w14:textId="779FA154" w:rsidR="00C171BD" w:rsidRDefault="00C171BD" w:rsidP="00C171BD">
      <w:pPr>
        <w:pStyle w:val="ListParagraph"/>
        <w:numPr>
          <w:ilvl w:val="0"/>
          <w:numId w:val="9"/>
        </w:numPr>
        <w:overflowPunct w:val="0"/>
        <w:autoSpaceDE w:val="0"/>
        <w:autoSpaceDN w:val="0"/>
        <w:adjustRightInd w:val="0"/>
        <w:spacing w:after="0" w:line="240" w:lineRule="auto"/>
        <w:textAlignment w:val="baseline"/>
        <w:rPr>
          <w:ins w:id="5" w:author="Kit Double" w:date="2025-02-26T13:44:00Z" w16du:dateUtc="2025-02-26T02:44:00Z"/>
          <w:color w:val="000000" w:themeColor="text1"/>
          <w:sz w:val="24"/>
          <w:szCs w:val="24"/>
        </w:rPr>
      </w:pPr>
      <w:ins w:id="6" w:author="Kit Double" w:date="2025-02-26T13:44:00Z" w16du:dateUtc="2025-02-26T02:44:00Z">
        <w:r>
          <w:rPr>
            <w:rFonts w:cstheme="minorHAnsi"/>
            <w:sz w:val="24"/>
            <w:szCs w:val="28"/>
          </w:rPr>
          <w:t>Mr Anthony Mbonu, Honours Student, School of Psychology, University of Sydney</w:t>
        </w:r>
      </w:ins>
    </w:p>
    <w:p w14:paraId="31B736D3" w14:textId="77777777" w:rsidR="00C171BD" w:rsidRPr="000F7402" w:rsidDel="000F7402" w:rsidRDefault="00C171BD">
      <w:pPr>
        <w:overflowPunct w:val="0"/>
        <w:autoSpaceDE w:val="0"/>
        <w:autoSpaceDN w:val="0"/>
        <w:adjustRightInd w:val="0"/>
        <w:spacing w:after="0" w:line="240" w:lineRule="auto"/>
        <w:ind w:left="720"/>
        <w:textAlignment w:val="baseline"/>
        <w:rPr>
          <w:del w:id="7" w:author="Kit Double" w:date="2025-02-26T13:44:00Z" w16du:dateUtc="2025-02-26T02:44:00Z"/>
          <w:color w:val="000000" w:themeColor="text1"/>
          <w:sz w:val="24"/>
          <w:szCs w:val="24"/>
          <w:rPrChange w:id="8" w:author="Kit Double" w:date="2025-02-26T13:44:00Z" w16du:dateUtc="2025-02-26T02:44:00Z">
            <w:rPr>
              <w:del w:id="9" w:author="Kit Double" w:date="2025-02-26T13:44:00Z" w16du:dateUtc="2025-02-26T02:44:00Z"/>
            </w:rPr>
          </w:rPrChange>
        </w:rPr>
        <w:pPrChange w:id="10" w:author="Kit Double" w:date="2025-02-26T13:44:00Z" w16du:dateUtc="2025-02-26T02:44:00Z">
          <w:pPr>
            <w:pStyle w:val="ListParagraph"/>
            <w:numPr>
              <w:numId w:val="9"/>
            </w:numPr>
            <w:overflowPunct w:val="0"/>
            <w:autoSpaceDE w:val="0"/>
            <w:autoSpaceDN w:val="0"/>
            <w:adjustRightInd w:val="0"/>
            <w:spacing w:after="0" w:line="240" w:lineRule="auto"/>
            <w:ind w:left="1080" w:hanging="360"/>
            <w:textAlignment w:val="baseline"/>
          </w:pPr>
        </w:pPrChange>
      </w:pPr>
    </w:p>
    <w:p w14:paraId="0D4FA8AF" w14:textId="77777777" w:rsidR="00337038" w:rsidDel="000F7402" w:rsidRDefault="00337038" w:rsidP="002F1D77">
      <w:pPr>
        <w:pStyle w:val="ListParagraph"/>
        <w:overflowPunct w:val="0"/>
        <w:autoSpaceDE w:val="0"/>
        <w:autoSpaceDN w:val="0"/>
        <w:adjustRightInd w:val="0"/>
        <w:spacing w:after="0" w:line="240" w:lineRule="auto"/>
        <w:ind w:left="1080"/>
        <w:textAlignment w:val="baseline"/>
        <w:rPr>
          <w:del w:id="11" w:author="Kit Double" w:date="2025-02-26T13:44:00Z" w16du:dateUtc="2025-02-26T02:44:00Z"/>
          <w:color w:val="000000" w:themeColor="text1"/>
          <w:sz w:val="24"/>
          <w:szCs w:val="24"/>
        </w:rPr>
      </w:pPr>
    </w:p>
    <w:p w14:paraId="4406F5A6" w14:textId="77777777" w:rsidR="00337038" w:rsidRPr="002973E3" w:rsidRDefault="00337038">
      <w:pPr>
        <w:spacing w:after="0"/>
        <w:jc w:val="both"/>
        <w:rPr>
          <w:rFonts w:cstheme="minorHAnsi"/>
          <w:b/>
          <w:bCs/>
          <w:sz w:val="24"/>
          <w:szCs w:val="28"/>
        </w:rPr>
        <w:pPrChange w:id="12" w:author="Kit Double" w:date="2025-02-26T13:44:00Z" w16du:dateUtc="2025-02-26T02:44:00Z">
          <w:pPr>
            <w:spacing w:after="0"/>
            <w:ind w:left="284"/>
            <w:jc w:val="both"/>
          </w:pPr>
        </w:pPrChange>
      </w:pPr>
    </w:p>
    <w:p w14:paraId="5A0AC45C" w14:textId="77777777" w:rsidR="00337038" w:rsidRPr="005D0E2A" w:rsidRDefault="00337038" w:rsidP="00337038">
      <w:pPr>
        <w:spacing w:after="0" w:line="240" w:lineRule="auto"/>
        <w:ind w:left="360"/>
        <w:jc w:val="both"/>
        <w:rPr>
          <w:rFonts w:cstheme="minorHAnsi"/>
          <w:sz w:val="24"/>
          <w:szCs w:val="28"/>
        </w:rPr>
      </w:pPr>
    </w:p>
    <w:p w14:paraId="6A1BDC34" w14:textId="00832A57" w:rsidR="00337038" w:rsidRPr="005D0E2A" w:rsidRDefault="00337038" w:rsidP="00337038">
      <w:pPr>
        <w:spacing w:after="0" w:line="240" w:lineRule="auto"/>
        <w:ind w:left="360"/>
        <w:jc w:val="both"/>
        <w:rPr>
          <w:rFonts w:cstheme="minorHAnsi"/>
          <w:sz w:val="24"/>
          <w:szCs w:val="28"/>
        </w:rPr>
      </w:pPr>
      <w:r>
        <w:rPr>
          <w:rFonts w:cstheme="minorHAnsi"/>
          <w:sz w:val="24"/>
          <w:szCs w:val="28"/>
        </w:rPr>
        <w:t xml:space="preserve">Data from this study may form the basis of the PhD theses of </w:t>
      </w:r>
      <w:r>
        <w:rPr>
          <w:color w:val="000000" w:themeColor="text1"/>
          <w:sz w:val="24"/>
          <w:szCs w:val="24"/>
        </w:rPr>
        <w:t>Yueting Zhan</w:t>
      </w:r>
      <w:r>
        <w:rPr>
          <w:rFonts w:cstheme="minorHAnsi"/>
          <w:sz w:val="24"/>
          <w:szCs w:val="28"/>
        </w:rPr>
        <w:t xml:space="preserve"> </w:t>
      </w:r>
      <w:r w:rsidR="007048D1">
        <w:rPr>
          <w:rFonts w:cstheme="minorHAnsi"/>
          <w:sz w:val="24"/>
          <w:szCs w:val="28"/>
        </w:rPr>
        <w:t xml:space="preserve">and </w:t>
      </w:r>
      <w:r w:rsidR="007048D1" w:rsidRPr="00826504">
        <w:rPr>
          <w:color w:val="000000" w:themeColor="text1"/>
          <w:sz w:val="24"/>
          <w:szCs w:val="24"/>
        </w:rPr>
        <w:t>Krasimira Alexandrova</w:t>
      </w:r>
      <w:r w:rsidR="007048D1">
        <w:rPr>
          <w:rFonts w:cstheme="minorHAnsi"/>
          <w:sz w:val="24"/>
          <w:szCs w:val="28"/>
        </w:rPr>
        <w:t xml:space="preserve"> </w:t>
      </w:r>
      <w:r>
        <w:rPr>
          <w:rFonts w:cstheme="minorHAnsi"/>
          <w:sz w:val="24"/>
          <w:szCs w:val="28"/>
        </w:rPr>
        <w:t>as well as the Honours theses of Callum Brown</w:t>
      </w:r>
      <w:ins w:id="13" w:author="Kit Double" w:date="2025-02-26T13:45:00Z" w16du:dateUtc="2025-02-26T02:45:00Z">
        <w:r w:rsidR="009F76C0">
          <w:rPr>
            <w:rFonts w:cstheme="minorHAnsi"/>
            <w:sz w:val="24"/>
            <w:szCs w:val="28"/>
          </w:rPr>
          <w:t xml:space="preserve">, </w:t>
        </w:r>
      </w:ins>
      <w:del w:id="14" w:author="Kit Double" w:date="2025-02-26T13:45:00Z" w16du:dateUtc="2025-02-26T02:45:00Z">
        <w:r w:rsidDel="009F76C0">
          <w:rPr>
            <w:rFonts w:cstheme="minorHAnsi"/>
            <w:sz w:val="24"/>
            <w:szCs w:val="28"/>
          </w:rPr>
          <w:delText xml:space="preserve"> and </w:delText>
        </w:r>
      </w:del>
      <w:r>
        <w:rPr>
          <w:rFonts w:cstheme="minorHAnsi"/>
          <w:sz w:val="24"/>
          <w:szCs w:val="28"/>
        </w:rPr>
        <w:t>Sze Ching Rachel Kwok</w:t>
      </w:r>
      <w:ins w:id="15" w:author="Kit Double" w:date="2025-02-26T13:45:00Z" w16du:dateUtc="2025-02-26T02:45:00Z">
        <w:r w:rsidR="009F76C0">
          <w:rPr>
            <w:rFonts w:cstheme="minorHAnsi"/>
            <w:sz w:val="24"/>
            <w:szCs w:val="28"/>
          </w:rPr>
          <w:t xml:space="preserve">, </w:t>
        </w:r>
      </w:ins>
      <w:r w:rsidR="008E2E60">
        <w:rPr>
          <w:rFonts w:cstheme="minorHAnsi"/>
          <w:sz w:val="24"/>
          <w:szCs w:val="28"/>
        </w:rPr>
        <w:t xml:space="preserve">Ryan Choo, </w:t>
      </w:r>
      <w:ins w:id="16" w:author="Kit Double" w:date="2025-02-26T13:45:00Z" w16du:dateUtc="2025-02-26T02:45:00Z">
        <w:r w:rsidR="009F76C0">
          <w:rPr>
            <w:rFonts w:cstheme="minorHAnsi"/>
            <w:sz w:val="24"/>
            <w:szCs w:val="28"/>
          </w:rPr>
          <w:t>Mariya Bartosh, Anthony Mbonu</w:t>
        </w:r>
      </w:ins>
      <w:r w:rsidRPr="005D0E2A">
        <w:rPr>
          <w:rFonts w:cstheme="minorHAnsi"/>
          <w:sz w:val="24"/>
          <w:szCs w:val="28"/>
        </w:rPr>
        <w:t xml:space="preserve">. </w:t>
      </w:r>
    </w:p>
    <w:p w14:paraId="5AF057CF" w14:textId="11F4ED0B" w:rsidR="0043593F" w:rsidRPr="00AA69DF" w:rsidRDefault="0043593F" w:rsidP="0043593F">
      <w:pPr>
        <w:spacing w:after="0" w:line="240" w:lineRule="auto"/>
        <w:ind w:left="360"/>
        <w:jc w:val="both"/>
        <w:rPr>
          <w:rFonts w:cstheme="minorHAnsi"/>
          <w:sz w:val="24"/>
          <w:szCs w:val="28"/>
        </w:rPr>
      </w:pPr>
    </w:p>
    <w:p w14:paraId="1D137F70" w14:textId="71AE37A8" w:rsidR="006407E7" w:rsidRPr="005D0E2A" w:rsidRDefault="00337038" w:rsidP="00337038">
      <w:pPr>
        <w:spacing w:after="0" w:line="240" w:lineRule="auto"/>
        <w:ind w:left="360"/>
        <w:jc w:val="both"/>
        <w:rPr>
          <w:rFonts w:cstheme="minorHAnsi"/>
          <w:sz w:val="24"/>
          <w:szCs w:val="28"/>
        </w:rPr>
      </w:pPr>
      <w:r w:rsidRPr="005D0E2A">
        <w:rPr>
          <w:rFonts w:cstheme="minorHAnsi"/>
          <w:sz w:val="24"/>
          <w:szCs w:val="28"/>
        </w:rPr>
        <w:t>This study is being funded by</w:t>
      </w:r>
      <w:r>
        <w:rPr>
          <w:rFonts w:cstheme="minorHAnsi"/>
          <w:sz w:val="24"/>
          <w:szCs w:val="28"/>
        </w:rPr>
        <w:t xml:space="preserve"> the Australian Research Council </w:t>
      </w:r>
      <w:r w:rsidRPr="00AA69DF">
        <w:rPr>
          <w:rFonts w:cstheme="minorHAnsi"/>
          <w:sz w:val="24"/>
          <w:szCs w:val="28"/>
        </w:rPr>
        <w:t>Discovery Program (</w:t>
      </w:r>
      <w:r w:rsidRPr="00697E44">
        <w:rPr>
          <w:rFonts w:cstheme="minorHAnsi"/>
          <w:sz w:val="24"/>
          <w:szCs w:val="28"/>
        </w:rPr>
        <w:t>DE230101223</w:t>
      </w:r>
      <w:r w:rsidRPr="00AA69DF">
        <w:rPr>
          <w:rFonts w:cstheme="minorHAnsi"/>
          <w:sz w:val="24"/>
          <w:szCs w:val="28"/>
        </w:rPr>
        <w:t>).</w:t>
      </w:r>
    </w:p>
    <w:p w14:paraId="2A058C5A" w14:textId="77777777" w:rsidR="006407E7" w:rsidRPr="005D0E2A" w:rsidRDefault="006407E7" w:rsidP="00E2288C">
      <w:pPr>
        <w:pStyle w:val="ListParagraph"/>
        <w:spacing w:after="0" w:line="240" w:lineRule="auto"/>
        <w:ind w:left="0"/>
        <w:jc w:val="both"/>
        <w:rPr>
          <w:rFonts w:cstheme="minorHAnsi"/>
          <w:sz w:val="24"/>
          <w:szCs w:val="28"/>
        </w:rPr>
      </w:pPr>
    </w:p>
    <w:p w14:paraId="31E6158A" w14:textId="77777777" w:rsidR="006407E7"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lastRenderedPageBreak/>
        <w:t>What will the study involve for me?</w:t>
      </w:r>
    </w:p>
    <w:p w14:paraId="62D5157D" w14:textId="77777777" w:rsidR="00515F14" w:rsidRPr="005D0E2A" w:rsidRDefault="00515F14" w:rsidP="00515F14">
      <w:pPr>
        <w:spacing w:after="0" w:line="240" w:lineRule="auto"/>
        <w:jc w:val="both"/>
        <w:rPr>
          <w:rFonts w:cstheme="minorHAnsi"/>
          <w:b/>
          <w:sz w:val="24"/>
          <w:szCs w:val="28"/>
        </w:rPr>
      </w:pPr>
    </w:p>
    <w:p w14:paraId="3DB85390" w14:textId="0F8B84F7" w:rsidR="006942A5" w:rsidRPr="006942A5" w:rsidRDefault="006911D2" w:rsidP="006942A5">
      <w:pPr>
        <w:spacing w:after="0" w:line="240" w:lineRule="auto"/>
        <w:ind w:left="360"/>
        <w:jc w:val="both"/>
        <w:rPr>
          <w:rFonts w:cstheme="minorHAnsi"/>
          <w:sz w:val="24"/>
          <w:szCs w:val="28"/>
          <w:lang w:val="en-GB"/>
        </w:rPr>
      </w:pPr>
      <w:bookmarkStart w:id="17" w:name="_Hlk53576914"/>
      <w:r w:rsidRPr="006911D2">
        <w:rPr>
          <w:rFonts w:cstheme="minorHAnsi"/>
          <w:sz w:val="24"/>
          <w:szCs w:val="28"/>
        </w:rPr>
        <w:t>If you decide to take part in this study, you will be asked to</w:t>
      </w:r>
      <w:r w:rsidR="0043593F">
        <w:rPr>
          <w:rFonts w:cstheme="minorHAnsi"/>
          <w:sz w:val="24"/>
          <w:szCs w:val="28"/>
        </w:rPr>
        <w:t xml:space="preserve"> complete several computerised cognitive tasks and answer a number of surveys about yourself. </w:t>
      </w:r>
    </w:p>
    <w:p w14:paraId="636AA376" w14:textId="77777777" w:rsidR="006942A5" w:rsidRPr="006942A5" w:rsidRDefault="006942A5" w:rsidP="006942A5">
      <w:pPr>
        <w:spacing w:after="0" w:line="240" w:lineRule="auto"/>
        <w:ind w:left="360"/>
        <w:jc w:val="both"/>
        <w:rPr>
          <w:rFonts w:cstheme="minorHAnsi"/>
          <w:sz w:val="24"/>
          <w:szCs w:val="28"/>
          <w:lang w:val="en-GB"/>
        </w:rPr>
      </w:pPr>
    </w:p>
    <w:p w14:paraId="72435997" w14:textId="77777777" w:rsidR="0043593F" w:rsidRDefault="0043593F" w:rsidP="00781E42">
      <w:pPr>
        <w:spacing w:after="0" w:line="240" w:lineRule="auto"/>
        <w:jc w:val="both"/>
        <w:rPr>
          <w:rFonts w:cstheme="minorHAnsi"/>
          <w:sz w:val="24"/>
          <w:szCs w:val="28"/>
        </w:rPr>
      </w:pPr>
    </w:p>
    <w:p w14:paraId="6F955F9D" w14:textId="5246E6F6" w:rsidR="0043593F" w:rsidRDefault="0043593F" w:rsidP="0043593F">
      <w:pPr>
        <w:spacing w:after="0" w:line="240" w:lineRule="auto"/>
        <w:ind w:left="360"/>
        <w:jc w:val="both"/>
        <w:rPr>
          <w:rFonts w:cstheme="minorHAnsi"/>
          <w:color w:val="0070C0"/>
          <w:sz w:val="24"/>
          <w:szCs w:val="28"/>
        </w:rPr>
      </w:pPr>
      <w:r>
        <w:rPr>
          <w:rFonts w:cstheme="minorHAnsi"/>
          <w:sz w:val="24"/>
          <w:szCs w:val="28"/>
        </w:rPr>
        <w:t>The study will take approximately [XXX] minutes to complete. The study will be completed online.</w:t>
      </w:r>
    </w:p>
    <w:p w14:paraId="23A64BC1" w14:textId="50820AE9" w:rsidR="006911D2" w:rsidRDefault="006911D2" w:rsidP="00515F14">
      <w:pPr>
        <w:spacing w:after="0" w:line="240" w:lineRule="auto"/>
        <w:ind w:left="360"/>
        <w:jc w:val="both"/>
        <w:rPr>
          <w:rFonts w:cstheme="minorHAnsi"/>
          <w:color w:val="0070C0"/>
          <w:sz w:val="24"/>
          <w:szCs w:val="28"/>
        </w:rPr>
      </w:pPr>
    </w:p>
    <w:bookmarkEnd w:id="17"/>
    <w:p w14:paraId="638B4461" w14:textId="77777777" w:rsidR="00AE7861" w:rsidRPr="005D0E2A" w:rsidRDefault="00AE7861" w:rsidP="00AE7861">
      <w:pPr>
        <w:pStyle w:val="ListParagraph"/>
        <w:spacing w:after="0" w:line="240" w:lineRule="auto"/>
        <w:ind w:left="0"/>
        <w:jc w:val="both"/>
        <w:rPr>
          <w:rFonts w:cstheme="minorHAnsi"/>
          <w:b/>
          <w:sz w:val="24"/>
          <w:szCs w:val="28"/>
        </w:rPr>
      </w:pPr>
    </w:p>
    <w:p w14:paraId="70CB350C" w14:textId="77777777" w:rsidR="00515F14" w:rsidRPr="005D0E2A" w:rsidRDefault="00FD62C3" w:rsidP="005D0E2A">
      <w:pPr>
        <w:pStyle w:val="ListParagraph"/>
        <w:numPr>
          <w:ilvl w:val="0"/>
          <w:numId w:val="1"/>
        </w:numPr>
        <w:spacing w:after="0" w:line="240" w:lineRule="auto"/>
        <w:rPr>
          <w:rFonts w:cstheme="minorHAnsi"/>
          <w:b/>
          <w:sz w:val="24"/>
          <w:szCs w:val="28"/>
        </w:rPr>
      </w:pPr>
      <w:r>
        <w:rPr>
          <w:rFonts w:cstheme="minorHAnsi"/>
          <w:b/>
          <w:color w:val="E64626"/>
          <w:sz w:val="24"/>
          <w:szCs w:val="28"/>
        </w:rPr>
        <w:t>Can</w:t>
      </w:r>
      <w:r w:rsidR="00515F14" w:rsidRPr="005D0E2A">
        <w:rPr>
          <w:rFonts w:cstheme="minorHAnsi"/>
          <w:b/>
          <w:color w:val="E64626"/>
          <w:sz w:val="24"/>
          <w:szCs w:val="28"/>
        </w:rPr>
        <w:t xml:space="preserve"> I withdraw once I’ve started?</w:t>
      </w:r>
      <w:r w:rsidR="00515F14" w:rsidRPr="005D0E2A">
        <w:rPr>
          <w:rFonts w:cstheme="minorHAnsi"/>
          <w:b/>
          <w:color w:val="E64626"/>
          <w:sz w:val="24"/>
          <w:szCs w:val="28"/>
        </w:rPr>
        <w:br/>
      </w:r>
    </w:p>
    <w:p w14:paraId="3EBEF835" w14:textId="6657A94F" w:rsidR="00515F14" w:rsidRPr="005D0E2A" w:rsidRDefault="006A400B" w:rsidP="00515F14">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w:t>
      </w:r>
      <w:r>
        <w:rPr>
          <w:rFonts w:cstheme="minorHAnsi"/>
          <w:sz w:val="24"/>
          <w:szCs w:val="28"/>
        </w:rPr>
        <w:t xml:space="preserve">. </w:t>
      </w:r>
      <w:r w:rsidR="00515F14" w:rsidRPr="005D0E2A">
        <w:rPr>
          <w:rFonts w:cstheme="minorHAnsi"/>
          <w:sz w:val="24"/>
          <w:szCs w:val="28"/>
        </w:rPr>
        <w:t xml:space="preserve">Being in this study is completely voluntary and you do not have to take part. </w:t>
      </w:r>
    </w:p>
    <w:p w14:paraId="3F44E3FE" w14:textId="77777777" w:rsidR="00FD62C3" w:rsidRDefault="00FD62C3" w:rsidP="00515F14">
      <w:pPr>
        <w:spacing w:after="0" w:line="240" w:lineRule="auto"/>
        <w:ind w:left="360"/>
        <w:jc w:val="both"/>
        <w:rPr>
          <w:rFonts w:cstheme="minorHAnsi"/>
          <w:sz w:val="24"/>
          <w:szCs w:val="28"/>
        </w:rPr>
      </w:pPr>
    </w:p>
    <w:p w14:paraId="50EB5FD7" w14:textId="77777777" w:rsidR="00BD46F4" w:rsidRDefault="00FD62C3" w:rsidP="00515F14">
      <w:pPr>
        <w:spacing w:after="0" w:line="240" w:lineRule="auto"/>
        <w:ind w:left="360"/>
        <w:jc w:val="both"/>
        <w:rPr>
          <w:rFonts w:cstheme="minorHAnsi"/>
          <w:sz w:val="24"/>
          <w:szCs w:val="28"/>
        </w:rPr>
      </w:pPr>
      <w:r>
        <w:rPr>
          <w:rFonts w:cstheme="minorHAnsi"/>
          <w:sz w:val="24"/>
          <w:szCs w:val="28"/>
        </w:rPr>
        <w:t>Your</w:t>
      </w:r>
      <w:r w:rsidR="00515F14" w:rsidRPr="005D0E2A">
        <w:rPr>
          <w:rFonts w:cstheme="minorHAnsi"/>
          <w:sz w:val="24"/>
          <w:szCs w:val="28"/>
        </w:rPr>
        <w:t xml:space="preserve"> decision will</w:t>
      </w:r>
      <w:r>
        <w:rPr>
          <w:rFonts w:cstheme="minorHAnsi"/>
          <w:sz w:val="24"/>
          <w:szCs w:val="28"/>
        </w:rPr>
        <w:t xml:space="preserve"> not</w:t>
      </w:r>
      <w:r w:rsidR="00515F14" w:rsidRPr="005D0E2A">
        <w:rPr>
          <w:rFonts w:cstheme="minorHAnsi"/>
          <w:sz w:val="24"/>
          <w:szCs w:val="28"/>
        </w:rPr>
        <w:t xml:space="preserve"> affect your current or future relationship with the researchers or anyone else at The University of Sydney</w:t>
      </w:r>
      <w:r>
        <w:rPr>
          <w:rFonts w:cstheme="minorHAnsi"/>
          <w:sz w:val="24"/>
          <w:szCs w:val="28"/>
        </w:rPr>
        <w:t>.</w:t>
      </w:r>
      <w:r w:rsidR="00515F14" w:rsidRPr="005D0E2A">
        <w:rPr>
          <w:rFonts w:cstheme="minorHAnsi"/>
          <w:sz w:val="24"/>
          <w:szCs w:val="28"/>
        </w:rPr>
        <w:t xml:space="preserve"> </w:t>
      </w:r>
    </w:p>
    <w:p w14:paraId="5E02F519" w14:textId="77777777" w:rsidR="00515F14" w:rsidRDefault="00515F14" w:rsidP="0043593F">
      <w:pPr>
        <w:spacing w:after="0" w:line="240" w:lineRule="auto"/>
        <w:jc w:val="both"/>
        <w:rPr>
          <w:rFonts w:cstheme="minorHAnsi"/>
          <w:sz w:val="24"/>
          <w:szCs w:val="28"/>
        </w:rPr>
      </w:pPr>
    </w:p>
    <w:p w14:paraId="1A560676" w14:textId="30AF3444" w:rsidR="0043593F" w:rsidRDefault="0043593F" w:rsidP="0043593F">
      <w:pPr>
        <w:spacing w:after="0" w:line="240" w:lineRule="auto"/>
        <w:ind w:left="360"/>
        <w:jc w:val="both"/>
        <w:rPr>
          <w:rFonts w:cstheme="minorHAnsi"/>
          <w:sz w:val="24"/>
          <w:szCs w:val="28"/>
        </w:rPr>
      </w:pPr>
      <w:r>
        <w:rPr>
          <w:rFonts w:cstheme="minorHAnsi"/>
          <w:sz w:val="24"/>
          <w:szCs w:val="28"/>
        </w:rPr>
        <w:t xml:space="preserve">You can withdraw by closing the study website on your computer. </w:t>
      </w:r>
      <w:r w:rsidR="00515F14" w:rsidRPr="005D0E2A">
        <w:rPr>
          <w:rFonts w:cstheme="minorHAnsi"/>
          <w:sz w:val="24"/>
          <w:szCs w:val="28"/>
        </w:rPr>
        <w:t>If you decide to withdraw, we will not collect any more information from you. Any information that we have already collected will be kept in our study records and may be included in the study results</w:t>
      </w:r>
      <w:r>
        <w:rPr>
          <w:rFonts w:cstheme="minorHAnsi"/>
          <w:sz w:val="24"/>
          <w:szCs w:val="28"/>
        </w:rPr>
        <w:t>.</w:t>
      </w:r>
      <w:r w:rsidR="00515F14" w:rsidRPr="005D0E2A">
        <w:rPr>
          <w:rFonts w:cstheme="minorHAnsi"/>
          <w:sz w:val="24"/>
          <w:szCs w:val="28"/>
        </w:rPr>
        <w:t xml:space="preserve"> </w:t>
      </w:r>
      <w:r w:rsidR="00F20E47" w:rsidRPr="00F20E47">
        <w:rPr>
          <w:rFonts w:cstheme="minorHAnsi"/>
          <w:sz w:val="24"/>
          <w:szCs w:val="28"/>
        </w:rPr>
        <w:t>If you would prefer that we remove information that we have already collected from you, please contact Dr Kit Double (</w:t>
      </w:r>
      <w:hyperlink r:id="rId13" w:history="1">
        <w:r w:rsidR="00F20E47" w:rsidRPr="00F20E47">
          <w:rPr>
            <w:rStyle w:val="Hyperlink"/>
            <w:rFonts w:cstheme="minorHAnsi"/>
            <w:sz w:val="24"/>
            <w:szCs w:val="28"/>
          </w:rPr>
          <w:t>kit.double@sydney.edu.au</w:t>
        </w:r>
      </w:hyperlink>
      <w:r w:rsidR="00F20E47" w:rsidRPr="00F20E47">
        <w:rPr>
          <w:rFonts w:cstheme="minorHAnsi"/>
          <w:sz w:val="24"/>
          <w:szCs w:val="28"/>
        </w:rPr>
        <w:t>)</w:t>
      </w:r>
      <w:r w:rsidR="00F20E47">
        <w:rPr>
          <w:rFonts w:cstheme="minorHAnsi"/>
          <w:sz w:val="24"/>
          <w:szCs w:val="28"/>
        </w:rPr>
        <w:t>.</w:t>
      </w:r>
    </w:p>
    <w:p w14:paraId="3D5CC5D5" w14:textId="49DE4D88" w:rsidR="00F20E47" w:rsidRDefault="00F20E47" w:rsidP="0043593F">
      <w:pPr>
        <w:spacing w:after="0" w:line="240" w:lineRule="auto"/>
        <w:ind w:left="360"/>
        <w:jc w:val="both"/>
        <w:rPr>
          <w:rFonts w:cstheme="minorHAnsi"/>
          <w:sz w:val="24"/>
          <w:szCs w:val="28"/>
        </w:rPr>
      </w:pPr>
    </w:p>
    <w:p w14:paraId="70513F1B" w14:textId="47627D73" w:rsidR="00F20E47" w:rsidRPr="005D0E2A" w:rsidRDefault="00F20E47" w:rsidP="0043593F">
      <w:pPr>
        <w:spacing w:after="0" w:line="240" w:lineRule="auto"/>
        <w:ind w:left="360"/>
        <w:jc w:val="both"/>
        <w:rPr>
          <w:rFonts w:cstheme="minorHAnsi"/>
          <w:sz w:val="24"/>
          <w:szCs w:val="28"/>
        </w:rPr>
      </w:pPr>
      <w:r>
        <w:rPr>
          <w:rFonts w:ascii="Calibri" w:hAnsi="Calibri" w:cs="Calibri"/>
          <w:iCs/>
          <w:sz w:val="24"/>
          <w:szCs w:val="24"/>
        </w:rPr>
        <w:t xml:space="preserve">If you do not submit a completed response you will not receive any </w:t>
      </w:r>
      <w:r w:rsidRPr="005B16A9">
        <w:rPr>
          <w:rFonts w:cs="Arial"/>
          <w:sz w:val="24"/>
          <w:szCs w:val="24"/>
        </w:rPr>
        <w:t>compensation</w:t>
      </w:r>
      <w:r>
        <w:rPr>
          <w:rFonts w:cs="Arial"/>
          <w:sz w:val="24"/>
          <w:szCs w:val="24"/>
        </w:rPr>
        <w:t>.</w:t>
      </w:r>
    </w:p>
    <w:p w14:paraId="0FBD7756" w14:textId="71428B3F" w:rsidR="00515F14" w:rsidRPr="005D0E2A" w:rsidRDefault="00515F14" w:rsidP="00515F14">
      <w:pPr>
        <w:spacing w:after="0" w:line="240" w:lineRule="auto"/>
        <w:ind w:left="360"/>
        <w:jc w:val="both"/>
        <w:rPr>
          <w:rFonts w:cstheme="minorHAnsi"/>
          <w:sz w:val="24"/>
          <w:szCs w:val="28"/>
        </w:rPr>
      </w:pPr>
    </w:p>
    <w:p w14:paraId="7297C4C1" w14:textId="77777777" w:rsidR="00515F14" w:rsidRPr="005D0E2A" w:rsidRDefault="00515F14" w:rsidP="00E2288C">
      <w:pPr>
        <w:spacing w:after="0" w:line="240" w:lineRule="auto"/>
        <w:jc w:val="both"/>
        <w:rPr>
          <w:rFonts w:cstheme="minorHAnsi"/>
          <w:sz w:val="24"/>
          <w:szCs w:val="28"/>
        </w:rPr>
      </w:pPr>
    </w:p>
    <w:p w14:paraId="436407E4" w14:textId="77777777" w:rsidR="00515F14" w:rsidRPr="005D0E2A" w:rsidRDefault="00515F14" w:rsidP="00515F1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risks or costs?</w:t>
      </w:r>
    </w:p>
    <w:p w14:paraId="6F8F7F55" w14:textId="77777777" w:rsidR="00515F14" w:rsidRPr="005D0E2A" w:rsidRDefault="00515F14" w:rsidP="00515F14">
      <w:pPr>
        <w:spacing w:after="0" w:line="240" w:lineRule="auto"/>
        <w:jc w:val="both"/>
        <w:rPr>
          <w:rFonts w:cstheme="minorHAnsi"/>
          <w:b/>
          <w:sz w:val="24"/>
          <w:szCs w:val="28"/>
        </w:rPr>
      </w:pPr>
    </w:p>
    <w:p w14:paraId="2B5BE6A9" w14:textId="77777777" w:rsidR="00515F14" w:rsidRPr="005D0E2A" w:rsidRDefault="00F93AA4" w:rsidP="00F93AA4">
      <w:pPr>
        <w:spacing w:after="0" w:line="240" w:lineRule="auto"/>
        <w:ind w:left="360"/>
        <w:jc w:val="both"/>
        <w:rPr>
          <w:rFonts w:cstheme="minorHAnsi"/>
          <w:sz w:val="24"/>
          <w:szCs w:val="28"/>
        </w:rPr>
      </w:pPr>
      <w:r w:rsidRPr="005D0E2A">
        <w:rPr>
          <w:rFonts w:cstheme="minorHAnsi"/>
          <w:sz w:val="24"/>
          <w:szCs w:val="28"/>
        </w:rPr>
        <w:t>Aside from giving up your time, we do not expect that there will be any risks or costs associated with taking part in this study.</w:t>
      </w:r>
    </w:p>
    <w:p w14:paraId="7FAC9E88" w14:textId="77777777" w:rsidR="00F93AA4" w:rsidRPr="005D0E2A" w:rsidRDefault="00F93AA4" w:rsidP="00E2288C">
      <w:pPr>
        <w:spacing w:after="0" w:line="240" w:lineRule="auto"/>
        <w:jc w:val="both"/>
        <w:rPr>
          <w:rFonts w:cstheme="minorHAnsi"/>
          <w:sz w:val="24"/>
          <w:szCs w:val="28"/>
        </w:rPr>
      </w:pPr>
    </w:p>
    <w:p w14:paraId="1C4AD001"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Are there any benefits?</w:t>
      </w:r>
    </w:p>
    <w:p w14:paraId="7D1A6EEE" w14:textId="77777777" w:rsidR="00F93AA4" w:rsidRPr="005D0E2A" w:rsidRDefault="00F93AA4" w:rsidP="00F93AA4">
      <w:pPr>
        <w:spacing w:after="0" w:line="240" w:lineRule="auto"/>
        <w:jc w:val="both"/>
        <w:rPr>
          <w:rFonts w:cstheme="minorHAnsi"/>
          <w:b/>
          <w:sz w:val="24"/>
          <w:szCs w:val="28"/>
        </w:rPr>
      </w:pPr>
    </w:p>
    <w:p w14:paraId="4379DFB7" w14:textId="05388DE2" w:rsidR="0043593F" w:rsidRPr="00A4619C" w:rsidRDefault="0043593F" w:rsidP="0043593F">
      <w:pPr>
        <w:spacing w:after="0" w:line="240" w:lineRule="auto"/>
        <w:ind w:left="360"/>
        <w:jc w:val="both"/>
        <w:rPr>
          <w:rFonts w:ascii="Calibri" w:hAnsi="Calibri" w:cs="Calibri"/>
          <w:iCs/>
          <w:color w:val="FF0000"/>
          <w:sz w:val="24"/>
          <w:szCs w:val="24"/>
        </w:rPr>
      </w:pPr>
      <w:r>
        <w:rPr>
          <w:rFonts w:ascii="Calibri" w:hAnsi="Calibri" w:cs="Calibri"/>
          <w:iCs/>
          <w:sz w:val="24"/>
          <w:szCs w:val="24"/>
        </w:rPr>
        <w:t xml:space="preserve">The study will take approximately [XXX] minutes and you </w:t>
      </w:r>
      <w:r w:rsidRPr="005B16A9">
        <w:rPr>
          <w:rFonts w:ascii="Calibri" w:hAnsi="Calibri" w:cs="Calibri"/>
          <w:iCs/>
          <w:sz w:val="24"/>
          <w:szCs w:val="24"/>
        </w:rPr>
        <w:t xml:space="preserve">will receive </w:t>
      </w:r>
      <w:r w:rsidRPr="005B16A9">
        <w:rPr>
          <w:rFonts w:cs="Arial"/>
          <w:sz w:val="24"/>
          <w:szCs w:val="24"/>
        </w:rPr>
        <w:t>£</w:t>
      </w:r>
      <w:r>
        <w:rPr>
          <w:rFonts w:cs="Arial"/>
          <w:sz w:val="24"/>
          <w:szCs w:val="24"/>
        </w:rPr>
        <w:t xml:space="preserve">[YY.YY] </w:t>
      </w:r>
      <w:r w:rsidRPr="005B16A9">
        <w:rPr>
          <w:rFonts w:cs="Arial"/>
          <w:sz w:val="24"/>
          <w:szCs w:val="24"/>
        </w:rPr>
        <w:t>compensation</w:t>
      </w:r>
      <w:r>
        <w:rPr>
          <w:rFonts w:cs="Arial"/>
          <w:szCs w:val="20"/>
        </w:rPr>
        <w:t xml:space="preserve"> </w:t>
      </w:r>
      <w:r>
        <w:rPr>
          <w:rFonts w:ascii="Calibri" w:hAnsi="Calibri" w:cs="Calibri"/>
          <w:iCs/>
          <w:sz w:val="24"/>
          <w:szCs w:val="24"/>
        </w:rPr>
        <w:t xml:space="preserve">for completion. If you do not submit a completed response you will not receive any </w:t>
      </w:r>
      <w:r w:rsidRPr="005B16A9">
        <w:rPr>
          <w:rFonts w:cs="Arial"/>
          <w:sz w:val="24"/>
          <w:szCs w:val="24"/>
        </w:rPr>
        <w:t>compensation</w:t>
      </w:r>
      <w:r>
        <w:rPr>
          <w:rFonts w:cs="Arial"/>
          <w:sz w:val="24"/>
          <w:szCs w:val="24"/>
        </w:rPr>
        <w:t>.</w:t>
      </w:r>
      <w:r w:rsidR="00A4619C">
        <w:rPr>
          <w:rFonts w:cs="Arial"/>
          <w:sz w:val="24"/>
          <w:szCs w:val="24"/>
        </w:rPr>
        <w:t xml:space="preserve"> </w:t>
      </w:r>
    </w:p>
    <w:p w14:paraId="56F1F4DB" w14:textId="77777777" w:rsidR="00F93AA4" w:rsidRPr="005D0E2A" w:rsidRDefault="00F93AA4" w:rsidP="00E2288C">
      <w:pPr>
        <w:spacing w:after="0" w:line="240" w:lineRule="auto"/>
        <w:jc w:val="both"/>
        <w:rPr>
          <w:rFonts w:cstheme="minorHAnsi"/>
          <w:sz w:val="24"/>
          <w:szCs w:val="28"/>
        </w:rPr>
      </w:pPr>
    </w:p>
    <w:p w14:paraId="1B4B5000"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will happen to information that is collected?</w:t>
      </w:r>
    </w:p>
    <w:p w14:paraId="3348CCB1" w14:textId="77777777" w:rsidR="00F93AA4" w:rsidRPr="005D0E2A" w:rsidRDefault="00F93AA4" w:rsidP="00F93AA4">
      <w:pPr>
        <w:spacing w:after="0" w:line="240" w:lineRule="auto"/>
        <w:jc w:val="both"/>
        <w:rPr>
          <w:rFonts w:cstheme="minorHAnsi"/>
          <w:b/>
          <w:sz w:val="24"/>
          <w:szCs w:val="28"/>
        </w:rPr>
      </w:pPr>
    </w:p>
    <w:p w14:paraId="7B1CD567" w14:textId="77777777" w:rsidR="006A400B" w:rsidRDefault="006A400B" w:rsidP="006A400B">
      <w:pPr>
        <w:spacing w:after="0" w:line="240" w:lineRule="auto"/>
        <w:ind w:left="360"/>
        <w:jc w:val="both"/>
        <w:rPr>
          <w:rFonts w:cstheme="minorHAnsi"/>
          <w:sz w:val="24"/>
          <w:szCs w:val="28"/>
        </w:rPr>
      </w:pPr>
      <w:r w:rsidRPr="00563BC0">
        <w:rPr>
          <w:sz w:val="24"/>
          <w:szCs w:val="24"/>
          <w:lang w:eastAsia="en-GB"/>
        </w:rPr>
        <w:t>By participating in this study, you are providing your consent for us to collect information</w:t>
      </w:r>
      <w:r w:rsidRPr="00563BC0">
        <w:rPr>
          <w:rFonts w:cstheme="minorHAnsi"/>
          <w:sz w:val="28"/>
          <w:szCs w:val="32"/>
        </w:rPr>
        <w:t xml:space="preserve"> </w:t>
      </w:r>
      <w:r w:rsidRPr="005D0E2A">
        <w:rPr>
          <w:rFonts w:cstheme="minorHAnsi"/>
          <w:sz w:val="24"/>
          <w:szCs w:val="28"/>
        </w:rPr>
        <w:t>about you for the purposes of this study.</w:t>
      </w:r>
    </w:p>
    <w:p w14:paraId="0821FA38" w14:textId="77777777" w:rsidR="00F72B88" w:rsidRDefault="00F72B88" w:rsidP="00E2288C">
      <w:pPr>
        <w:spacing w:after="0" w:line="240" w:lineRule="auto"/>
        <w:ind w:left="360"/>
        <w:jc w:val="both"/>
        <w:rPr>
          <w:rFonts w:cstheme="minorHAnsi"/>
          <w:sz w:val="24"/>
          <w:szCs w:val="28"/>
        </w:rPr>
      </w:pPr>
    </w:p>
    <w:p w14:paraId="03C90D4A" w14:textId="65A7C182" w:rsidR="006C5E9E" w:rsidRPr="005D0E2A" w:rsidRDefault="00F72B88" w:rsidP="00A4619C">
      <w:pPr>
        <w:spacing w:after="0" w:line="240" w:lineRule="auto"/>
        <w:ind w:left="360"/>
        <w:jc w:val="both"/>
        <w:rPr>
          <w:rFonts w:cstheme="minorHAnsi"/>
          <w:sz w:val="24"/>
          <w:szCs w:val="28"/>
        </w:rPr>
      </w:pPr>
      <w:bookmarkStart w:id="18" w:name="_Hlk33515780"/>
      <w:r>
        <w:rPr>
          <w:rFonts w:cstheme="minorHAnsi"/>
          <w:sz w:val="24"/>
          <w:szCs w:val="28"/>
        </w:rPr>
        <w:t>Any information you provide us will be stored securely and</w:t>
      </w:r>
      <w:r w:rsidR="0035749F">
        <w:rPr>
          <w:rFonts w:cstheme="minorHAnsi"/>
          <w:sz w:val="24"/>
          <w:szCs w:val="28"/>
        </w:rPr>
        <w:t xml:space="preserve"> we will</w:t>
      </w:r>
      <w:r>
        <w:rPr>
          <w:rFonts w:cstheme="minorHAnsi"/>
          <w:sz w:val="24"/>
          <w:szCs w:val="28"/>
        </w:rPr>
        <w:t xml:space="preserve"> only disclose</w:t>
      </w:r>
      <w:r w:rsidR="0035749F">
        <w:rPr>
          <w:rFonts w:cstheme="minorHAnsi"/>
          <w:sz w:val="24"/>
          <w:szCs w:val="28"/>
        </w:rPr>
        <w:t xml:space="preserve"> it</w:t>
      </w:r>
      <w:r>
        <w:rPr>
          <w:rFonts w:cstheme="minorHAnsi"/>
          <w:sz w:val="24"/>
          <w:szCs w:val="28"/>
        </w:rPr>
        <w:t xml:space="preserve"> with your permission, unless we are required by law to </w:t>
      </w:r>
      <w:r w:rsidR="0035749F">
        <w:rPr>
          <w:rFonts w:cstheme="minorHAnsi"/>
          <w:sz w:val="24"/>
          <w:szCs w:val="28"/>
        </w:rPr>
        <w:t>release</w:t>
      </w:r>
      <w:r>
        <w:rPr>
          <w:rFonts w:cstheme="minorHAnsi"/>
          <w:sz w:val="24"/>
          <w:szCs w:val="28"/>
        </w:rPr>
        <w:t xml:space="preserve"> </w:t>
      </w:r>
      <w:r w:rsidR="0035749F">
        <w:rPr>
          <w:rFonts w:cstheme="minorHAnsi"/>
          <w:sz w:val="24"/>
          <w:szCs w:val="28"/>
        </w:rPr>
        <w:t>information</w:t>
      </w:r>
      <w:r>
        <w:rPr>
          <w:rFonts w:cstheme="minorHAnsi"/>
          <w:sz w:val="24"/>
          <w:szCs w:val="28"/>
        </w:rPr>
        <w:t xml:space="preserve">. We </w:t>
      </w:r>
      <w:r w:rsidR="0035749F">
        <w:rPr>
          <w:rFonts w:cstheme="minorHAnsi"/>
          <w:sz w:val="24"/>
          <w:szCs w:val="28"/>
        </w:rPr>
        <w:t>are planning for the</w:t>
      </w:r>
      <w:r>
        <w:rPr>
          <w:rFonts w:cstheme="minorHAnsi"/>
          <w:sz w:val="24"/>
          <w:szCs w:val="28"/>
        </w:rPr>
        <w:t xml:space="preserve"> study findings </w:t>
      </w:r>
      <w:r w:rsidR="0035749F">
        <w:rPr>
          <w:rFonts w:cstheme="minorHAnsi"/>
          <w:sz w:val="24"/>
          <w:szCs w:val="28"/>
        </w:rPr>
        <w:t>to be</w:t>
      </w:r>
      <w:r>
        <w:rPr>
          <w:rFonts w:cstheme="minorHAnsi"/>
          <w:sz w:val="24"/>
          <w:szCs w:val="28"/>
        </w:rPr>
        <w:t xml:space="preserve"> published</w:t>
      </w:r>
      <w:r w:rsidR="006C5E9E">
        <w:rPr>
          <w:rFonts w:cstheme="minorHAnsi"/>
          <w:sz w:val="24"/>
          <w:szCs w:val="28"/>
        </w:rPr>
        <w:t>.</w:t>
      </w:r>
      <w:r>
        <w:rPr>
          <w:rFonts w:cstheme="minorHAnsi"/>
          <w:sz w:val="24"/>
          <w:szCs w:val="28"/>
        </w:rPr>
        <w:t xml:space="preserve"> </w:t>
      </w:r>
      <w:bookmarkStart w:id="19" w:name="_Hlk33516095"/>
      <w:r w:rsidR="006C5E9E">
        <w:rPr>
          <w:rFonts w:cstheme="minorHAnsi"/>
          <w:sz w:val="24"/>
          <w:szCs w:val="28"/>
        </w:rPr>
        <w:t>You will not be individually identifiable in these publications</w:t>
      </w:r>
      <w:r w:rsidR="006C5E9E">
        <w:rPr>
          <w:rFonts w:cstheme="minorHAnsi"/>
          <w:color w:val="0070C0"/>
          <w:sz w:val="24"/>
          <w:szCs w:val="28"/>
        </w:rPr>
        <w:t>.</w:t>
      </w:r>
    </w:p>
    <w:p w14:paraId="530F75B9" w14:textId="77777777" w:rsidR="006C5E9E" w:rsidRDefault="006C5E9E" w:rsidP="00F72B88">
      <w:pPr>
        <w:spacing w:after="0" w:line="240" w:lineRule="auto"/>
        <w:ind w:left="360"/>
        <w:jc w:val="both"/>
        <w:rPr>
          <w:rFonts w:cstheme="minorHAnsi"/>
          <w:color w:val="0070C0"/>
          <w:sz w:val="24"/>
          <w:szCs w:val="28"/>
        </w:rPr>
      </w:pPr>
    </w:p>
    <w:bookmarkEnd w:id="18"/>
    <w:bookmarkEnd w:id="19"/>
    <w:p w14:paraId="5B569DB5" w14:textId="77777777" w:rsidR="00A4619C" w:rsidRPr="00F939FA" w:rsidRDefault="00A4619C" w:rsidP="00A4619C">
      <w:pPr>
        <w:tabs>
          <w:tab w:val="left" w:pos="1134"/>
        </w:tabs>
        <w:ind w:left="360"/>
        <w:jc w:val="both"/>
        <w:rPr>
          <w:rFonts w:ascii="Calibri" w:hAnsi="Calibri" w:cs="Calibri"/>
          <w:sz w:val="24"/>
          <w:szCs w:val="24"/>
        </w:rPr>
      </w:pPr>
      <w:r w:rsidRPr="00F939FA">
        <w:rPr>
          <w:rFonts w:ascii="Calibri" w:hAnsi="Calibri" w:cs="Calibri"/>
          <w:sz w:val="24"/>
          <w:szCs w:val="24"/>
        </w:rPr>
        <w:t xml:space="preserve">We will keep the information we collect for this study, and we may use it in future projects. </w:t>
      </w:r>
      <w:r w:rsidRPr="00F939FA">
        <w:rPr>
          <w:rFonts w:ascii="Calibri" w:hAnsi="Calibri"/>
          <w:sz w:val="24"/>
          <w:szCs w:val="24"/>
        </w:rPr>
        <w:t xml:space="preserve">By providing your consent you are allowing us to use your information in future projects. </w:t>
      </w:r>
      <w:r w:rsidRPr="00F939FA">
        <w:rPr>
          <w:rFonts w:ascii="Calibri" w:hAnsi="Calibri" w:cs="Calibri"/>
          <w:sz w:val="24"/>
          <w:szCs w:val="24"/>
        </w:rPr>
        <w:t xml:space="preserve">We don’t know at this stage what these other projects will involve. We will seek ethical approval before using the information in these future projects. </w:t>
      </w:r>
    </w:p>
    <w:p w14:paraId="24ECFDA6" w14:textId="77777777" w:rsidR="00A4619C" w:rsidRPr="00ED5551" w:rsidRDefault="00A4619C" w:rsidP="00A4619C">
      <w:pPr>
        <w:spacing w:after="0" w:line="240" w:lineRule="auto"/>
        <w:ind w:left="360"/>
        <w:jc w:val="both"/>
        <w:rPr>
          <w:rFonts w:cstheme="minorHAnsi"/>
          <w:sz w:val="24"/>
          <w:szCs w:val="24"/>
        </w:rPr>
      </w:pPr>
      <w:r w:rsidRPr="00F939FA">
        <w:rPr>
          <w:rFonts w:cs="Calibri"/>
          <w:sz w:val="24"/>
          <w:szCs w:val="24"/>
        </w:rPr>
        <w:t>We intend to submit the information from this project to a public database for research information, so that other researchers can access it and use it in their projects. Before we do so, we will take out all the identifying information so that the people we give it to won’t know whose information it is. They won’t know that you participated in the study and they won’t be able to link you to any of the information you provided.</w:t>
      </w:r>
    </w:p>
    <w:p w14:paraId="2EBFF276" w14:textId="7273B0E8" w:rsidR="00B21895" w:rsidRPr="005D0E2A" w:rsidRDefault="00B21895" w:rsidP="00A4619C">
      <w:pPr>
        <w:pStyle w:val="ListParagraph"/>
        <w:spacing w:after="0"/>
        <w:ind w:left="1077"/>
        <w:contextualSpacing w:val="0"/>
        <w:jc w:val="both"/>
        <w:rPr>
          <w:rFonts w:cstheme="minorHAnsi"/>
          <w:color w:val="0070C0"/>
          <w:sz w:val="24"/>
          <w:szCs w:val="28"/>
        </w:rPr>
      </w:pPr>
    </w:p>
    <w:p w14:paraId="14C55809" w14:textId="77777777" w:rsidR="00DD3AB6" w:rsidRPr="005D0E2A" w:rsidRDefault="00DD3AB6" w:rsidP="00E2288C">
      <w:pPr>
        <w:spacing w:after="0"/>
        <w:jc w:val="both"/>
        <w:rPr>
          <w:rFonts w:cstheme="minorHAnsi"/>
          <w:sz w:val="24"/>
          <w:szCs w:val="28"/>
        </w:rPr>
      </w:pPr>
    </w:p>
    <w:p w14:paraId="71CF097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Will I be told the results of the study?</w:t>
      </w:r>
    </w:p>
    <w:p w14:paraId="2EAAFCEA" w14:textId="77777777" w:rsidR="00F93AA4" w:rsidRPr="005D0E2A" w:rsidRDefault="00F93AA4" w:rsidP="00F93AA4">
      <w:pPr>
        <w:spacing w:after="0" w:line="240" w:lineRule="auto"/>
        <w:jc w:val="both"/>
        <w:rPr>
          <w:rFonts w:cstheme="minorHAnsi"/>
          <w:b/>
          <w:sz w:val="24"/>
          <w:szCs w:val="28"/>
        </w:rPr>
      </w:pPr>
    </w:p>
    <w:p w14:paraId="70B55906" w14:textId="0D490F10" w:rsidR="00F93AA4" w:rsidRPr="00A4619C" w:rsidRDefault="00F93AA4" w:rsidP="00A4619C">
      <w:pPr>
        <w:rPr>
          <w:rFonts w:cs="Arial"/>
          <w:color w:val="00B050"/>
          <w:sz w:val="24"/>
          <w:szCs w:val="24"/>
        </w:rPr>
      </w:pPr>
      <w:r w:rsidRPr="005D0E2A">
        <w:rPr>
          <w:rFonts w:cstheme="minorHAnsi"/>
          <w:sz w:val="24"/>
          <w:szCs w:val="28"/>
        </w:rPr>
        <w:t>You have a right to receive feedback about the overall results of this study</w:t>
      </w:r>
      <w:r w:rsidR="00A4619C">
        <w:rPr>
          <w:rFonts w:cstheme="minorHAnsi"/>
          <w:sz w:val="24"/>
          <w:szCs w:val="28"/>
        </w:rPr>
        <w:t xml:space="preserve">. To receive feedback about the overall results of the study please email </w:t>
      </w:r>
      <w:r w:rsidR="00781E42">
        <w:rPr>
          <w:rFonts w:cstheme="minorHAnsi"/>
          <w:sz w:val="24"/>
          <w:szCs w:val="28"/>
        </w:rPr>
        <w:t>Dr</w:t>
      </w:r>
      <w:r w:rsidR="00A4619C">
        <w:rPr>
          <w:rFonts w:cstheme="minorHAnsi"/>
          <w:sz w:val="24"/>
          <w:szCs w:val="28"/>
        </w:rPr>
        <w:t xml:space="preserve"> </w:t>
      </w:r>
      <w:r w:rsidR="00781E42">
        <w:rPr>
          <w:rFonts w:cstheme="minorHAnsi"/>
          <w:sz w:val="24"/>
          <w:szCs w:val="28"/>
        </w:rPr>
        <w:t>Kit Double</w:t>
      </w:r>
      <w:r w:rsidR="00A4619C">
        <w:rPr>
          <w:rFonts w:cstheme="minorHAnsi"/>
          <w:sz w:val="24"/>
          <w:szCs w:val="28"/>
        </w:rPr>
        <w:t xml:space="preserve"> (</w:t>
      </w:r>
      <w:hyperlink r:id="rId14" w:history="1">
        <w:r w:rsidR="0097386A" w:rsidRPr="003A5955">
          <w:rPr>
            <w:rStyle w:val="Hyperlink"/>
            <w:rFonts w:cs="Arial"/>
            <w:sz w:val="24"/>
            <w:szCs w:val="24"/>
          </w:rPr>
          <w:t>kit.double@sydney.edu.au</w:t>
        </w:r>
      </w:hyperlink>
      <w:r w:rsidR="00A4619C">
        <w:rPr>
          <w:rFonts w:cs="Arial"/>
          <w:sz w:val="24"/>
          <w:szCs w:val="24"/>
        </w:rPr>
        <w:t>).</w:t>
      </w:r>
      <w:r w:rsidR="00A4619C">
        <w:t xml:space="preserve"> </w:t>
      </w:r>
      <w:r w:rsidRPr="005D0E2A">
        <w:rPr>
          <w:rFonts w:cstheme="minorHAnsi"/>
          <w:sz w:val="24"/>
          <w:szCs w:val="28"/>
        </w:rPr>
        <w:t xml:space="preserve">This feedback will be in the form of a brief lay summary. </w:t>
      </w:r>
    </w:p>
    <w:p w14:paraId="4EC86536" w14:textId="77777777" w:rsidR="00F93AA4" w:rsidRPr="005D0E2A" w:rsidRDefault="00F93AA4" w:rsidP="00E2288C">
      <w:pPr>
        <w:spacing w:after="0" w:line="240" w:lineRule="auto"/>
        <w:jc w:val="both"/>
        <w:rPr>
          <w:rFonts w:cstheme="minorHAnsi"/>
          <w:sz w:val="24"/>
          <w:szCs w:val="28"/>
        </w:rPr>
      </w:pPr>
    </w:p>
    <w:p w14:paraId="78DFAFDD"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would like further information?</w:t>
      </w:r>
    </w:p>
    <w:p w14:paraId="386ABD07" w14:textId="77777777" w:rsidR="00F93AA4" w:rsidRPr="005D0E2A" w:rsidRDefault="00F93AA4" w:rsidP="00F93AA4">
      <w:pPr>
        <w:spacing w:after="0" w:line="240" w:lineRule="auto"/>
        <w:jc w:val="both"/>
        <w:rPr>
          <w:rFonts w:cstheme="minorHAnsi"/>
          <w:b/>
          <w:sz w:val="24"/>
          <w:szCs w:val="28"/>
        </w:rPr>
      </w:pPr>
    </w:p>
    <w:p w14:paraId="71E2863D" w14:textId="77777777" w:rsidR="00F93AA4" w:rsidRPr="005D0E2A" w:rsidRDefault="00F93AA4" w:rsidP="00F93AA4">
      <w:pPr>
        <w:spacing w:after="0" w:line="240" w:lineRule="auto"/>
        <w:ind w:left="360"/>
        <w:jc w:val="both"/>
        <w:rPr>
          <w:rFonts w:cstheme="minorHAnsi"/>
          <w:sz w:val="24"/>
          <w:szCs w:val="28"/>
        </w:rPr>
      </w:pPr>
      <w:r w:rsidRPr="005D0E2A">
        <w:rPr>
          <w:rFonts w:cstheme="minorHAnsi"/>
          <w:sz w:val="24"/>
          <w:szCs w:val="28"/>
        </w:rPr>
        <w:t xml:space="preserve">When you have read this information, the following researcher/s will be available to discuss it with you further and answer any questions you may have: </w:t>
      </w:r>
    </w:p>
    <w:p w14:paraId="52BE0289" w14:textId="00D98482" w:rsidR="00A4619C" w:rsidRDefault="00A4619C" w:rsidP="00A4619C">
      <w:pPr>
        <w:pStyle w:val="ListParagraph"/>
        <w:numPr>
          <w:ilvl w:val="0"/>
          <w:numId w:val="9"/>
        </w:numPr>
        <w:overflowPunct w:val="0"/>
        <w:autoSpaceDE w:val="0"/>
        <w:autoSpaceDN w:val="0"/>
        <w:adjustRightInd w:val="0"/>
        <w:spacing w:after="0" w:line="240" w:lineRule="auto"/>
        <w:textAlignment w:val="baseline"/>
        <w:rPr>
          <w:color w:val="000000" w:themeColor="text1"/>
          <w:sz w:val="24"/>
          <w:szCs w:val="24"/>
        </w:rPr>
      </w:pPr>
      <w:r w:rsidRPr="006C22A7">
        <w:rPr>
          <w:color w:val="000000" w:themeColor="text1"/>
          <w:sz w:val="24"/>
          <w:szCs w:val="24"/>
        </w:rPr>
        <w:t>Dr Kit Double</w:t>
      </w:r>
      <w:r>
        <w:rPr>
          <w:color w:val="000000" w:themeColor="text1"/>
          <w:sz w:val="24"/>
          <w:szCs w:val="24"/>
        </w:rPr>
        <w:t>, Research Fellow, School of Psychology, University of Sydney</w:t>
      </w:r>
    </w:p>
    <w:p w14:paraId="1A44C40E" w14:textId="0DF39297" w:rsidR="00F93AA4" w:rsidRPr="00A4619C" w:rsidRDefault="00A4619C" w:rsidP="00A4619C">
      <w:pPr>
        <w:ind w:left="360" w:firstLine="720"/>
        <w:rPr>
          <w:rFonts w:cs="Arial"/>
          <w:color w:val="00B050"/>
          <w:sz w:val="24"/>
          <w:szCs w:val="24"/>
        </w:rPr>
      </w:pPr>
      <w:r w:rsidRPr="00ED17AB">
        <w:rPr>
          <w:rFonts w:cs="Arial"/>
          <w:sz w:val="24"/>
          <w:szCs w:val="24"/>
        </w:rPr>
        <w:t xml:space="preserve">Phone: +61 </w:t>
      </w:r>
      <w:r w:rsidRPr="00A4619C">
        <w:rPr>
          <w:rFonts w:cs="Arial"/>
          <w:sz w:val="24"/>
          <w:szCs w:val="24"/>
        </w:rPr>
        <w:t>2 8627 8636</w:t>
      </w:r>
      <w:r w:rsidRPr="00ED17AB">
        <w:rPr>
          <w:rFonts w:cs="Arial"/>
          <w:sz w:val="24"/>
          <w:szCs w:val="24"/>
        </w:rPr>
        <w:t xml:space="preserve">| Email: </w:t>
      </w:r>
      <w:r>
        <w:rPr>
          <w:rFonts w:cs="Arial"/>
          <w:sz w:val="24"/>
          <w:szCs w:val="24"/>
        </w:rPr>
        <w:t>kit.double</w:t>
      </w:r>
      <w:r w:rsidRPr="008913FA">
        <w:rPr>
          <w:rFonts w:cs="Arial"/>
          <w:sz w:val="24"/>
          <w:szCs w:val="24"/>
        </w:rPr>
        <w:t xml:space="preserve">@sydney.edu.au </w:t>
      </w:r>
      <w:hyperlink r:id="rId15" w:history="1"/>
    </w:p>
    <w:p w14:paraId="5B220428" w14:textId="77777777" w:rsidR="00F93AA4" w:rsidRPr="005D0E2A" w:rsidRDefault="00F93AA4" w:rsidP="00E2288C">
      <w:pPr>
        <w:spacing w:after="0" w:line="240" w:lineRule="auto"/>
        <w:jc w:val="both"/>
        <w:rPr>
          <w:rFonts w:cstheme="minorHAnsi"/>
          <w:sz w:val="24"/>
          <w:szCs w:val="28"/>
        </w:rPr>
      </w:pPr>
    </w:p>
    <w:p w14:paraId="43065FC7" w14:textId="77777777" w:rsidR="00F93AA4" w:rsidRPr="005D0E2A" w:rsidRDefault="00F93AA4" w:rsidP="00F93AA4">
      <w:pPr>
        <w:pStyle w:val="ListParagraph"/>
        <w:numPr>
          <w:ilvl w:val="0"/>
          <w:numId w:val="1"/>
        </w:numPr>
        <w:spacing w:after="0" w:line="240" w:lineRule="auto"/>
        <w:jc w:val="both"/>
        <w:rPr>
          <w:rFonts w:cstheme="minorHAnsi"/>
          <w:b/>
          <w:color w:val="E64626"/>
          <w:sz w:val="24"/>
          <w:szCs w:val="28"/>
        </w:rPr>
      </w:pPr>
      <w:r w:rsidRPr="005D0E2A">
        <w:rPr>
          <w:rFonts w:cstheme="minorHAnsi"/>
          <w:b/>
          <w:color w:val="E64626"/>
          <w:sz w:val="24"/>
          <w:szCs w:val="28"/>
        </w:rPr>
        <w:t>What if I have a complaint or any concerns?</w:t>
      </w:r>
    </w:p>
    <w:p w14:paraId="669528B0" w14:textId="77777777" w:rsidR="00F93AA4" w:rsidRPr="005D0E2A" w:rsidRDefault="00F93AA4" w:rsidP="00E2288C">
      <w:pPr>
        <w:pStyle w:val="ListParagraph"/>
        <w:spacing w:after="0" w:line="240" w:lineRule="auto"/>
        <w:ind w:left="0"/>
        <w:jc w:val="both"/>
        <w:rPr>
          <w:rFonts w:cstheme="minorHAnsi"/>
          <w:b/>
          <w:sz w:val="24"/>
          <w:szCs w:val="28"/>
        </w:rPr>
      </w:pPr>
    </w:p>
    <w:p w14:paraId="0346C826" w14:textId="543C6E0D" w:rsidR="00FB7E63" w:rsidRPr="005D0E2A" w:rsidRDefault="00FB7E63" w:rsidP="00FB7E63">
      <w:pPr>
        <w:pStyle w:val="ListParagraph"/>
        <w:spacing w:after="0" w:line="240" w:lineRule="auto"/>
        <w:ind w:left="360"/>
        <w:jc w:val="both"/>
        <w:rPr>
          <w:rFonts w:cstheme="minorHAnsi"/>
          <w:sz w:val="24"/>
          <w:szCs w:val="28"/>
        </w:rPr>
      </w:pPr>
      <w:r w:rsidRPr="005D0E2A">
        <w:rPr>
          <w:rFonts w:cstheme="minorHAnsi"/>
          <w:sz w:val="24"/>
          <w:szCs w:val="28"/>
        </w:rPr>
        <w:t xml:space="preserve">The ethical aspects of this study have been approved by the </w:t>
      </w:r>
      <w:r w:rsidR="00FD6BFA" w:rsidRPr="005D0E2A">
        <w:rPr>
          <w:rFonts w:cstheme="minorHAnsi"/>
          <w:sz w:val="24"/>
          <w:szCs w:val="28"/>
        </w:rPr>
        <w:t>Human Research Ethics Committee (HREC)</w:t>
      </w:r>
      <w:r w:rsidRPr="005D0E2A">
        <w:rPr>
          <w:rFonts w:cstheme="minorHAnsi"/>
          <w:sz w:val="24"/>
          <w:szCs w:val="28"/>
        </w:rPr>
        <w:t xml:space="preserve"> of </w:t>
      </w:r>
      <w:r w:rsidR="00FD6BFA" w:rsidRPr="005D0E2A">
        <w:rPr>
          <w:rFonts w:cstheme="minorHAnsi"/>
          <w:sz w:val="24"/>
          <w:szCs w:val="28"/>
        </w:rPr>
        <w:t>T</w:t>
      </w:r>
      <w:r w:rsidRPr="005D0E2A">
        <w:rPr>
          <w:rFonts w:cstheme="minorHAnsi"/>
          <w:sz w:val="24"/>
          <w:szCs w:val="28"/>
        </w:rPr>
        <w:t>he University of Sydney</w:t>
      </w:r>
      <w:r w:rsidR="00FA0E48">
        <w:rPr>
          <w:rFonts w:cstheme="minorHAnsi"/>
          <w:sz w:val="24"/>
          <w:szCs w:val="28"/>
        </w:rPr>
        <w:t xml:space="preserve"> 2022/796</w:t>
      </w:r>
      <w:r w:rsidR="00AE7861" w:rsidRPr="005D0E2A">
        <w:rPr>
          <w:rFonts w:cstheme="minorHAnsi"/>
          <w:sz w:val="24"/>
          <w:szCs w:val="28"/>
        </w:rPr>
        <w:t xml:space="preserve"> </w:t>
      </w:r>
      <w:r w:rsidRPr="005D0E2A">
        <w:rPr>
          <w:rFonts w:cstheme="minorHAnsi"/>
          <w:sz w:val="24"/>
          <w:szCs w:val="28"/>
        </w:rPr>
        <w:t>according to the</w:t>
      </w:r>
      <w:r w:rsidRPr="005D0E2A">
        <w:rPr>
          <w:rFonts w:cstheme="minorHAnsi"/>
          <w:i/>
          <w:sz w:val="24"/>
          <w:szCs w:val="28"/>
        </w:rPr>
        <w:t xml:space="preserve"> National Statement on Ethical Conduct in Human Research (2007</w:t>
      </w:r>
      <w:r w:rsidR="00FD6BFA" w:rsidRPr="005D0E2A">
        <w:rPr>
          <w:rFonts w:cstheme="minorHAnsi"/>
          <w:i/>
          <w:sz w:val="24"/>
          <w:szCs w:val="28"/>
        </w:rPr>
        <w:t>)</w:t>
      </w:r>
      <w:r w:rsidRPr="005D0E2A">
        <w:rPr>
          <w:rFonts w:cstheme="minorHAnsi"/>
          <w:i/>
          <w:sz w:val="24"/>
          <w:szCs w:val="28"/>
        </w:rPr>
        <w:t xml:space="preserve">. </w:t>
      </w:r>
    </w:p>
    <w:p w14:paraId="4D7915F9" w14:textId="77777777" w:rsidR="00FB7E63" w:rsidRPr="005D0E2A" w:rsidRDefault="00FB7E63" w:rsidP="00FB7E63">
      <w:pPr>
        <w:pStyle w:val="ListParagraph"/>
        <w:spacing w:after="0" w:line="240" w:lineRule="auto"/>
        <w:ind w:left="360"/>
        <w:jc w:val="both"/>
        <w:rPr>
          <w:rFonts w:cstheme="minorHAnsi"/>
          <w:sz w:val="24"/>
          <w:szCs w:val="28"/>
        </w:rPr>
      </w:pPr>
    </w:p>
    <w:p w14:paraId="394CC5D4" w14:textId="77777777" w:rsidR="001415FA" w:rsidRDefault="00AE7861" w:rsidP="001415FA">
      <w:pPr>
        <w:pStyle w:val="ListParagraph"/>
        <w:spacing w:after="0" w:line="240" w:lineRule="auto"/>
        <w:ind w:left="360"/>
        <w:jc w:val="both"/>
        <w:rPr>
          <w:rFonts w:cstheme="minorHAnsi"/>
          <w:sz w:val="24"/>
          <w:szCs w:val="28"/>
        </w:rPr>
      </w:pPr>
      <w:r w:rsidRPr="005D0E2A">
        <w:rPr>
          <w:rFonts w:cstheme="minorHAnsi"/>
          <w:sz w:val="24"/>
          <w:szCs w:val="28"/>
        </w:rPr>
        <w:t>If you are concerned about the way this study is being conducted or you wish to make a complaint to someone independent from the study, please contact the University:</w:t>
      </w:r>
    </w:p>
    <w:p w14:paraId="514E34B9" w14:textId="77777777" w:rsidR="001415FA" w:rsidRDefault="001415FA" w:rsidP="001415FA">
      <w:pPr>
        <w:pStyle w:val="ListParagraph"/>
        <w:spacing w:after="0" w:line="240" w:lineRule="auto"/>
        <w:ind w:left="360"/>
        <w:jc w:val="both"/>
        <w:rPr>
          <w:rFonts w:cstheme="minorHAnsi"/>
          <w:sz w:val="24"/>
          <w:szCs w:val="28"/>
        </w:rPr>
      </w:pPr>
    </w:p>
    <w:p w14:paraId="40498DD3" w14:textId="77777777" w:rsidR="001415FA" w:rsidRDefault="00AE7861" w:rsidP="001415FA">
      <w:pPr>
        <w:pStyle w:val="ListParagraph"/>
        <w:spacing w:after="0" w:line="240" w:lineRule="auto"/>
        <w:ind w:left="426"/>
        <w:jc w:val="both"/>
        <w:rPr>
          <w:rFonts w:cstheme="minorHAnsi"/>
          <w:sz w:val="24"/>
          <w:szCs w:val="28"/>
        </w:rPr>
      </w:pPr>
      <w:r w:rsidRPr="001415FA">
        <w:rPr>
          <w:rFonts w:cstheme="minorHAnsi"/>
          <w:sz w:val="24"/>
          <w:szCs w:val="28"/>
        </w:rPr>
        <w:t>Human Ethics Manage</w:t>
      </w:r>
      <w:r w:rsidR="001415FA">
        <w:rPr>
          <w:rFonts w:cstheme="minorHAnsi"/>
          <w:sz w:val="24"/>
          <w:szCs w:val="28"/>
        </w:rPr>
        <w:t>r</w:t>
      </w:r>
    </w:p>
    <w:p w14:paraId="60D2B1B7" w14:textId="77777777" w:rsidR="001415FA" w:rsidRDefault="001415FA" w:rsidP="001415FA">
      <w:pPr>
        <w:pStyle w:val="ListParagraph"/>
        <w:spacing w:after="0" w:line="240" w:lineRule="auto"/>
        <w:ind w:left="426"/>
        <w:jc w:val="both"/>
        <w:rPr>
          <w:rFonts w:cstheme="minorHAnsi"/>
          <w:sz w:val="24"/>
          <w:szCs w:val="28"/>
        </w:rPr>
      </w:pPr>
      <w:hyperlink r:id="rId16" w:history="1">
        <w:r w:rsidRPr="006D42D3">
          <w:rPr>
            <w:rStyle w:val="Hyperlink"/>
            <w:rFonts w:cstheme="minorHAnsi"/>
            <w:sz w:val="24"/>
            <w:szCs w:val="28"/>
          </w:rPr>
          <w:t>human.ethics@sydney.edu.au</w:t>
        </w:r>
      </w:hyperlink>
    </w:p>
    <w:p w14:paraId="44636EAC" w14:textId="77BD9360" w:rsidR="00E2288C" w:rsidRPr="00A4619C" w:rsidRDefault="00AE7861" w:rsidP="00A4619C">
      <w:pPr>
        <w:pStyle w:val="ListParagraph"/>
        <w:spacing w:after="0" w:line="240" w:lineRule="auto"/>
        <w:ind w:left="426"/>
        <w:jc w:val="both"/>
        <w:rPr>
          <w:rFonts w:cstheme="minorHAnsi"/>
          <w:sz w:val="24"/>
          <w:szCs w:val="28"/>
        </w:rPr>
      </w:pPr>
      <w:r w:rsidRPr="001415FA">
        <w:rPr>
          <w:rFonts w:cstheme="minorHAnsi"/>
          <w:sz w:val="24"/>
          <w:szCs w:val="28"/>
        </w:rPr>
        <w:t>+61 2 8627 8176</w:t>
      </w:r>
    </w:p>
    <w:p w14:paraId="35999760" w14:textId="77777777" w:rsidR="001415FA" w:rsidRDefault="001415FA" w:rsidP="00FB7E63">
      <w:pPr>
        <w:pStyle w:val="ListParagraph"/>
        <w:spacing w:after="0" w:line="240" w:lineRule="auto"/>
        <w:ind w:left="360"/>
        <w:jc w:val="both"/>
        <w:rPr>
          <w:rFonts w:cstheme="minorHAnsi"/>
          <w:sz w:val="24"/>
          <w:szCs w:val="28"/>
        </w:rPr>
      </w:pPr>
    </w:p>
    <w:p w14:paraId="6050FE03" w14:textId="77777777" w:rsidR="001415FA" w:rsidRPr="005D0E2A" w:rsidRDefault="001415FA" w:rsidP="00FB7E63">
      <w:pPr>
        <w:pStyle w:val="ListParagraph"/>
        <w:spacing w:after="0" w:line="240" w:lineRule="auto"/>
        <w:ind w:left="360"/>
        <w:jc w:val="both"/>
        <w:rPr>
          <w:rFonts w:cstheme="minorHAnsi"/>
          <w:sz w:val="24"/>
          <w:szCs w:val="28"/>
        </w:rPr>
      </w:pPr>
    </w:p>
    <w:p w14:paraId="1E2DA583" w14:textId="77777777" w:rsidR="00FB7E63" w:rsidRPr="005D0E2A" w:rsidRDefault="00FB7E63" w:rsidP="00FB7E63">
      <w:pPr>
        <w:pStyle w:val="ListParagraph"/>
        <w:spacing w:after="0" w:line="240" w:lineRule="auto"/>
        <w:ind w:left="360"/>
        <w:jc w:val="center"/>
        <w:rPr>
          <w:rFonts w:cstheme="minorHAnsi"/>
          <w:b/>
          <w:i/>
          <w:color w:val="E64626"/>
          <w:sz w:val="24"/>
          <w:szCs w:val="28"/>
        </w:rPr>
      </w:pPr>
      <w:r w:rsidRPr="005D0E2A">
        <w:rPr>
          <w:rFonts w:cstheme="minorHAnsi"/>
          <w:b/>
          <w:i/>
          <w:color w:val="E64626"/>
          <w:sz w:val="24"/>
          <w:szCs w:val="28"/>
        </w:rPr>
        <w:t>This information sheet is for you to keep</w:t>
      </w:r>
    </w:p>
    <w:p w14:paraId="5833660F" w14:textId="77777777" w:rsidR="00F93AA4" w:rsidRPr="005D0E2A" w:rsidRDefault="00F93AA4" w:rsidP="00F93AA4">
      <w:pPr>
        <w:pStyle w:val="ListParagraph"/>
        <w:spacing w:after="0" w:line="240" w:lineRule="auto"/>
        <w:ind w:left="360"/>
        <w:jc w:val="both"/>
        <w:rPr>
          <w:rFonts w:cstheme="minorHAnsi"/>
          <w:sz w:val="24"/>
          <w:szCs w:val="28"/>
        </w:rPr>
      </w:pPr>
    </w:p>
    <w:sectPr w:rsidR="00F93AA4" w:rsidRPr="005D0E2A" w:rsidSect="008B2D0D">
      <w:headerReference w:type="even" r:id="rId17"/>
      <w:headerReference w:type="default" r:id="rId18"/>
      <w:footerReference w:type="even" r:id="rId19"/>
      <w:footerReference w:type="default" r:id="rId20"/>
      <w:headerReference w:type="first" r:id="rId21"/>
      <w:footerReference w:type="first" r:id="rId2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A1F18" w14:textId="77777777" w:rsidR="00154E8A" w:rsidRDefault="00154E8A" w:rsidP="00810EA6">
      <w:pPr>
        <w:spacing w:after="0" w:line="240" w:lineRule="auto"/>
      </w:pPr>
      <w:r>
        <w:separator/>
      </w:r>
    </w:p>
  </w:endnote>
  <w:endnote w:type="continuationSeparator" w:id="0">
    <w:p w14:paraId="2C4B7F2F" w14:textId="77777777" w:rsidR="00154E8A" w:rsidRDefault="00154E8A" w:rsidP="00810E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EE"/>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C3921" w14:textId="77777777" w:rsidR="00F81459" w:rsidRDefault="00F8145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26C09" w14:textId="4198D6ED" w:rsidR="00F81459" w:rsidRPr="008A2B05" w:rsidDel="001572FD" w:rsidRDefault="00810EA6" w:rsidP="00F81459">
    <w:pPr>
      <w:pStyle w:val="Footer"/>
      <w:rPr>
        <w:del w:id="20" w:author="Kit Double" w:date="2025-02-26T13:46:00Z" w16du:dateUtc="2025-02-26T02:46:00Z"/>
        <w:rFonts w:cstheme="minorHAnsi"/>
        <w:color w:val="E64626"/>
        <w:sz w:val="20"/>
        <w:szCs w:val="20"/>
      </w:rPr>
    </w:pPr>
    <w:r w:rsidRPr="008A2B05">
      <w:rPr>
        <w:rFonts w:cstheme="minorHAnsi"/>
        <w:sz w:val="20"/>
        <w:szCs w:val="20"/>
      </w:rPr>
      <w:t xml:space="preserve">HREC Approval No.: </w:t>
    </w:r>
    <w:r w:rsidR="00367181" w:rsidRPr="00367181">
      <w:rPr>
        <w:rFonts w:cstheme="minorHAnsi"/>
        <w:color w:val="E64626"/>
        <w:sz w:val="20"/>
        <w:szCs w:val="20"/>
      </w:rPr>
      <w:t>2022/796</w:t>
    </w:r>
    <w:r w:rsidRPr="008A2B05">
      <w:rPr>
        <w:rFonts w:cstheme="minorHAnsi"/>
        <w:color w:val="FF6600"/>
        <w:sz w:val="20"/>
        <w:szCs w:val="20"/>
      </w:rPr>
      <w:ptab w:relativeTo="margin" w:alignment="center" w:leader="none"/>
    </w:r>
    <w:r w:rsidRPr="008A2B05">
      <w:rPr>
        <w:rFonts w:cstheme="minorHAnsi"/>
        <w:sz w:val="20"/>
        <w:szCs w:val="20"/>
      </w:rPr>
      <w:fldChar w:fldCharType="begin"/>
    </w:r>
    <w:r w:rsidRPr="008A2B05">
      <w:rPr>
        <w:rFonts w:cstheme="minorHAnsi"/>
        <w:sz w:val="20"/>
        <w:szCs w:val="20"/>
      </w:rPr>
      <w:instrText xml:space="preserve"> PAGE   \* MERGEFORMAT </w:instrText>
    </w:r>
    <w:r w:rsidRPr="008A2B05">
      <w:rPr>
        <w:rFonts w:cstheme="minorHAnsi"/>
        <w:sz w:val="20"/>
        <w:szCs w:val="20"/>
      </w:rPr>
      <w:fldChar w:fldCharType="separate"/>
    </w:r>
    <w:r w:rsidRPr="008A2B05">
      <w:rPr>
        <w:rFonts w:cstheme="minorHAnsi"/>
        <w:noProof/>
        <w:sz w:val="20"/>
        <w:szCs w:val="20"/>
      </w:rPr>
      <w:t>1</w:t>
    </w:r>
    <w:r w:rsidRPr="008A2B05">
      <w:rPr>
        <w:rFonts w:cstheme="minorHAnsi"/>
        <w:noProof/>
        <w:sz w:val="20"/>
        <w:szCs w:val="20"/>
      </w:rPr>
      <w:fldChar w:fldCharType="end"/>
    </w:r>
    <w:r w:rsidRPr="008A2B05">
      <w:rPr>
        <w:rFonts w:cstheme="minorHAnsi"/>
        <w:color w:val="FF6600"/>
        <w:sz w:val="20"/>
        <w:szCs w:val="20"/>
      </w:rPr>
      <w:ptab w:relativeTo="margin" w:alignment="right" w:leader="none"/>
    </w:r>
    <w:r w:rsidRPr="008A2B05">
      <w:rPr>
        <w:rFonts w:cstheme="minorHAnsi"/>
        <w:sz w:val="20"/>
        <w:szCs w:val="20"/>
      </w:rPr>
      <w:t xml:space="preserve"> </w:t>
    </w:r>
    <w:r w:rsidR="00F81459">
      <w:rPr>
        <w:rFonts w:cstheme="minorHAnsi"/>
        <w:color w:val="E64626"/>
        <w:sz w:val="20"/>
        <w:szCs w:val="20"/>
      </w:rPr>
      <w:t xml:space="preserve">Version </w:t>
    </w:r>
    <w:del w:id="21" w:author="Kit Double" w:date="2025-02-26T13:46:00Z" w16du:dateUtc="2025-02-26T02:46:00Z">
      <w:r w:rsidR="00F81459" w:rsidDel="001572FD">
        <w:rPr>
          <w:rFonts w:cstheme="minorHAnsi"/>
          <w:color w:val="E64626"/>
          <w:sz w:val="20"/>
          <w:szCs w:val="20"/>
        </w:rPr>
        <w:delText>5, 20</w:delText>
      </w:r>
      <w:r w:rsidR="00F81459" w:rsidRPr="00827A2B" w:rsidDel="001572FD">
        <w:rPr>
          <w:rFonts w:cstheme="minorHAnsi"/>
          <w:color w:val="E64626"/>
          <w:sz w:val="20"/>
          <w:szCs w:val="20"/>
          <w:vertAlign w:val="superscript"/>
        </w:rPr>
        <w:delText>th</w:delText>
      </w:r>
      <w:r w:rsidR="00F81459" w:rsidDel="001572FD">
        <w:rPr>
          <w:rFonts w:cstheme="minorHAnsi"/>
          <w:color w:val="E64626"/>
          <w:sz w:val="20"/>
          <w:szCs w:val="20"/>
        </w:rPr>
        <w:delText xml:space="preserve"> September 2024</w:delText>
      </w:r>
    </w:del>
  </w:p>
  <w:p w14:paraId="5A1CBBE1" w14:textId="17F8800D" w:rsidR="00810EA6" w:rsidRPr="008A2B05" w:rsidRDefault="001572FD">
    <w:pPr>
      <w:pStyle w:val="Footer"/>
      <w:rPr>
        <w:rFonts w:cstheme="minorHAnsi"/>
        <w:color w:val="E64626"/>
        <w:sz w:val="20"/>
        <w:szCs w:val="20"/>
      </w:rPr>
    </w:pPr>
    <w:ins w:id="22" w:author="Kit Double" w:date="2025-02-26T13:46:00Z" w16du:dateUtc="2025-02-26T02:46:00Z">
      <w:r>
        <w:rPr>
          <w:rFonts w:cstheme="minorHAnsi"/>
          <w:color w:val="E64626"/>
          <w:sz w:val="20"/>
          <w:szCs w:val="20"/>
        </w:rPr>
        <w:t xml:space="preserve">6, </w:t>
      </w:r>
      <w:r w:rsidR="0061533E">
        <w:rPr>
          <w:rFonts w:cstheme="minorHAnsi"/>
          <w:color w:val="E64626"/>
          <w:sz w:val="20"/>
          <w:szCs w:val="20"/>
        </w:rPr>
        <w:t>26</w:t>
      </w:r>
      <w:r w:rsidR="0061533E" w:rsidRPr="0061533E">
        <w:rPr>
          <w:rFonts w:cstheme="minorHAnsi"/>
          <w:color w:val="E64626"/>
          <w:sz w:val="20"/>
          <w:szCs w:val="20"/>
          <w:vertAlign w:val="superscript"/>
          <w:rPrChange w:id="23" w:author="Kit Double" w:date="2025-02-26T13:46:00Z" w16du:dateUtc="2025-02-26T02:46:00Z">
            <w:rPr>
              <w:rFonts w:cstheme="minorHAnsi"/>
              <w:color w:val="E64626"/>
              <w:sz w:val="20"/>
              <w:szCs w:val="20"/>
            </w:rPr>
          </w:rPrChange>
        </w:rPr>
        <w:t>th</w:t>
      </w:r>
      <w:r w:rsidR="0061533E">
        <w:rPr>
          <w:rFonts w:cstheme="minorHAnsi"/>
          <w:color w:val="E64626"/>
          <w:sz w:val="20"/>
          <w:szCs w:val="20"/>
        </w:rPr>
        <w:t xml:space="preserve"> February 2025</w:t>
      </w:r>
    </w:ins>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806D5C" w14:textId="77777777" w:rsidR="00F81459" w:rsidRDefault="00F8145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89D268" w14:textId="77777777" w:rsidR="00154E8A" w:rsidRDefault="00154E8A" w:rsidP="00810EA6">
      <w:pPr>
        <w:spacing w:after="0" w:line="240" w:lineRule="auto"/>
      </w:pPr>
      <w:r>
        <w:separator/>
      </w:r>
    </w:p>
  </w:footnote>
  <w:footnote w:type="continuationSeparator" w:id="0">
    <w:p w14:paraId="4899FEC2" w14:textId="77777777" w:rsidR="00154E8A" w:rsidRDefault="00154E8A" w:rsidP="00810E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189DB" w14:textId="77777777" w:rsidR="00F81459" w:rsidRDefault="00F814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F8D92" w14:textId="77777777" w:rsidR="00F81459" w:rsidRDefault="00F8145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32B92" w14:textId="77777777" w:rsidR="00F81459" w:rsidRDefault="00F814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2B2A"/>
    <w:multiLevelType w:val="hybridMultilevel"/>
    <w:tmpl w:val="24E00578"/>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 w15:restartNumberingAfterBreak="0">
    <w:nsid w:val="17426E92"/>
    <w:multiLevelType w:val="hybridMultilevel"/>
    <w:tmpl w:val="5364912C"/>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15:restartNumberingAfterBreak="0">
    <w:nsid w:val="2B5172AF"/>
    <w:multiLevelType w:val="hybridMultilevel"/>
    <w:tmpl w:val="742E8A3A"/>
    <w:lvl w:ilvl="0" w:tplc="45BE0A58">
      <w:start w:val="1"/>
      <w:numFmt w:val="decimal"/>
      <w:lvlText w:val="%1."/>
      <w:lvlJc w:val="left"/>
      <w:pPr>
        <w:ind w:left="360" w:hanging="360"/>
      </w:pPr>
      <w:rPr>
        <w:rFonts w:hint="default"/>
        <w:color w:val="E64626"/>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 w15:restartNumberingAfterBreak="0">
    <w:nsid w:val="2D376158"/>
    <w:multiLevelType w:val="hybridMultilevel"/>
    <w:tmpl w:val="29121A14"/>
    <w:lvl w:ilvl="0" w:tplc="C4C6712C">
      <w:start w:val="1"/>
      <w:numFmt w:val="bullet"/>
      <w:lvlText w:val=""/>
      <w:lvlJc w:val="left"/>
      <w:pPr>
        <w:ind w:left="1080" w:hanging="360"/>
      </w:pPr>
      <w:rPr>
        <w:rFonts w:ascii="Symbol" w:hAnsi="Symbol" w:hint="default"/>
        <w:color w:val="4472C4" w:themeColor="accent1"/>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34694E3F"/>
    <w:multiLevelType w:val="hybridMultilevel"/>
    <w:tmpl w:val="2A6CFDC6"/>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5" w15:restartNumberingAfterBreak="0">
    <w:nsid w:val="39C63386"/>
    <w:multiLevelType w:val="hybridMultilevel"/>
    <w:tmpl w:val="CBFAED1E"/>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6" w15:restartNumberingAfterBreak="0">
    <w:nsid w:val="4F3A33D7"/>
    <w:multiLevelType w:val="hybridMultilevel"/>
    <w:tmpl w:val="12023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7" w15:restartNumberingAfterBreak="0">
    <w:nsid w:val="590565B5"/>
    <w:multiLevelType w:val="hybridMultilevel"/>
    <w:tmpl w:val="4464FB5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8" w15:restartNumberingAfterBreak="0">
    <w:nsid w:val="6C9E474A"/>
    <w:multiLevelType w:val="hybridMultilevel"/>
    <w:tmpl w:val="6F34817C"/>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num w:numId="1" w16cid:durableId="241641207">
    <w:abstractNumId w:val="2"/>
  </w:num>
  <w:num w:numId="2" w16cid:durableId="197398705">
    <w:abstractNumId w:val="3"/>
  </w:num>
  <w:num w:numId="3" w16cid:durableId="948203343">
    <w:abstractNumId w:val="7"/>
  </w:num>
  <w:num w:numId="4" w16cid:durableId="1964385488">
    <w:abstractNumId w:val="5"/>
  </w:num>
  <w:num w:numId="5" w16cid:durableId="275063436">
    <w:abstractNumId w:val="0"/>
  </w:num>
  <w:num w:numId="6" w16cid:durableId="1702776123">
    <w:abstractNumId w:val="4"/>
  </w:num>
  <w:num w:numId="7" w16cid:durableId="1440833247">
    <w:abstractNumId w:val="6"/>
  </w:num>
  <w:num w:numId="8" w16cid:durableId="1022709073">
    <w:abstractNumId w:val="8"/>
  </w:num>
  <w:num w:numId="9" w16cid:durableId="142364444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it Double">
    <w15:presenceInfo w15:providerId="AD" w15:userId="S::kit.double@sydney.edu.au::6ba82428-d763-4b08-a3e8-0c52463983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730"/>
    <w:rsid w:val="00025C56"/>
    <w:rsid w:val="0003662B"/>
    <w:rsid w:val="0004491B"/>
    <w:rsid w:val="00047B6F"/>
    <w:rsid w:val="00065CB1"/>
    <w:rsid w:val="00066B88"/>
    <w:rsid w:val="000A038E"/>
    <w:rsid w:val="000F71B7"/>
    <w:rsid w:val="000F7402"/>
    <w:rsid w:val="001100C7"/>
    <w:rsid w:val="001259EE"/>
    <w:rsid w:val="001415FA"/>
    <w:rsid w:val="00154E8A"/>
    <w:rsid w:val="001572FD"/>
    <w:rsid w:val="001863C6"/>
    <w:rsid w:val="002973E3"/>
    <w:rsid w:val="002A18A5"/>
    <w:rsid w:val="002B6867"/>
    <w:rsid w:val="002F1D77"/>
    <w:rsid w:val="003136EB"/>
    <w:rsid w:val="00326D4D"/>
    <w:rsid w:val="00337038"/>
    <w:rsid w:val="00337DFD"/>
    <w:rsid w:val="0035749F"/>
    <w:rsid w:val="00367181"/>
    <w:rsid w:val="003921A2"/>
    <w:rsid w:val="003D0289"/>
    <w:rsid w:val="003E068A"/>
    <w:rsid w:val="00417D13"/>
    <w:rsid w:val="0043593F"/>
    <w:rsid w:val="00471DA9"/>
    <w:rsid w:val="004842B5"/>
    <w:rsid w:val="004C42EC"/>
    <w:rsid w:val="00515F14"/>
    <w:rsid w:val="00571BEC"/>
    <w:rsid w:val="00586406"/>
    <w:rsid w:val="005A7B7D"/>
    <w:rsid w:val="005B1324"/>
    <w:rsid w:val="005D0E2A"/>
    <w:rsid w:val="0061533E"/>
    <w:rsid w:val="006215C4"/>
    <w:rsid w:val="00626A9C"/>
    <w:rsid w:val="006407E7"/>
    <w:rsid w:val="0064727A"/>
    <w:rsid w:val="00652233"/>
    <w:rsid w:val="0068251F"/>
    <w:rsid w:val="006911D2"/>
    <w:rsid w:val="006942A5"/>
    <w:rsid w:val="00697E44"/>
    <w:rsid w:val="006A400B"/>
    <w:rsid w:val="006A7F94"/>
    <w:rsid w:val="006C5E9E"/>
    <w:rsid w:val="006F3757"/>
    <w:rsid w:val="007048D1"/>
    <w:rsid w:val="007153E0"/>
    <w:rsid w:val="007223EE"/>
    <w:rsid w:val="007424B7"/>
    <w:rsid w:val="00781E42"/>
    <w:rsid w:val="00796188"/>
    <w:rsid w:val="00796873"/>
    <w:rsid w:val="007D5516"/>
    <w:rsid w:val="00810EA6"/>
    <w:rsid w:val="00811EFF"/>
    <w:rsid w:val="00830FD5"/>
    <w:rsid w:val="00833667"/>
    <w:rsid w:val="00857A6A"/>
    <w:rsid w:val="00873239"/>
    <w:rsid w:val="00882730"/>
    <w:rsid w:val="008910DC"/>
    <w:rsid w:val="008A2B05"/>
    <w:rsid w:val="008B2D0D"/>
    <w:rsid w:val="008E2E60"/>
    <w:rsid w:val="00916CF9"/>
    <w:rsid w:val="00926F35"/>
    <w:rsid w:val="00944742"/>
    <w:rsid w:val="00965F75"/>
    <w:rsid w:val="0097386A"/>
    <w:rsid w:val="009B6F0C"/>
    <w:rsid w:val="009F0D47"/>
    <w:rsid w:val="009F76C0"/>
    <w:rsid w:val="00A247D1"/>
    <w:rsid w:val="00A4619C"/>
    <w:rsid w:val="00AB6FF0"/>
    <w:rsid w:val="00AC56F2"/>
    <w:rsid w:val="00AE7861"/>
    <w:rsid w:val="00B21895"/>
    <w:rsid w:val="00B52E02"/>
    <w:rsid w:val="00B80999"/>
    <w:rsid w:val="00BC1EF9"/>
    <w:rsid w:val="00BD46F4"/>
    <w:rsid w:val="00BE2634"/>
    <w:rsid w:val="00C171BD"/>
    <w:rsid w:val="00C66478"/>
    <w:rsid w:val="00C72DA3"/>
    <w:rsid w:val="00C84E63"/>
    <w:rsid w:val="00CE792D"/>
    <w:rsid w:val="00D1185D"/>
    <w:rsid w:val="00D8347A"/>
    <w:rsid w:val="00DA031B"/>
    <w:rsid w:val="00DA23EA"/>
    <w:rsid w:val="00DB0592"/>
    <w:rsid w:val="00DB183B"/>
    <w:rsid w:val="00DD3AB6"/>
    <w:rsid w:val="00E2288C"/>
    <w:rsid w:val="00E65552"/>
    <w:rsid w:val="00ED17AB"/>
    <w:rsid w:val="00F1780D"/>
    <w:rsid w:val="00F20E47"/>
    <w:rsid w:val="00F3002A"/>
    <w:rsid w:val="00F72B88"/>
    <w:rsid w:val="00F81459"/>
    <w:rsid w:val="00F9290B"/>
    <w:rsid w:val="00F93AA4"/>
    <w:rsid w:val="00FA0E48"/>
    <w:rsid w:val="00FB7E63"/>
    <w:rsid w:val="00FD62C3"/>
    <w:rsid w:val="00FD6BFA"/>
    <w:rsid w:val="00FE1366"/>
    <w:rsid w:val="00FE783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8DF868"/>
  <w15:chartTrackingRefBased/>
  <w15:docId w15:val="{457CA6C0-39A4-4ABD-A989-73912276D9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7B7D"/>
    <w:pPr>
      <w:keepNext/>
      <w:keepLines/>
      <w:spacing w:before="120" w:after="0" w:line="240" w:lineRule="auto"/>
      <w:outlineLvl w:val="0"/>
    </w:pPr>
    <w:rPr>
      <w:rFonts w:asciiTheme="majorHAnsi" w:eastAsiaTheme="majorEastAsia" w:hAnsiTheme="majorHAnsi" w:cstheme="majorBidi"/>
      <w:bCs/>
      <w:noProof/>
      <w:color w:val="44546A" w:themeColor="text2"/>
      <w:sz w:val="26"/>
      <w:szCs w:val="28"/>
      <w:lang w:eastAsia="en-AU"/>
    </w:rPr>
  </w:style>
  <w:style w:type="paragraph" w:styleId="Heading2">
    <w:name w:val="heading 2"/>
    <w:basedOn w:val="Normal"/>
    <w:next w:val="Normal"/>
    <w:link w:val="Heading2Char"/>
    <w:uiPriority w:val="9"/>
    <w:unhideWhenUsed/>
    <w:qFormat/>
    <w:rsid w:val="005A7B7D"/>
    <w:pPr>
      <w:spacing w:after="0" w:line="276" w:lineRule="auto"/>
      <w:outlineLvl w:val="1"/>
    </w:pPr>
    <w:rPr>
      <w:rFonts w:asciiTheme="majorHAnsi" w:hAnsiTheme="majorHAnsi" w:cs="Arial"/>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8273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2730"/>
    <w:rPr>
      <w:rFonts w:ascii="Segoe UI" w:hAnsi="Segoe UI" w:cs="Segoe UI"/>
      <w:sz w:val="18"/>
      <w:szCs w:val="18"/>
    </w:rPr>
  </w:style>
  <w:style w:type="table" w:styleId="TableGrid">
    <w:name w:val="Table Grid"/>
    <w:basedOn w:val="TableNormal"/>
    <w:uiPriority w:val="39"/>
    <w:rsid w:val="0088273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82730"/>
    <w:pPr>
      <w:ind w:left="720"/>
      <w:contextualSpacing/>
    </w:pPr>
  </w:style>
  <w:style w:type="paragraph" w:styleId="Header">
    <w:name w:val="header"/>
    <w:basedOn w:val="Normal"/>
    <w:link w:val="HeaderChar"/>
    <w:uiPriority w:val="99"/>
    <w:unhideWhenUsed/>
    <w:rsid w:val="00810E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0EA6"/>
  </w:style>
  <w:style w:type="paragraph" w:styleId="Footer">
    <w:name w:val="footer"/>
    <w:basedOn w:val="Normal"/>
    <w:link w:val="FooterChar"/>
    <w:uiPriority w:val="99"/>
    <w:unhideWhenUsed/>
    <w:rsid w:val="00810E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0EA6"/>
  </w:style>
  <w:style w:type="character" w:styleId="Hyperlink">
    <w:name w:val="Hyperlink"/>
    <w:basedOn w:val="DefaultParagraphFont"/>
    <w:uiPriority w:val="99"/>
    <w:unhideWhenUsed/>
    <w:rsid w:val="00FD6BFA"/>
    <w:rPr>
      <w:color w:val="0563C1" w:themeColor="hyperlink"/>
      <w:u w:val="single"/>
    </w:rPr>
  </w:style>
  <w:style w:type="character" w:styleId="UnresolvedMention">
    <w:name w:val="Unresolved Mention"/>
    <w:basedOn w:val="DefaultParagraphFont"/>
    <w:uiPriority w:val="99"/>
    <w:semiHidden/>
    <w:unhideWhenUsed/>
    <w:rsid w:val="00FD6BFA"/>
    <w:rPr>
      <w:color w:val="605E5C"/>
      <w:shd w:val="clear" w:color="auto" w:fill="E1DFDD"/>
    </w:rPr>
  </w:style>
  <w:style w:type="character" w:customStyle="1" w:styleId="Heading1Char">
    <w:name w:val="Heading 1 Char"/>
    <w:basedOn w:val="DefaultParagraphFont"/>
    <w:link w:val="Heading1"/>
    <w:uiPriority w:val="9"/>
    <w:rsid w:val="005A7B7D"/>
    <w:rPr>
      <w:rFonts w:asciiTheme="majorHAnsi" w:eastAsiaTheme="majorEastAsia" w:hAnsiTheme="majorHAnsi" w:cstheme="majorBidi"/>
      <w:bCs/>
      <w:noProof/>
      <w:color w:val="44546A" w:themeColor="text2"/>
      <w:sz w:val="26"/>
      <w:szCs w:val="28"/>
      <w:lang w:eastAsia="en-AU"/>
    </w:rPr>
  </w:style>
  <w:style w:type="character" w:customStyle="1" w:styleId="Heading2Char">
    <w:name w:val="Heading 2 Char"/>
    <w:basedOn w:val="DefaultParagraphFont"/>
    <w:link w:val="Heading2"/>
    <w:uiPriority w:val="9"/>
    <w:rsid w:val="005A7B7D"/>
    <w:rPr>
      <w:rFonts w:asciiTheme="majorHAnsi" w:hAnsiTheme="majorHAnsi" w:cs="Arial"/>
      <w:sz w:val="24"/>
    </w:rPr>
  </w:style>
  <w:style w:type="paragraph" w:styleId="Revision">
    <w:name w:val="Revision"/>
    <w:hidden/>
    <w:uiPriority w:val="99"/>
    <w:semiHidden/>
    <w:rsid w:val="00F20E4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5681346">
      <w:bodyDiv w:val="1"/>
      <w:marLeft w:val="0"/>
      <w:marRight w:val="0"/>
      <w:marTop w:val="0"/>
      <w:marBottom w:val="0"/>
      <w:divBdr>
        <w:top w:val="none" w:sz="0" w:space="0" w:color="auto"/>
        <w:left w:val="none" w:sz="0" w:space="0" w:color="auto"/>
        <w:bottom w:val="none" w:sz="0" w:space="0" w:color="auto"/>
        <w:right w:val="none" w:sz="0" w:space="0" w:color="auto"/>
      </w:divBdr>
      <w:divsChild>
        <w:div w:id="1809283030">
          <w:marLeft w:val="0"/>
          <w:marRight w:val="0"/>
          <w:marTop w:val="0"/>
          <w:marBottom w:val="0"/>
          <w:divBdr>
            <w:top w:val="none" w:sz="0" w:space="0" w:color="auto"/>
            <w:left w:val="none" w:sz="0" w:space="0" w:color="auto"/>
            <w:bottom w:val="none" w:sz="0" w:space="0" w:color="auto"/>
            <w:right w:val="none" w:sz="0" w:space="0" w:color="auto"/>
          </w:divBdr>
          <w:divsChild>
            <w:div w:id="3899287">
              <w:marLeft w:val="0"/>
              <w:marRight w:val="0"/>
              <w:marTop w:val="0"/>
              <w:marBottom w:val="0"/>
              <w:divBdr>
                <w:top w:val="none" w:sz="0" w:space="0" w:color="auto"/>
                <w:left w:val="none" w:sz="0" w:space="0" w:color="auto"/>
                <w:bottom w:val="none" w:sz="0" w:space="0" w:color="auto"/>
                <w:right w:val="none" w:sz="0" w:space="0" w:color="auto"/>
              </w:divBdr>
              <w:divsChild>
                <w:div w:id="63302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765857">
      <w:bodyDiv w:val="1"/>
      <w:marLeft w:val="0"/>
      <w:marRight w:val="0"/>
      <w:marTop w:val="0"/>
      <w:marBottom w:val="0"/>
      <w:divBdr>
        <w:top w:val="none" w:sz="0" w:space="0" w:color="auto"/>
        <w:left w:val="none" w:sz="0" w:space="0" w:color="auto"/>
        <w:bottom w:val="none" w:sz="0" w:space="0" w:color="auto"/>
        <w:right w:val="none" w:sz="0" w:space="0" w:color="auto"/>
      </w:divBdr>
    </w:div>
    <w:div w:id="1060861340">
      <w:bodyDiv w:val="1"/>
      <w:marLeft w:val="0"/>
      <w:marRight w:val="0"/>
      <w:marTop w:val="0"/>
      <w:marBottom w:val="0"/>
      <w:divBdr>
        <w:top w:val="none" w:sz="0" w:space="0" w:color="auto"/>
        <w:left w:val="none" w:sz="0" w:space="0" w:color="auto"/>
        <w:bottom w:val="none" w:sz="0" w:space="0" w:color="auto"/>
        <w:right w:val="none" w:sz="0" w:space="0" w:color="auto"/>
      </w:divBdr>
      <w:divsChild>
        <w:div w:id="655499178">
          <w:marLeft w:val="0"/>
          <w:marRight w:val="0"/>
          <w:marTop w:val="0"/>
          <w:marBottom w:val="0"/>
          <w:divBdr>
            <w:top w:val="none" w:sz="0" w:space="0" w:color="auto"/>
            <w:left w:val="none" w:sz="0" w:space="0" w:color="auto"/>
            <w:bottom w:val="none" w:sz="0" w:space="0" w:color="auto"/>
            <w:right w:val="none" w:sz="0" w:space="0" w:color="auto"/>
          </w:divBdr>
          <w:divsChild>
            <w:div w:id="625936435">
              <w:marLeft w:val="0"/>
              <w:marRight w:val="0"/>
              <w:marTop w:val="0"/>
              <w:marBottom w:val="0"/>
              <w:divBdr>
                <w:top w:val="none" w:sz="0" w:space="0" w:color="auto"/>
                <w:left w:val="none" w:sz="0" w:space="0" w:color="auto"/>
                <w:bottom w:val="none" w:sz="0" w:space="0" w:color="auto"/>
                <w:right w:val="none" w:sz="0" w:space="0" w:color="auto"/>
              </w:divBdr>
              <w:divsChild>
                <w:div w:id="59555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226408">
      <w:bodyDiv w:val="1"/>
      <w:marLeft w:val="0"/>
      <w:marRight w:val="0"/>
      <w:marTop w:val="0"/>
      <w:marBottom w:val="0"/>
      <w:divBdr>
        <w:top w:val="none" w:sz="0" w:space="0" w:color="auto"/>
        <w:left w:val="none" w:sz="0" w:space="0" w:color="auto"/>
        <w:bottom w:val="none" w:sz="0" w:space="0" w:color="auto"/>
        <w:right w:val="none" w:sz="0" w:space="0" w:color="auto"/>
      </w:divBdr>
      <w:divsChild>
        <w:div w:id="37555487">
          <w:marLeft w:val="0"/>
          <w:marRight w:val="0"/>
          <w:marTop w:val="0"/>
          <w:marBottom w:val="0"/>
          <w:divBdr>
            <w:top w:val="none" w:sz="0" w:space="0" w:color="auto"/>
            <w:left w:val="none" w:sz="0" w:space="0" w:color="auto"/>
            <w:bottom w:val="none" w:sz="0" w:space="0" w:color="auto"/>
            <w:right w:val="none" w:sz="0" w:space="0" w:color="auto"/>
          </w:divBdr>
          <w:divsChild>
            <w:div w:id="442728333">
              <w:marLeft w:val="0"/>
              <w:marRight w:val="0"/>
              <w:marTop w:val="0"/>
              <w:marBottom w:val="0"/>
              <w:divBdr>
                <w:top w:val="none" w:sz="0" w:space="0" w:color="auto"/>
                <w:left w:val="none" w:sz="0" w:space="0" w:color="auto"/>
                <w:bottom w:val="none" w:sz="0" w:space="0" w:color="auto"/>
                <w:right w:val="none" w:sz="0" w:space="0" w:color="auto"/>
              </w:divBdr>
              <w:divsChild>
                <w:div w:id="1803301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90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kit.double@sydney.edu.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hyperlink" Target="mailto:XX@unimelb.edu.au" TargetMode="External"/><Relationship Id="rId17" Type="http://schemas.openxmlformats.org/officeDocument/2006/relationships/header" Target="header1.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mailto:human.ethics@sydney.edu.au"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microsoft.com/office/2011/relationships/people" Target="people.xml"/><Relationship Id="rId5" Type="http://schemas.openxmlformats.org/officeDocument/2006/relationships/numbering" Target="numbering.xml"/><Relationship Id="rId15" Type="http://schemas.openxmlformats.org/officeDocument/2006/relationships/hyperlink" Target="mailto:XX@unimelb.edu.au"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kit.double@sydney.edu.au" TargetMode="Externa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5DB8C2460BEF4448B7D0B4CB568F445" ma:contentTypeVersion="4" ma:contentTypeDescription="Create a new document." ma:contentTypeScope="" ma:versionID="c321f9813ea016cda6d966fb7762ae90">
  <xsd:schema xmlns:xsd="http://www.w3.org/2001/XMLSchema" xmlns:xs="http://www.w3.org/2001/XMLSchema" xmlns:p="http://schemas.microsoft.com/office/2006/metadata/properties" xmlns:ns2="5c3b1f9c-22cf-453b-be14-492381baf84f" targetNamespace="http://schemas.microsoft.com/office/2006/metadata/properties" ma:root="true" ma:fieldsID="3a897dd5e9d9658c0cd150f612fb0180" ns2:_="">
    <xsd:import namespace="5c3b1f9c-22cf-453b-be14-492381baf84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3b1f9c-22cf-453b-be14-492381baf8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D46F5A2-4D7E-403D-8FF1-535B8C9ACB18}">
  <ds:schemaRefs>
    <ds:schemaRef ds:uri="http://schemas.openxmlformats.org/officeDocument/2006/bibliography"/>
  </ds:schemaRefs>
</ds:datastoreItem>
</file>

<file path=customXml/itemProps2.xml><?xml version="1.0" encoding="utf-8"?>
<ds:datastoreItem xmlns:ds="http://schemas.openxmlformats.org/officeDocument/2006/customXml" ds:itemID="{37C0E919-CBBB-4046-A401-82859E51F2CE}">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29263D73-D419-4A01-9BA3-39B2F6C6B0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3b1f9c-22cf-453b-be14-492381baf8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1CF3846-C0DE-4DA5-B678-1AAB25D9268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898</Words>
  <Characters>5125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Lowrie;karen.greer@sydney.edu.au</dc:creator>
  <cp:keywords/>
  <dc:description/>
  <cp:lastModifiedBy>Kit Double</cp:lastModifiedBy>
  <cp:revision>21</cp:revision>
  <dcterms:created xsi:type="dcterms:W3CDTF">2022-11-03T02:59:00Z</dcterms:created>
  <dcterms:modified xsi:type="dcterms:W3CDTF">2025-02-26T02:59:00Z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0x01010035DB8C2460BEF4448B7D0B4CB568F445</vt:lpwstr>
  </property>
</Properties>
</file>