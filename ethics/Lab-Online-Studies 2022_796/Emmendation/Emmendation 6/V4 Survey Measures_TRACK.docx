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2F50D706" w14:textId="4F3872A6" w:rsidR="00B10059" w:rsidRDefault="00E56831">
          <w:pPr>
            <w:pStyle w:val="TOC1"/>
            <w:tabs>
              <w:tab w:val="left" w:pos="400"/>
              <w:tab w:val="right" w:leader="dot" w:pos="9962"/>
            </w:tabs>
            <w:rPr>
              <w:ins w:id="0" w:author="Kit Double" w:date="2025-03-05T15:10:00Z" w16du:dateUtc="2025-03-05T04:10:00Z"/>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ins w:id="1" w:author="Kit Double" w:date="2025-03-05T15:10:00Z" w16du:dateUtc="2025-03-05T04:10:00Z">
            <w:r w:rsidR="00B10059" w:rsidRPr="00E91517">
              <w:rPr>
                <w:rStyle w:val="Hyperlink"/>
                <w:noProof/>
              </w:rPr>
              <w:fldChar w:fldCharType="begin"/>
            </w:r>
            <w:r w:rsidR="00B10059" w:rsidRPr="00E91517">
              <w:rPr>
                <w:rStyle w:val="Hyperlink"/>
                <w:noProof/>
              </w:rPr>
              <w:instrText xml:space="preserve"> </w:instrText>
            </w:r>
            <w:r w:rsidR="00B10059">
              <w:rPr>
                <w:noProof/>
              </w:rPr>
              <w:instrText>HYPERLINK \l "_Toc192079867"</w:instrText>
            </w:r>
            <w:r w:rsidR="00B10059" w:rsidRPr="00E91517">
              <w:rPr>
                <w:rStyle w:val="Hyperlink"/>
                <w:noProof/>
              </w:rPr>
              <w:instrText xml:space="preserve"> </w:instrText>
            </w:r>
            <w:r w:rsidR="00B10059" w:rsidRPr="00E91517">
              <w:rPr>
                <w:rStyle w:val="Hyperlink"/>
                <w:noProof/>
              </w:rPr>
            </w:r>
            <w:r w:rsidR="00B10059" w:rsidRPr="00E91517">
              <w:rPr>
                <w:rStyle w:val="Hyperlink"/>
                <w:noProof/>
              </w:rPr>
              <w:fldChar w:fldCharType="separate"/>
            </w:r>
            <w:r w:rsidR="00B10059" w:rsidRPr="00E91517">
              <w:rPr>
                <w:rStyle w:val="Hyperlink"/>
                <w:noProof/>
              </w:rPr>
              <w:t>1</w:t>
            </w:r>
            <w:r w:rsidR="00B10059">
              <w:rPr>
                <w:rFonts w:cstheme="minorBidi"/>
                <w:b w:val="0"/>
                <w:noProof/>
                <w:kern w:val="2"/>
                <w:lang w:val="en-AU" w:eastAsia="en-GB"/>
                <w14:ligatures w14:val="standardContextual"/>
              </w:rPr>
              <w:tab/>
            </w:r>
            <w:r w:rsidR="00B10059" w:rsidRPr="00E91517">
              <w:rPr>
                <w:rStyle w:val="Hyperlink"/>
                <w:noProof/>
              </w:rPr>
              <w:t>Demographic Questionnaire</w:t>
            </w:r>
            <w:r w:rsidR="00B10059">
              <w:rPr>
                <w:noProof/>
                <w:webHidden/>
              </w:rPr>
              <w:tab/>
            </w:r>
            <w:r w:rsidR="00B10059">
              <w:rPr>
                <w:noProof/>
                <w:webHidden/>
              </w:rPr>
              <w:fldChar w:fldCharType="begin"/>
            </w:r>
            <w:r w:rsidR="00B10059">
              <w:rPr>
                <w:noProof/>
                <w:webHidden/>
              </w:rPr>
              <w:instrText xml:space="preserve"> PAGEREF _Toc192079867 \h </w:instrText>
            </w:r>
            <w:r w:rsidR="00B10059">
              <w:rPr>
                <w:noProof/>
                <w:webHidden/>
              </w:rPr>
            </w:r>
          </w:ins>
          <w:r w:rsidR="00B10059">
            <w:rPr>
              <w:noProof/>
              <w:webHidden/>
            </w:rPr>
            <w:fldChar w:fldCharType="separate"/>
          </w:r>
          <w:ins w:id="2" w:author="Kit Double" w:date="2025-03-05T15:10:00Z" w16du:dateUtc="2025-03-05T04:10:00Z">
            <w:r w:rsidR="00B10059">
              <w:rPr>
                <w:noProof/>
                <w:webHidden/>
              </w:rPr>
              <w:t>2</w:t>
            </w:r>
            <w:r w:rsidR="00B10059">
              <w:rPr>
                <w:noProof/>
                <w:webHidden/>
              </w:rPr>
              <w:fldChar w:fldCharType="end"/>
            </w:r>
            <w:r w:rsidR="00B10059" w:rsidRPr="00E91517">
              <w:rPr>
                <w:rStyle w:val="Hyperlink"/>
                <w:noProof/>
              </w:rPr>
              <w:fldChar w:fldCharType="end"/>
            </w:r>
          </w:ins>
        </w:p>
        <w:p w14:paraId="4B55C55D" w14:textId="3648E79B" w:rsidR="00B10059" w:rsidRDefault="00B10059">
          <w:pPr>
            <w:pStyle w:val="TOC1"/>
            <w:tabs>
              <w:tab w:val="left" w:pos="400"/>
              <w:tab w:val="right" w:leader="dot" w:pos="9962"/>
            </w:tabs>
            <w:rPr>
              <w:ins w:id="3" w:author="Kit Double" w:date="2025-03-05T15:10:00Z" w16du:dateUtc="2025-03-05T04:10:00Z"/>
              <w:rFonts w:cstheme="minorBidi"/>
              <w:b w:val="0"/>
              <w:noProof/>
              <w:kern w:val="2"/>
              <w:lang w:val="en-AU" w:eastAsia="en-GB"/>
              <w14:ligatures w14:val="standardContextual"/>
            </w:rPr>
          </w:pPr>
          <w:ins w:id="4"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"_Toc192079868"</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2</w:t>
            </w:r>
            <w:r>
              <w:rPr>
                <w:rFonts w:cstheme="minorBidi"/>
                <w:b w:val="0"/>
                <w:noProof/>
                <w:kern w:val="2"/>
                <w:lang w:val="en-AU" w:eastAsia="en-GB"/>
                <w14:ligatures w14:val="standardContextual"/>
              </w:rPr>
              <w:tab/>
            </w:r>
            <w:r w:rsidRPr="00E91517">
              <w:rPr>
                <w:rStyle w:val="Hyperlink"/>
                <w:noProof/>
              </w:rPr>
              <w:t>Implicit Theories Of Personality</w:t>
            </w:r>
            <w:r>
              <w:rPr>
                <w:noProof/>
                <w:webHidden/>
              </w:rPr>
              <w:tab/>
            </w:r>
            <w:r>
              <w:rPr>
                <w:noProof/>
                <w:webHidden/>
              </w:rPr>
              <w:fldChar w:fldCharType="begin"/>
            </w:r>
            <w:r>
              <w:rPr>
                <w:noProof/>
                <w:webHidden/>
              </w:rPr>
              <w:instrText xml:space="preserve"> PAGEREF _Toc192079868 \h </w:instrText>
            </w:r>
            <w:r>
              <w:rPr>
                <w:noProof/>
                <w:webHidden/>
              </w:rPr>
            </w:r>
          </w:ins>
          <w:r>
            <w:rPr>
              <w:noProof/>
              <w:webHidden/>
            </w:rPr>
            <w:fldChar w:fldCharType="separate"/>
          </w:r>
          <w:ins w:id="5" w:author="Kit Double" w:date="2025-03-05T15:10:00Z" w16du:dateUtc="2025-03-05T04:10:00Z">
            <w:r>
              <w:rPr>
                <w:noProof/>
                <w:webHidden/>
              </w:rPr>
              <w:t>3</w:t>
            </w:r>
            <w:r>
              <w:rPr>
                <w:noProof/>
                <w:webHidden/>
              </w:rPr>
              <w:fldChar w:fldCharType="end"/>
            </w:r>
            <w:r w:rsidRPr="00E91517">
              <w:rPr>
                <w:rStyle w:val="Hyperlink"/>
                <w:noProof/>
              </w:rPr>
              <w:fldChar w:fldCharType="end"/>
            </w:r>
          </w:ins>
        </w:p>
        <w:p w14:paraId="348165DD" w14:textId="18E25A3B" w:rsidR="00B10059" w:rsidRDefault="00B10059">
          <w:pPr>
            <w:pStyle w:val="TOC1"/>
            <w:tabs>
              <w:tab w:val="left" w:pos="400"/>
              <w:tab w:val="right" w:leader="dot" w:pos="9962"/>
            </w:tabs>
            <w:rPr>
              <w:ins w:id="6" w:author="Kit Double" w:date="2025-03-05T15:10:00Z" w16du:dateUtc="2025-03-05T04:10:00Z"/>
              <w:rFonts w:cstheme="minorBidi"/>
              <w:b w:val="0"/>
              <w:noProof/>
              <w:kern w:val="2"/>
              <w:lang w:val="en-AU" w:eastAsia="en-GB"/>
              <w14:ligatures w14:val="standardContextual"/>
            </w:rPr>
          </w:pPr>
          <w:ins w:id="7"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"_Toc192079869"</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3</w:t>
            </w:r>
            <w:r>
              <w:rPr>
                <w:rFonts w:cstheme="minorBidi"/>
                <w:b w:val="0"/>
                <w:noProof/>
                <w:kern w:val="2"/>
                <w:lang w:val="en-AU" w:eastAsia="en-GB"/>
                <w14:ligatures w14:val="standardContextual"/>
              </w:rPr>
              <w:tab/>
            </w:r>
            <w:r w:rsidRPr="00E91517">
              <w:rPr>
                <w:rStyle w:val="Hyperlink"/>
                <w:noProof/>
              </w:rPr>
              <w:t>Implicit Theories Of Intelligence</w:t>
            </w:r>
            <w:r>
              <w:rPr>
                <w:noProof/>
                <w:webHidden/>
              </w:rPr>
              <w:tab/>
            </w:r>
            <w:r>
              <w:rPr>
                <w:noProof/>
                <w:webHidden/>
              </w:rPr>
              <w:fldChar w:fldCharType="begin"/>
            </w:r>
            <w:r>
              <w:rPr>
                <w:noProof/>
                <w:webHidden/>
              </w:rPr>
              <w:instrText xml:space="preserve"> PAGEREF _Toc192079869 \h </w:instrText>
            </w:r>
            <w:r>
              <w:rPr>
                <w:noProof/>
                <w:webHidden/>
              </w:rPr>
            </w:r>
          </w:ins>
          <w:r>
            <w:rPr>
              <w:noProof/>
              <w:webHidden/>
            </w:rPr>
            <w:fldChar w:fldCharType="separate"/>
          </w:r>
          <w:ins w:id="8" w:author="Kit Double" w:date="2025-03-05T15:10:00Z" w16du:dateUtc="2025-03-05T04:10:00Z">
            <w:r>
              <w:rPr>
                <w:noProof/>
                <w:webHidden/>
              </w:rPr>
              <w:t>4</w:t>
            </w:r>
            <w:r>
              <w:rPr>
                <w:noProof/>
                <w:webHidden/>
              </w:rPr>
              <w:fldChar w:fldCharType="end"/>
            </w:r>
            <w:r w:rsidRPr="00E91517">
              <w:rPr>
                <w:rStyle w:val="Hyperlink"/>
                <w:noProof/>
              </w:rPr>
              <w:fldChar w:fldCharType="end"/>
            </w:r>
          </w:ins>
        </w:p>
        <w:p w14:paraId="632DAA65" w14:textId="24D479BB" w:rsidR="00B10059" w:rsidRDefault="00B10059">
          <w:pPr>
            <w:pStyle w:val="TOC1"/>
            <w:tabs>
              <w:tab w:val="left" w:pos="400"/>
              <w:tab w:val="right" w:leader="dot" w:pos="9962"/>
            </w:tabs>
            <w:rPr>
              <w:ins w:id="9" w:author="Kit Double" w:date="2025-03-05T15:10:00Z" w16du:dateUtc="2025-03-05T04:10:00Z"/>
              <w:rFonts w:cstheme="minorBidi"/>
              <w:b w:val="0"/>
              <w:noProof/>
              <w:kern w:val="2"/>
              <w:lang w:val="en-AU" w:eastAsia="en-GB"/>
              <w14:ligatures w14:val="standardContextual"/>
            </w:rPr>
          </w:pPr>
          <w:ins w:id="10"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"_Toc192079870"</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4</w:t>
            </w:r>
            <w:r>
              <w:rPr>
                <w:rFonts w:cstheme="minorBidi"/>
                <w:b w:val="0"/>
                <w:noProof/>
                <w:kern w:val="2"/>
                <w:lang w:val="en-AU" w:eastAsia="en-GB"/>
                <w14:ligatures w14:val="standardContextual"/>
              </w:rPr>
              <w:tab/>
            </w:r>
            <w:r w:rsidRPr="00E91517">
              <w:rPr>
                <w:rStyle w:val="Hyperlink"/>
                <w:noProof/>
              </w:rPr>
              <w:t>Need For Cognition</w:t>
            </w:r>
            <w:r>
              <w:rPr>
                <w:noProof/>
                <w:webHidden/>
              </w:rPr>
              <w:tab/>
            </w:r>
            <w:r>
              <w:rPr>
                <w:noProof/>
                <w:webHidden/>
              </w:rPr>
              <w:fldChar w:fldCharType="begin"/>
            </w:r>
            <w:r>
              <w:rPr>
                <w:noProof/>
                <w:webHidden/>
              </w:rPr>
              <w:instrText xml:space="preserve"> PAGEREF _Toc192079870 \h </w:instrText>
            </w:r>
            <w:r>
              <w:rPr>
                <w:noProof/>
                <w:webHidden/>
              </w:rPr>
            </w:r>
          </w:ins>
          <w:r>
            <w:rPr>
              <w:noProof/>
              <w:webHidden/>
            </w:rPr>
            <w:fldChar w:fldCharType="separate"/>
          </w:r>
          <w:ins w:id="11" w:author="Kit Double" w:date="2025-03-05T15:10:00Z" w16du:dateUtc="2025-03-05T04:10:00Z">
            <w:r>
              <w:rPr>
                <w:noProof/>
                <w:webHidden/>
              </w:rPr>
              <w:t>4</w:t>
            </w:r>
            <w:r>
              <w:rPr>
                <w:noProof/>
                <w:webHidden/>
              </w:rPr>
              <w:fldChar w:fldCharType="end"/>
            </w:r>
            <w:r w:rsidRPr="00E91517">
              <w:rPr>
                <w:rStyle w:val="Hyperlink"/>
                <w:noProof/>
              </w:rPr>
              <w:fldChar w:fldCharType="end"/>
            </w:r>
          </w:ins>
        </w:p>
        <w:p w14:paraId="69EEE019" w14:textId="644FEFB0" w:rsidR="00B10059" w:rsidRDefault="00B10059">
          <w:pPr>
            <w:pStyle w:val="TOC1"/>
            <w:tabs>
              <w:tab w:val="left" w:pos="400"/>
              <w:tab w:val="right" w:leader="dot" w:pos="9962"/>
            </w:tabs>
            <w:rPr>
              <w:ins w:id="12" w:author="Kit Double" w:date="2025-03-05T15:10:00Z" w16du:dateUtc="2025-03-05T04:10:00Z"/>
              <w:rFonts w:cstheme="minorBidi"/>
              <w:b w:val="0"/>
              <w:noProof/>
              <w:kern w:val="2"/>
              <w:lang w:val="en-AU" w:eastAsia="en-GB"/>
              <w14:ligatures w14:val="standardContextual"/>
            </w:rPr>
          </w:pPr>
          <w:ins w:id="13"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"_Toc192079871"</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5</w:t>
            </w:r>
            <w:r>
              <w:rPr>
                <w:rFonts w:cstheme="minorBidi"/>
                <w:b w:val="0"/>
                <w:noProof/>
                <w:kern w:val="2"/>
                <w:lang w:val="en-AU" w:eastAsia="en-GB"/>
                <w14:ligatures w14:val="standardContextual"/>
              </w:rPr>
              <w:tab/>
            </w:r>
            <w:r w:rsidRPr="00E91517">
              <w:rPr>
                <w:rStyle w:val="Hyperlink"/>
                <w:noProof/>
              </w:rPr>
              <w:t>Goal Orientation</w:t>
            </w:r>
            <w:r>
              <w:rPr>
                <w:noProof/>
                <w:webHidden/>
              </w:rPr>
              <w:tab/>
            </w:r>
            <w:r>
              <w:rPr>
                <w:noProof/>
                <w:webHidden/>
              </w:rPr>
              <w:fldChar w:fldCharType="begin"/>
            </w:r>
            <w:r>
              <w:rPr>
                <w:noProof/>
                <w:webHidden/>
              </w:rPr>
              <w:instrText xml:space="preserve"> PAGEREF _Toc192079871 \h </w:instrText>
            </w:r>
            <w:r>
              <w:rPr>
                <w:noProof/>
                <w:webHidden/>
              </w:rPr>
            </w:r>
          </w:ins>
          <w:r>
            <w:rPr>
              <w:noProof/>
              <w:webHidden/>
            </w:rPr>
            <w:fldChar w:fldCharType="separate"/>
          </w:r>
          <w:ins w:id="14" w:author="Kit Double" w:date="2025-03-05T15:10:00Z" w16du:dateUtc="2025-03-05T04:10:00Z">
            <w:r>
              <w:rPr>
                <w:noProof/>
                <w:webHidden/>
              </w:rPr>
              <w:t>4</w:t>
            </w:r>
            <w:r>
              <w:rPr>
                <w:noProof/>
                <w:webHidden/>
              </w:rPr>
              <w:fldChar w:fldCharType="end"/>
            </w:r>
            <w:r w:rsidRPr="00E91517">
              <w:rPr>
                <w:rStyle w:val="Hyperlink"/>
                <w:noProof/>
              </w:rPr>
              <w:fldChar w:fldCharType="end"/>
            </w:r>
          </w:ins>
        </w:p>
        <w:p w14:paraId="0C17FF25" w14:textId="7A3CCDF7" w:rsidR="00B10059" w:rsidRDefault="00B10059">
          <w:pPr>
            <w:pStyle w:val="TOC1"/>
            <w:tabs>
              <w:tab w:val="left" w:pos="400"/>
              <w:tab w:val="right" w:leader="dot" w:pos="9962"/>
            </w:tabs>
            <w:rPr>
              <w:ins w:id="15" w:author="Kit Double" w:date="2025-03-05T15:10:00Z" w16du:dateUtc="2025-03-05T04:10:00Z"/>
              <w:rFonts w:cstheme="minorBidi"/>
              <w:b w:val="0"/>
              <w:noProof/>
              <w:kern w:val="2"/>
              <w:lang w:val="en-AU" w:eastAsia="en-GB"/>
              <w14:ligatures w14:val="standardContextual"/>
            </w:rPr>
          </w:pPr>
          <w:ins w:id="16"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"_Toc192079872"</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6</w:t>
            </w:r>
            <w:r>
              <w:rPr>
                <w:rFonts w:cstheme="minorBidi"/>
                <w:b w:val="0"/>
                <w:noProof/>
                <w:kern w:val="2"/>
                <w:lang w:val="en-AU" w:eastAsia="en-GB"/>
                <w14:ligatures w14:val="standardContextual"/>
              </w:rPr>
              <w:tab/>
            </w:r>
            <w:r w:rsidRPr="00E91517">
              <w:rPr>
                <w:rStyle w:val="Hyperlink"/>
                <w:noProof/>
              </w:rPr>
              <w:t>Memory And Reasoning Self Concept</w:t>
            </w:r>
            <w:r>
              <w:rPr>
                <w:noProof/>
                <w:webHidden/>
              </w:rPr>
              <w:tab/>
            </w:r>
            <w:r>
              <w:rPr>
                <w:noProof/>
                <w:webHidden/>
              </w:rPr>
              <w:fldChar w:fldCharType="begin"/>
            </w:r>
            <w:r>
              <w:rPr>
                <w:noProof/>
                <w:webHidden/>
              </w:rPr>
              <w:instrText xml:space="preserve"> PAGEREF _Toc192079872 \h </w:instrText>
            </w:r>
            <w:r>
              <w:rPr>
                <w:noProof/>
                <w:webHidden/>
              </w:rPr>
            </w:r>
          </w:ins>
          <w:r>
            <w:rPr>
              <w:noProof/>
              <w:webHidden/>
            </w:rPr>
            <w:fldChar w:fldCharType="separate"/>
          </w:r>
          <w:ins w:id="17" w:author="Kit Double" w:date="2025-03-05T15:10:00Z" w16du:dateUtc="2025-03-05T04:10:00Z">
            <w:r>
              <w:rPr>
                <w:noProof/>
                <w:webHidden/>
              </w:rPr>
              <w:t>5</w:t>
            </w:r>
            <w:r>
              <w:rPr>
                <w:noProof/>
                <w:webHidden/>
              </w:rPr>
              <w:fldChar w:fldCharType="end"/>
            </w:r>
            <w:r w:rsidRPr="00E91517">
              <w:rPr>
                <w:rStyle w:val="Hyperlink"/>
                <w:noProof/>
              </w:rPr>
              <w:fldChar w:fldCharType="end"/>
            </w:r>
          </w:ins>
        </w:p>
        <w:p w14:paraId="0FA3DCAD" w14:textId="6AE8777A" w:rsidR="00B10059" w:rsidRDefault="00B10059">
          <w:pPr>
            <w:pStyle w:val="TOC1"/>
            <w:tabs>
              <w:tab w:val="left" w:pos="400"/>
              <w:tab w:val="right" w:leader="dot" w:pos="9962"/>
            </w:tabs>
            <w:rPr>
              <w:ins w:id="18" w:author="Kit Double" w:date="2025-03-05T15:10:00Z" w16du:dateUtc="2025-03-05T04:10:00Z"/>
              <w:rFonts w:cstheme="minorBidi"/>
              <w:b w:val="0"/>
              <w:noProof/>
              <w:kern w:val="2"/>
              <w:lang w:val="en-AU" w:eastAsia="en-GB"/>
              <w14:ligatures w14:val="standardContextual"/>
            </w:rPr>
          </w:pPr>
          <w:ins w:id="19"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"_Toc192079873"</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7</w:t>
            </w:r>
            <w:r>
              <w:rPr>
                <w:rFonts w:cstheme="minorBidi"/>
                <w:b w:val="0"/>
                <w:noProof/>
                <w:kern w:val="2"/>
                <w:lang w:val="en-AU" w:eastAsia="en-GB"/>
                <w14:ligatures w14:val="standardContextual"/>
              </w:rPr>
              <w:tab/>
            </w:r>
            <w:r w:rsidRPr="00E91517">
              <w:rPr>
                <w:rStyle w:val="Hyperlink"/>
                <w:noProof/>
              </w:rPr>
              <w:t>Big Five Personality</w:t>
            </w:r>
            <w:r>
              <w:rPr>
                <w:noProof/>
                <w:webHidden/>
              </w:rPr>
              <w:tab/>
            </w:r>
            <w:r>
              <w:rPr>
                <w:noProof/>
                <w:webHidden/>
              </w:rPr>
              <w:fldChar w:fldCharType="begin"/>
            </w:r>
            <w:r>
              <w:rPr>
                <w:noProof/>
                <w:webHidden/>
              </w:rPr>
              <w:instrText xml:space="preserve"> PAGEREF _Toc192079873 \h </w:instrText>
            </w:r>
            <w:r>
              <w:rPr>
                <w:noProof/>
                <w:webHidden/>
              </w:rPr>
            </w:r>
          </w:ins>
          <w:r>
            <w:rPr>
              <w:noProof/>
              <w:webHidden/>
            </w:rPr>
            <w:fldChar w:fldCharType="separate"/>
          </w:r>
          <w:ins w:id="20" w:author="Kit Double" w:date="2025-03-05T15:10:00Z" w16du:dateUtc="2025-03-05T04:10:00Z">
            <w:r>
              <w:rPr>
                <w:noProof/>
                <w:webHidden/>
              </w:rPr>
              <w:t>6</w:t>
            </w:r>
            <w:r>
              <w:rPr>
                <w:noProof/>
                <w:webHidden/>
              </w:rPr>
              <w:fldChar w:fldCharType="end"/>
            </w:r>
            <w:r w:rsidRPr="00E91517">
              <w:rPr>
                <w:rStyle w:val="Hyperlink"/>
                <w:noProof/>
              </w:rPr>
              <w:fldChar w:fldCharType="end"/>
            </w:r>
          </w:ins>
        </w:p>
        <w:p w14:paraId="1C558F19" w14:textId="2B509A75" w:rsidR="00B10059" w:rsidRDefault="00B10059">
          <w:pPr>
            <w:pStyle w:val="TOC1"/>
            <w:tabs>
              <w:tab w:val="left" w:pos="400"/>
              <w:tab w:val="right" w:leader="dot" w:pos="9962"/>
            </w:tabs>
            <w:rPr>
              <w:ins w:id="21" w:author="Kit Double" w:date="2025-03-05T15:10:00Z" w16du:dateUtc="2025-03-05T04:10:00Z"/>
              <w:rFonts w:cstheme="minorBidi"/>
              <w:b w:val="0"/>
              <w:noProof/>
              <w:kern w:val="2"/>
              <w:lang w:val="en-AU" w:eastAsia="en-GB"/>
              <w14:ligatures w14:val="standardContextual"/>
            </w:rPr>
          </w:pPr>
          <w:ins w:id="22"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"_Toc192079874"</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8</w:t>
            </w:r>
            <w:r>
              <w:rPr>
                <w:rFonts w:cstheme="minorBidi"/>
                <w:b w:val="0"/>
                <w:noProof/>
                <w:kern w:val="2"/>
                <w:lang w:val="en-AU" w:eastAsia="en-GB"/>
                <w14:ligatures w14:val="standardContextual"/>
              </w:rPr>
              <w:tab/>
            </w:r>
            <w:r w:rsidRPr="00E91517">
              <w:rPr>
                <w:rStyle w:val="Hyperlink"/>
                <w:noProof/>
              </w:rPr>
              <w:t>Self-efficacy scale</w:t>
            </w:r>
            <w:r>
              <w:rPr>
                <w:noProof/>
                <w:webHidden/>
              </w:rPr>
              <w:tab/>
            </w:r>
            <w:r>
              <w:rPr>
                <w:noProof/>
                <w:webHidden/>
              </w:rPr>
              <w:fldChar w:fldCharType="begin"/>
            </w:r>
            <w:r>
              <w:rPr>
                <w:noProof/>
                <w:webHidden/>
              </w:rPr>
              <w:instrText xml:space="preserve"> PAGEREF _Toc192079874 \h </w:instrText>
            </w:r>
            <w:r>
              <w:rPr>
                <w:noProof/>
                <w:webHidden/>
              </w:rPr>
            </w:r>
          </w:ins>
          <w:r>
            <w:rPr>
              <w:noProof/>
              <w:webHidden/>
            </w:rPr>
            <w:fldChar w:fldCharType="separate"/>
          </w:r>
          <w:ins w:id="23" w:author="Kit Double" w:date="2025-03-05T15:10:00Z" w16du:dateUtc="2025-03-05T04:10:00Z">
            <w:r>
              <w:rPr>
                <w:noProof/>
                <w:webHidden/>
              </w:rPr>
              <w:t>7</w:t>
            </w:r>
            <w:r>
              <w:rPr>
                <w:noProof/>
                <w:webHidden/>
              </w:rPr>
              <w:fldChar w:fldCharType="end"/>
            </w:r>
            <w:r w:rsidRPr="00E91517">
              <w:rPr>
                <w:rStyle w:val="Hyperlink"/>
                <w:noProof/>
              </w:rPr>
              <w:fldChar w:fldCharType="end"/>
            </w:r>
          </w:ins>
        </w:p>
        <w:p w14:paraId="195F790B" w14:textId="3ED303D6" w:rsidR="00B10059" w:rsidRDefault="00B10059">
          <w:pPr>
            <w:pStyle w:val="TOC1"/>
            <w:tabs>
              <w:tab w:val="left" w:pos="400"/>
              <w:tab w:val="right" w:leader="dot" w:pos="9962"/>
            </w:tabs>
            <w:rPr>
              <w:ins w:id="24" w:author="Kit Double" w:date="2025-03-05T15:10:00Z" w16du:dateUtc="2025-03-05T04:10:00Z"/>
              <w:rFonts w:cstheme="minorBidi"/>
              <w:b w:val="0"/>
              <w:noProof/>
              <w:kern w:val="2"/>
              <w:lang w:val="en-AU" w:eastAsia="en-GB"/>
              <w14:ligatures w14:val="standardContextual"/>
            </w:rPr>
          </w:pPr>
          <w:ins w:id="25"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"_Toc192079875"</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9</w:t>
            </w:r>
            <w:r>
              <w:rPr>
                <w:rFonts w:cstheme="minorBidi"/>
                <w:b w:val="0"/>
                <w:noProof/>
                <w:kern w:val="2"/>
                <w:lang w:val="en-AU" w:eastAsia="en-GB"/>
                <w14:ligatures w14:val="standardContextual"/>
              </w:rPr>
              <w:tab/>
            </w:r>
            <w:r w:rsidRPr="00E91517">
              <w:rPr>
                <w:rStyle w:val="Hyperlink"/>
                <w:noProof/>
              </w:rPr>
              <w:t>General Self-efficacy scale (1 min)</w:t>
            </w:r>
            <w:r>
              <w:rPr>
                <w:noProof/>
                <w:webHidden/>
              </w:rPr>
              <w:tab/>
            </w:r>
            <w:r>
              <w:rPr>
                <w:noProof/>
                <w:webHidden/>
              </w:rPr>
              <w:fldChar w:fldCharType="begin"/>
            </w:r>
            <w:r>
              <w:rPr>
                <w:noProof/>
                <w:webHidden/>
              </w:rPr>
              <w:instrText xml:space="preserve"> PAGEREF _Toc192079875 \h </w:instrText>
            </w:r>
            <w:r>
              <w:rPr>
                <w:noProof/>
                <w:webHidden/>
              </w:rPr>
            </w:r>
          </w:ins>
          <w:r>
            <w:rPr>
              <w:noProof/>
              <w:webHidden/>
            </w:rPr>
            <w:fldChar w:fldCharType="separate"/>
          </w:r>
          <w:ins w:id="26" w:author="Kit Double" w:date="2025-03-05T15:10:00Z" w16du:dateUtc="2025-03-05T04:10:00Z">
            <w:r>
              <w:rPr>
                <w:noProof/>
                <w:webHidden/>
              </w:rPr>
              <w:t>7</w:t>
            </w:r>
            <w:r>
              <w:rPr>
                <w:noProof/>
                <w:webHidden/>
              </w:rPr>
              <w:fldChar w:fldCharType="end"/>
            </w:r>
            <w:r w:rsidRPr="00E91517">
              <w:rPr>
                <w:rStyle w:val="Hyperlink"/>
                <w:noProof/>
              </w:rPr>
              <w:fldChar w:fldCharType="end"/>
            </w:r>
          </w:ins>
        </w:p>
        <w:p w14:paraId="7EB34EFE" w14:textId="22A06530" w:rsidR="00B10059" w:rsidRDefault="00B10059">
          <w:pPr>
            <w:pStyle w:val="TOC1"/>
            <w:tabs>
              <w:tab w:val="left" w:pos="600"/>
              <w:tab w:val="right" w:leader="dot" w:pos="9962"/>
            </w:tabs>
            <w:rPr>
              <w:ins w:id="27" w:author="Kit Double" w:date="2025-03-05T15:10:00Z" w16du:dateUtc="2025-03-05T04:10:00Z"/>
              <w:rFonts w:cstheme="minorBidi"/>
              <w:b w:val="0"/>
              <w:noProof/>
              <w:kern w:val="2"/>
              <w:lang w:val="en-AU" w:eastAsia="en-GB"/>
              <w14:ligatures w14:val="standardContextual"/>
            </w:rPr>
          </w:pPr>
          <w:ins w:id="28"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"_Toc192079876"</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10</w:t>
            </w:r>
            <w:r>
              <w:rPr>
                <w:rFonts w:cstheme="minorBidi"/>
                <w:b w:val="0"/>
                <w:noProof/>
                <w:kern w:val="2"/>
                <w:lang w:val="en-AU" w:eastAsia="en-GB"/>
                <w14:ligatures w14:val="standardContextual"/>
              </w:rPr>
              <w:tab/>
            </w:r>
            <w:r w:rsidRPr="00E91517">
              <w:rPr>
                <w:rStyle w:val="Hyperlink"/>
                <w:noProof/>
              </w:rPr>
              <w:t>Cognitive Failures Questionnaire</w:t>
            </w:r>
            <w:r>
              <w:rPr>
                <w:noProof/>
                <w:webHidden/>
              </w:rPr>
              <w:tab/>
            </w:r>
            <w:r>
              <w:rPr>
                <w:noProof/>
                <w:webHidden/>
              </w:rPr>
              <w:fldChar w:fldCharType="begin"/>
            </w:r>
            <w:r>
              <w:rPr>
                <w:noProof/>
                <w:webHidden/>
              </w:rPr>
              <w:instrText xml:space="preserve"> PAGEREF _Toc192079876 \h </w:instrText>
            </w:r>
            <w:r>
              <w:rPr>
                <w:noProof/>
                <w:webHidden/>
              </w:rPr>
            </w:r>
          </w:ins>
          <w:r>
            <w:rPr>
              <w:noProof/>
              <w:webHidden/>
            </w:rPr>
            <w:fldChar w:fldCharType="separate"/>
          </w:r>
          <w:ins w:id="29" w:author="Kit Double" w:date="2025-03-05T15:10:00Z" w16du:dateUtc="2025-03-05T04:10:00Z">
            <w:r>
              <w:rPr>
                <w:noProof/>
                <w:webHidden/>
              </w:rPr>
              <w:t>8</w:t>
            </w:r>
            <w:r>
              <w:rPr>
                <w:noProof/>
                <w:webHidden/>
              </w:rPr>
              <w:fldChar w:fldCharType="end"/>
            </w:r>
            <w:r w:rsidRPr="00E91517">
              <w:rPr>
                <w:rStyle w:val="Hyperlink"/>
                <w:noProof/>
              </w:rPr>
              <w:fldChar w:fldCharType="end"/>
            </w:r>
          </w:ins>
        </w:p>
        <w:p w14:paraId="3FEA68B9" w14:textId="0EF08835" w:rsidR="00B10059" w:rsidRDefault="00B10059">
          <w:pPr>
            <w:pStyle w:val="TOC1"/>
            <w:tabs>
              <w:tab w:val="left" w:pos="600"/>
              <w:tab w:val="right" w:leader="dot" w:pos="9962"/>
            </w:tabs>
            <w:rPr>
              <w:ins w:id="30" w:author="Kit Double" w:date="2025-03-05T15:10:00Z" w16du:dateUtc="2025-03-05T04:10:00Z"/>
              <w:rFonts w:cstheme="minorBidi"/>
              <w:b w:val="0"/>
              <w:noProof/>
              <w:kern w:val="2"/>
              <w:lang w:val="en-AU" w:eastAsia="en-GB"/>
              <w14:ligatures w14:val="standardContextual"/>
            </w:rPr>
          </w:pPr>
          <w:ins w:id="31"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"_Toc192079877"</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11</w:t>
            </w:r>
            <w:r>
              <w:rPr>
                <w:rFonts w:cstheme="minorBidi"/>
                <w:b w:val="0"/>
                <w:noProof/>
                <w:kern w:val="2"/>
                <w:lang w:val="en-AU" w:eastAsia="en-GB"/>
                <w14:ligatures w14:val="standardContextual"/>
              </w:rPr>
              <w:tab/>
            </w:r>
            <w:r w:rsidRPr="00E91517">
              <w:rPr>
                <w:rStyle w:val="Hyperlink"/>
                <w:noProof/>
              </w:rPr>
              <w:t>Cognitive Reflection</w:t>
            </w:r>
            <w:r>
              <w:rPr>
                <w:noProof/>
                <w:webHidden/>
              </w:rPr>
              <w:tab/>
            </w:r>
            <w:r>
              <w:rPr>
                <w:noProof/>
                <w:webHidden/>
              </w:rPr>
              <w:fldChar w:fldCharType="begin"/>
            </w:r>
            <w:r>
              <w:rPr>
                <w:noProof/>
                <w:webHidden/>
              </w:rPr>
              <w:instrText xml:space="preserve"> PAGEREF _Toc192079877 \h </w:instrText>
            </w:r>
            <w:r>
              <w:rPr>
                <w:noProof/>
                <w:webHidden/>
              </w:rPr>
            </w:r>
          </w:ins>
          <w:r>
            <w:rPr>
              <w:noProof/>
              <w:webHidden/>
            </w:rPr>
            <w:fldChar w:fldCharType="separate"/>
          </w:r>
          <w:ins w:id="32" w:author="Kit Double" w:date="2025-03-05T15:10:00Z" w16du:dateUtc="2025-03-05T04:10:00Z">
            <w:r>
              <w:rPr>
                <w:noProof/>
                <w:webHidden/>
              </w:rPr>
              <w:t>8</w:t>
            </w:r>
            <w:r>
              <w:rPr>
                <w:noProof/>
                <w:webHidden/>
              </w:rPr>
              <w:fldChar w:fldCharType="end"/>
            </w:r>
            <w:r w:rsidRPr="00E91517">
              <w:rPr>
                <w:rStyle w:val="Hyperlink"/>
                <w:noProof/>
              </w:rPr>
              <w:fldChar w:fldCharType="end"/>
            </w:r>
          </w:ins>
        </w:p>
        <w:p w14:paraId="1EC06431" w14:textId="3E24849E" w:rsidR="00B10059" w:rsidRDefault="00B10059">
          <w:pPr>
            <w:pStyle w:val="TOC1"/>
            <w:tabs>
              <w:tab w:val="left" w:pos="600"/>
              <w:tab w:val="right" w:leader="dot" w:pos="9962"/>
            </w:tabs>
            <w:rPr>
              <w:ins w:id="33" w:author="Kit Double" w:date="2025-03-05T15:10:00Z" w16du:dateUtc="2025-03-05T04:10:00Z"/>
              <w:rFonts w:cstheme="minorBidi"/>
              <w:b w:val="0"/>
              <w:noProof/>
              <w:kern w:val="2"/>
              <w:lang w:val="en-AU" w:eastAsia="en-GB"/>
              <w14:ligatures w14:val="standardContextual"/>
            </w:rPr>
          </w:pPr>
          <w:ins w:id="34"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"_Toc192079878"</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12</w:t>
            </w:r>
            <w:r>
              <w:rPr>
                <w:rFonts w:cstheme="minorBidi"/>
                <w:b w:val="0"/>
                <w:noProof/>
                <w:kern w:val="2"/>
                <w:lang w:val="en-AU" w:eastAsia="en-GB"/>
                <w14:ligatures w14:val="standardContextual"/>
              </w:rPr>
              <w:tab/>
            </w:r>
            <w:r w:rsidRPr="00E91517">
              <w:rPr>
                <w:rStyle w:val="Hyperlink"/>
                <w:noProof/>
              </w:rPr>
              <w:t>Emotional Intelligence</w:t>
            </w:r>
            <w:r>
              <w:rPr>
                <w:noProof/>
                <w:webHidden/>
              </w:rPr>
              <w:tab/>
            </w:r>
            <w:r>
              <w:rPr>
                <w:noProof/>
                <w:webHidden/>
              </w:rPr>
              <w:fldChar w:fldCharType="begin"/>
            </w:r>
            <w:r>
              <w:rPr>
                <w:noProof/>
                <w:webHidden/>
              </w:rPr>
              <w:instrText xml:space="preserve"> PAGEREF _Toc192079878 \h </w:instrText>
            </w:r>
            <w:r>
              <w:rPr>
                <w:noProof/>
                <w:webHidden/>
              </w:rPr>
            </w:r>
          </w:ins>
          <w:r>
            <w:rPr>
              <w:noProof/>
              <w:webHidden/>
            </w:rPr>
            <w:fldChar w:fldCharType="separate"/>
          </w:r>
          <w:ins w:id="35" w:author="Kit Double" w:date="2025-03-05T15:10:00Z" w16du:dateUtc="2025-03-05T04:10:00Z">
            <w:r>
              <w:rPr>
                <w:noProof/>
                <w:webHidden/>
              </w:rPr>
              <w:t>9</w:t>
            </w:r>
            <w:r>
              <w:rPr>
                <w:noProof/>
                <w:webHidden/>
              </w:rPr>
              <w:fldChar w:fldCharType="end"/>
            </w:r>
            <w:r w:rsidRPr="00E91517">
              <w:rPr>
                <w:rStyle w:val="Hyperlink"/>
                <w:noProof/>
              </w:rPr>
              <w:fldChar w:fldCharType="end"/>
            </w:r>
          </w:ins>
        </w:p>
        <w:p w14:paraId="55D05D41" w14:textId="42FE9553" w:rsidR="00B10059" w:rsidRDefault="00B10059">
          <w:pPr>
            <w:pStyle w:val="TOC1"/>
            <w:tabs>
              <w:tab w:val="left" w:pos="600"/>
              <w:tab w:val="right" w:leader="dot" w:pos="9962"/>
            </w:tabs>
            <w:rPr>
              <w:ins w:id="36" w:author="Kit Double" w:date="2025-03-05T15:10:00Z" w16du:dateUtc="2025-03-05T04:10:00Z"/>
              <w:rFonts w:cstheme="minorBidi"/>
              <w:b w:val="0"/>
              <w:noProof/>
              <w:kern w:val="2"/>
              <w:lang w:val="en-AU" w:eastAsia="en-GB"/>
              <w14:ligatures w14:val="standardContextual"/>
            </w:rPr>
          </w:pPr>
          <w:ins w:id="37"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"_Toc192079879"</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13</w:t>
            </w:r>
            <w:r>
              <w:rPr>
                <w:rFonts w:cstheme="minorBidi"/>
                <w:b w:val="0"/>
                <w:noProof/>
                <w:kern w:val="2"/>
                <w:lang w:val="en-AU" w:eastAsia="en-GB"/>
                <w14:ligatures w14:val="standardContextual"/>
              </w:rPr>
              <w:tab/>
            </w:r>
            <w:r w:rsidRPr="00E91517">
              <w:rPr>
                <w:rStyle w:val="Hyperlink"/>
                <w:noProof/>
              </w:rPr>
              <w:t>Narcissism Scale</w:t>
            </w:r>
            <w:r>
              <w:rPr>
                <w:noProof/>
                <w:webHidden/>
              </w:rPr>
              <w:tab/>
            </w:r>
            <w:r>
              <w:rPr>
                <w:noProof/>
                <w:webHidden/>
              </w:rPr>
              <w:fldChar w:fldCharType="begin"/>
            </w:r>
            <w:r>
              <w:rPr>
                <w:noProof/>
                <w:webHidden/>
              </w:rPr>
              <w:instrText xml:space="preserve"> PAGEREF _Toc192079879 \h </w:instrText>
            </w:r>
            <w:r>
              <w:rPr>
                <w:noProof/>
                <w:webHidden/>
              </w:rPr>
            </w:r>
          </w:ins>
          <w:r>
            <w:rPr>
              <w:noProof/>
              <w:webHidden/>
            </w:rPr>
            <w:fldChar w:fldCharType="separate"/>
          </w:r>
          <w:ins w:id="38" w:author="Kit Double" w:date="2025-03-05T15:10:00Z" w16du:dateUtc="2025-03-05T04:10:00Z">
            <w:r>
              <w:rPr>
                <w:noProof/>
                <w:webHidden/>
              </w:rPr>
              <w:t>10</w:t>
            </w:r>
            <w:r>
              <w:rPr>
                <w:noProof/>
                <w:webHidden/>
              </w:rPr>
              <w:fldChar w:fldCharType="end"/>
            </w:r>
            <w:r w:rsidRPr="00E91517">
              <w:rPr>
                <w:rStyle w:val="Hyperlink"/>
                <w:noProof/>
              </w:rPr>
              <w:fldChar w:fldCharType="end"/>
            </w:r>
          </w:ins>
        </w:p>
        <w:p w14:paraId="35965BF5" w14:textId="5FABB611" w:rsidR="00B10059" w:rsidRDefault="00B10059">
          <w:pPr>
            <w:pStyle w:val="TOC1"/>
            <w:tabs>
              <w:tab w:val="left" w:pos="600"/>
              <w:tab w:val="right" w:leader="dot" w:pos="9962"/>
            </w:tabs>
            <w:rPr>
              <w:ins w:id="39" w:author="Kit Double" w:date="2025-03-05T15:10:00Z" w16du:dateUtc="2025-03-05T04:10:00Z"/>
              <w:rFonts w:cstheme="minorBidi"/>
              <w:b w:val="0"/>
              <w:noProof/>
              <w:kern w:val="2"/>
              <w:lang w:val="en-AU" w:eastAsia="en-GB"/>
              <w14:ligatures w14:val="standardContextual"/>
            </w:rPr>
          </w:pPr>
          <w:ins w:id="40"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"_Toc192079880"</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rFonts w:cstheme="minorHAnsi"/>
                <w:noProof/>
              </w:rPr>
              <w:t>14</w:t>
            </w:r>
            <w:r>
              <w:rPr>
                <w:rFonts w:cstheme="minorBidi"/>
                <w:b w:val="0"/>
                <w:noProof/>
                <w:kern w:val="2"/>
                <w:lang w:val="en-AU" w:eastAsia="en-GB"/>
                <w14:ligatures w14:val="standardContextual"/>
              </w:rPr>
              <w:tab/>
            </w:r>
            <w:r w:rsidRPr="00E91517">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_Toc192079880 \h </w:instrText>
            </w:r>
            <w:r>
              <w:rPr>
                <w:noProof/>
                <w:webHidden/>
              </w:rPr>
            </w:r>
          </w:ins>
          <w:r>
            <w:rPr>
              <w:noProof/>
              <w:webHidden/>
            </w:rPr>
            <w:fldChar w:fldCharType="separate"/>
          </w:r>
          <w:ins w:id="41" w:author="Kit Double" w:date="2025-03-05T15:10:00Z" w16du:dateUtc="2025-03-05T04:10:00Z">
            <w:r>
              <w:rPr>
                <w:noProof/>
                <w:webHidden/>
              </w:rPr>
              <w:t>12</w:t>
            </w:r>
            <w:r>
              <w:rPr>
                <w:noProof/>
                <w:webHidden/>
              </w:rPr>
              <w:fldChar w:fldCharType="end"/>
            </w:r>
            <w:r w:rsidRPr="00E91517">
              <w:rPr>
                <w:rStyle w:val="Hyperlink"/>
                <w:noProof/>
              </w:rPr>
              <w:fldChar w:fldCharType="end"/>
            </w:r>
          </w:ins>
        </w:p>
        <w:p w14:paraId="64529B92" w14:textId="074FFBCD" w:rsidR="00B10059" w:rsidRDefault="00B10059">
          <w:pPr>
            <w:pStyle w:val="TOC1"/>
            <w:tabs>
              <w:tab w:val="left" w:pos="600"/>
              <w:tab w:val="right" w:leader="dot" w:pos="9962"/>
            </w:tabs>
            <w:rPr>
              <w:ins w:id="42" w:author="Kit Double" w:date="2025-03-05T15:10:00Z" w16du:dateUtc="2025-03-05T04:10:00Z"/>
              <w:rFonts w:cstheme="minorBidi"/>
              <w:b w:val="0"/>
              <w:noProof/>
              <w:kern w:val="2"/>
              <w:lang w:val="en-AU" w:eastAsia="en-GB"/>
              <w14:ligatures w14:val="standardContextual"/>
            </w:rPr>
          </w:pPr>
          <w:ins w:id="43"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"_Toc192079881"</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rFonts w:cstheme="minorHAnsi"/>
                <w:noProof/>
              </w:rPr>
              <w:t>15</w:t>
            </w:r>
            <w:r>
              <w:rPr>
                <w:rFonts w:cstheme="minorBidi"/>
                <w:b w:val="0"/>
                <w:noProof/>
                <w:kern w:val="2"/>
                <w:lang w:val="en-AU" w:eastAsia="en-GB"/>
                <w14:ligatures w14:val="standardContextual"/>
              </w:rPr>
              <w:tab/>
            </w:r>
            <w:r w:rsidRPr="00E91517">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_Toc192079881 \h </w:instrText>
            </w:r>
            <w:r>
              <w:rPr>
                <w:noProof/>
                <w:webHidden/>
              </w:rPr>
            </w:r>
          </w:ins>
          <w:r>
            <w:rPr>
              <w:noProof/>
              <w:webHidden/>
            </w:rPr>
            <w:fldChar w:fldCharType="separate"/>
          </w:r>
          <w:ins w:id="44" w:author="Kit Double" w:date="2025-03-05T15:10:00Z" w16du:dateUtc="2025-03-05T04:10:00Z">
            <w:r>
              <w:rPr>
                <w:noProof/>
                <w:webHidden/>
              </w:rPr>
              <w:t>13</w:t>
            </w:r>
            <w:r>
              <w:rPr>
                <w:noProof/>
                <w:webHidden/>
              </w:rPr>
              <w:fldChar w:fldCharType="end"/>
            </w:r>
            <w:r w:rsidRPr="00E91517">
              <w:rPr>
                <w:rStyle w:val="Hyperlink"/>
                <w:noProof/>
              </w:rPr>
              <w:fldChar w:fldCharType="end"/>
            </w:r>
          </w:ins>
        </w:p>
        <w:p w14:paraId="50271A83" w14:textId="0EB1A286" w:rsidR="00B10059" w:rsidRDefault="00B10059">
          <w:pPr>
            <w:pStyle w:val="TOC1"/>
            <w:tabs>
              <w:tab w:val="left" w:pos="600"/>
              <w:tab w:val="right" w:leader="dot" w:pos="9962"/>
            </w:tabs>
            <w:rPr>
              <w:ins w:id="45" w:author="Kit Double" w:date="2025-03-05T15:10:00Z" w16du:dateUtc="2025-03-05T04:10:00Z"/>
              <w:rFonts w:cstheme="minorBidi"/>
              <w:b w:val="0"/>
              <w:noProof/>
              <w:kern w:val="2"/>
              <w:lang w:val="en-AU" w:eastAsia="en-GB"/>
              <w14:ligatures w14:val="standardContextual"/>
            </w:rPr>
          </w:pPr>
          <w:ins w:id="46"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"_Toc192079882"</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16</w:t>
            </w:r>
            <w:r>
              <w:rPr>
                <w:rFonts w:cstheme="minorBidi"/>
                <w:b w:val="0"/>
                <w:noProof/>
                <w:kern w:val="2"/>
                <w:lang w:val="en-AU" w:eastAsia="en-GB"/>
                <w14:ligatures w14:val="standardContextual"/>
              </w:rPr>
              <w:tab/>
            </w:r>
            <w:r w:rsidRPr="00E91517">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_Toc192079882 \h </w:instrText>
            </w:r>
            <w:r>
              <w:rPr>
                <w:noProof/>
                <w:webHidden/>
              </w:rPr>
            </w:r>
          </w:ins>
          <w:r>
            <w:rPr>
              <w:noProof/>
              <w:webHidden/>
            </w:rPr>
            <w:fldChar w:fldCharType="separate"/>
          </w:r>
          <w:ins w:id="47" w:author="Kit Double" w:date="2025-03-05T15:10:00Z" w16du:dateUtc="2025-03-05T04:10:00Z">
            <w:r>
              <w:rPr>
                <w:noProof/>
                <w:webHidden/>
              </w:rPr>
              <w:t>18</w:t>
            </w:r>
            <w:r>
              <w:rPr>
                <w:noProof/>
                <w:webHidden/>
              </w:rPr>
              <w:fldChar w:fldCharType="end"/>
            </w:r>
            <w:r w:rsidRPr="00E91517">
              <w:rPr>
                <w:rStyle w:val="Hyperlink"/>
                <w:noProof/>
              </w:rPr>
              <w:fldChar w:fldCharType="end"/>
            </w:r>
          </w:ins>
        </w:p>
        <w:p w14:paraId="0730F1B4" w14:textId="11D2F68A" w:rsidR="00B10059" w:rsidRDefault="00B10059">
          <w:pPr>
            <w:pStyle w:val="TOC1"/>
            <w:tabs>
              <w:tab w:val="left" w:pos="600"/>
              <w:tab w:val="right" w:leader="dot" w:pos="9962"/>
            </w:tabs>
            <w:rPr>
              <w:ins w:id="48" w:author="Kit Double" w:date="2025-03-05T15:10:00Z" w16du:dateUtc="2025-03-05T04:10:00Z"/>
              <w:rFonts w:cstheme="minorBidi"/>
              <w:b w:val="0"/>
              <w:noProof/>
              <w:kern w:val="2"/>
              <w:lang w:val="en-AU" w:eastAsia="en-GB"/>
              <w14:ligatures w14:val="standardContextual"/>
            </w:rPr>
          </w:pPr>
          <w:ins w:id="49"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"_Toc192079883"</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lang w:val="en-GB"/>
              </w:rPr>
              <w:t>17</w:t>
            </w:r>
            <w:r>
              <w:rPr>
                <w:rFonts w:cstheme="minorBidi"/>
                <w:b w:val="0"/>
                <w:noProof/>
                <w:kern w:val="2"/>
                <w:lang w:val="en-AU" w:eastAsia="en-GB"/>
                <w14:ligatures w14:val="standardContextual"/>
              </w:rPr>
              <w:tab/>
            </w:r>
            <w:r w:rsidRPr="00E91517">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_Toc192079883 \h </w:instrText>
            </w:r>
            <w:r>
              <w:rPr>
                <w:noProof/>
                <w:webHidden/>
              </w:rPr>
            </w:r>
          </w:ins>
          <w:r>
            <w:rPr>
              <w:noProof/>
              <w:webHidden/>
            </w:rPr>
            <w:fldChar w:fldCharType="separate"/>
          </w:r>
          <w:ins w:id="50" w:author="Kit Double" w:date="2025-03-05T15:10:00Z" w16du:dateUtc="2025-03-05T04:10:00Z">
            <w:r>
              <w:rPr>
                <w:noProof/>
                <w:webHidden/>
              </w:rPr>
              <w:t>19</w:t>
            </w:r>
            <w:r>
              <w:rPr>
                <w:noProof/>
                <w:webHidden/>
              </w:rPr>
              <w:fldChar w:fldCharType="end"/>
            </w:r>
            <w:r w:rsidRPr="00E91517">
              <w:rPr>
                <w:rStyle w:val="Hyperlink"/>
                <w:noProof/>
              </w:rPr>
              <w:fldChar w:fldCharType="end"/>
            </w:r>
          </w:ins>
        </w:p>
        <w:p w14:paraId="7BB53F42" w14:textId="67611690" w:rsidR="00B10059" w:rsidRDefault="00B10059">
          <w:pPr>
            <w:pStyle w:val="TOC1"/>
            <w:tabs>
              <w:tab w:val="left" w:pos="600"/>
              <w:tab w:val="right" w:leader="dot" w:pos="9962"/>
            </w:tabs>
            <w:rPr>
              <w:ins w:id="51" w:author="Kit Double" w:date="2025-03-05T15:10:00Z" w16du:dateUtc="2025-03-05T04:10:00Z"/>
              <w:rFonts w:cstheme="minorBidi"/>
              <w:b w:val="0"/>
              <w:noProof/>
              <w:kern w:val="2"/>
              <w:lang w:val="en-AU" w:eastAsia="en-GB"/>
              <w14:ligatures w14:val="standardContextual"/>
            </w:rPr>
          </w:pPr>
          <w:ins w:id="52"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"_Toc192079884"</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lang w:val="en-GB"/>
              </w:rPr>
              <w:t>18</w:t>
            </w:r>
            <w:r>
              <w:rPr>
                <w:rFonts w:cstheme="minorBidi"/>
                <w:b w:val="0"/>
                <w:noProof/>
                <w:kern w:val="2"/>
                <w:lang w:val="en-AU" w:eastAsia="en-GB"/>
                <w14:ligatures w14:val="standardContextual"/>
              </w:rPr>
              <w:tab/>
            </w:r>
            <w:r w:rsidRPr="00E91517">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_Toc192079884 \h </w:instrText>
            </w:r>
            <w:r>
              <w:rPr>
                <w:noProof/>
                <w:webHidden/>
              </w:rPr>
            </w:r>
          </w:ins>
          <w:r>
            <w:rPr>
              <w:noProof/>
              <w:webHidden/>
            </w:rPr>
            <w:fldChar w:fldCharType="separate"/>
          </w:r>
          <w:ins w:id="53" w:author="Kit Double" w:date="2025-03-05T15:10:00Z" w16du:dateUtc="2025-03-05T04:10:00Z">
            <w:r>
              <w:rPr>
                <w:noProof/>
                <w:webHidden/>
              </w:rPr>
              <w:t>20</w:t>
            </w:r>
            <w:r>
              <w:rPr>
                <w:noProof/>
                <w:webHidden/>
              </w:rPr>
              <w:fldChar w:fldCharType="end"/>
            </w:r>
            <w:r w:rsidRPr="00E91517">
              <w:rPr>
                <w:rStyle w:val="Hyperlink"/>
                <w:noProof/>
              </w:rPr>
              <w:fldChar w:fldCharType="end"/>
            </w:r>
          </w:ins>
        </w:p>
        <w:p w14:paraId="7348C202" w14:textId="639FC277" w:rsidR="00B10059" w:rsidRDefault="00B10059">
          <w:pPr>
            <w:pStyle w:val="TOC1"/>
            <w:tabs>
              <w:tab w:val="left" w:pos="600"/>
              <w:tab w:val="right" w:leader="dot" w:pos="9962"/>
            </w:tabs>
            <w:rPr>
              <w:ins w:id="54" w:author="Kit Double" w:date="2025-03-05T15:10:00Z" w16du:dateUtc="2025-03-05T04:10:00Z"/>
              <w:rFonts w:cstheme="minorBidi"/>
              <w:b w:val="0"/>
              <w:noProof/>
              <w:kern w:val="2"/>
              <w:lang w:val="en-AU" w:eastAsia="en-GB"/>
              <w14:ligatures w14:val="standardContextual"/>
            </w:rPr>
          </w:pPr>
          <w:ins w:id="55"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"_Toc192079885"</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lang w:val="en-AU" w:eastAsia="en-AU"/>
              </w:rPr>
              <w:t>19</w:t>
            </w:r>
            <w:r>
              <w:rPr>
                <w:rFonts w:cstheme="minorBidi"/>
                <w:b w:val="0"/>
                <w:noProof/>
                <w:kern w:val="2"/>
                <w:lang w:val="en-AU" w:eastAsia="en-GB"/>
                <w14:ligatures w14:val="standardContextual"/>
              </w:rPr>
              <w:tab/>
            </w:r>
            <w:r w:rsidRPr="00E91517">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_Toc192079885 \h </w:instrText>
            </w:r>
            <w:r>
              <w:rPr>
                <w:noProof/>
                <w:webHidden/>
              </w:rPr>
            </w:r>
          </w:ins>
          <w:r>
            <w:rPr>
              <w:noProof/>
              <w:webHidden/>
            </w:rPr>
            <w:fldChar w:fldCharType="separate"/>
          </w:r>
          <w:ins w:id="56" w:author="Kit Double" w:date="2025-03-05T15:10:00Z" w16du:dateUtc="2025-03-05T04:10:00Z">
            <w:r>
              <w:rPr>
                <w:noProof/>
                <w:webHidden/>
              </w:rPr>
              <w:t>20</w:t>
            </w:r>
            <w:r>
              <w:rPr>
                <w:noProof/>
                <w:webHidden/>
              </w:rPr>
              <w:fldChar w:fldCharType="end"/>
            </w:r>
            <w:r w:rsidRPr="00E91517">
              <w:rPr>
                <w:rStyle w:val="Hyperlink"/>
                <w:noProof/>
              </w:rPr>
              <w:fldChar w:fldCharType="end"/>
            </w:r>
          </w:ins>
        </w:p>
        <w:p w14:paraId="4947AA4E" w14:textId="0EEE78D3" w:rsidR="00B10059" w:rsidRDefault="00B10059">
          <w:pPr>
            <w:pStyle w:val="TOC1"/>
            <w:tabs>
              <w:tab w:val="left" w:pos="600"/>
              <w:tab w:val="right" w:leader="dot" w:pos="9962"/>
            </w:tabs>
            <w:rPr>
              <w:ins w:id="57" w:author="Kit Double" w:date="2025-03-05T15:10:00Z" w16du:dateUtc="2025-03-05T04:10:00Z"/>
              <w:rFonts w:cstheme="minorBidi"/>
              <w:b w:val="0"/>
              <w:noProof/>
              <w:kern w:val="2"/>
              <w:lang w:val="en-AU" w:eastAsia="en-GB"/>
              <w14:ligatures w14:val="standardContextual"/>
            </w:rPr>
          </w:pPr>
          <w:ins w:id="58" w:author="Kit Double" w:date="2025-03-05T15:10:00Z" w16du:dateUtc="2025-03-05T04:10:00Z">
            <w:r w:rsidRPr="00E91517">
              <w:rPr>
                <w:rStyle w:val="Hyperlink"/>
                <w:noProof/>
              </w:rPr>
              <w:fldChar w:fldCharType="begin"/>
            </w:r>
            <w:r w:rsidRPr="00E91517">
              <w:rPr>
                <w:rStyle w:val="Hyperlink"/>
                <w:noProof/>
              </w:rPr>
              <w:instrText xml:space="preserve"> </w:instrText>
            </w:r>
            <w:r>
              <w:rPr>
                <w:noProof/>
              </w:rPr>
              <w:instrText>HYPERLINK \l "_Toc192079886"</w:instrText>
            </w:r>
            <w:r w:rsidRPr="00E91517">
              <w:rPr>
                <w:rStyle w:val="Hyperlink"/>
                <w:noProof/>
              </w:rPr>
              <w:instrText xml:space="preserve"> </w:instrText>
            </w:r>
            <w:r w:rsidRPr="00E91517">
              <w:rPr>
                <w:rStyle w:val="Hyperlink"/>
                <w:noProof/>
              </w:rPr>
            </w:r>
            <w:r w:rsidRPr="00E91517">
              <w:rPr>
                <w:rStyle w:val="Hyperlink"/>
                <w:noProof/>
              </w:rPr>
              <w:fldChar w:fldCharType="separate"/>
            </w:r>
            <w:r w:rsidRPr="00E91517">
              <w:rPr>
                <w:rStyle w:val="Hyperlink"/>
                <w:noProof/>
              </w:rPr>
              <w:t>20</w:t>
            </w:r>
            <w:r>
              <w:rPr>
                <w:rFonts w:cstheme="minorBidi"/>
                <w:b w:val="0"/>
                <w:noProof/>
                <w:kern w:val="2"/>
                <w:lang w:val="en-AU" w:eastAsia="en-GB"/>
                <w14:ligatures w14:val="standardContextual"/>
              </w:rPr>
              <w:tab/>
            </w:r>
            <w:r w:rsidRPr="00E91517">
              <w:rPr>
                <w:rStyle w:val="Hyperlink"/>
                <w:noProof/>
              </w:rPr>
              <w:t>Positive and Negative Affect (Self-report)</w:t>
            </w:r>
            <w:r>
              <w:rPr>
                <w:noProof/>
                <w:webHidden/>
              </w:rPr>
              <w:tab/>
            </w:r>
            <w:r>
              <w:rPr>
                <w:noProof/>
                <w:webHidden/>
              </w:rPr>
              <w:fldChar w:fldCharType="begin"/>
            </w:r>
            <w:r>
              <w:rPr>
                <w:noProof/>
                <w:webHidden/>
              </w:rPr>
              <w:instrText xml:space="preserve"> PAGEREF _Toc192079886 \h </w:instrText>
            </w:r>
            <w:r>
              <w:rPr>
                <w:noProof/>
                <w:webHidden/>
              </w:rPr>
            </w:r>
          </w:ins>
          <w:r>
            <w:rPr>
              <w:noProof/>
              <w:webHidden/>
            </w:rPr>
            <w:fldChar w:fldCharType="separate"/>
          </w:r>
          <w:ins w:id="59" w:author="Kit Double" w:date="2025-03-05T15:10:00Z" w16du:dateUtc="2025-03-05T04:10:00Z">
            <w:r>
              <w:rPr>
                <w:noProof/>
                <w:webHidden/>
              </w:rPr>
              <w:t>22</w:t>
            </w:r>
            <w:r>
              <w:rPr>
                <w:noProof/>
                <w:webHidden/>
              </w:rPr>
              <w:fldChar w:fldCharType="end"/>
            </w:r>
            <w:r w:rsidRPr="00E91517">
              <w:rPr>
                <w:rStyle w:val="Hyperlink"/>
                <w:noProof/>
              </w:rPr>
              <w:fldChar w:fldCharType="end"/>
            </w:r>
          </w:ins>
        </w:p>
        <w:p w14:paraId="5AD39ACF" w14:textId="5D5D5B9C" w:rsidR="005A546D" w:rsidDel="005A0EEF" w:rsidRDefault="005A546D">
          <w:pPr>
            <w:pStyle w:val="TOC1"/>
            <w:tabs>
              <w:tab w:val="left" w:pos="400"/>
              <w:tab w:val="right" w:leader="dot" w:pos="10450"/>
            </w:tabs>
            <w:rPr>
              <w:del w:id="60" w:author="Kit Double" w:date="2025-02-26T13:49:00Z" w16du:dateUtc="2025-02-26T02:49:00Z"/>
              <w:rFonts w:cstheme="minorBidi"/>
              <w:b w:val="0"/>
              <w:noProof/>
              <w:kern w:val="2"/>
              <w:lang w:val="en-AU" w:eastAsia="en-GB"/>
              <w14:ligatures w14:val="standardContextual"/>
            </w:rPr>
          </w:pPr>
          <w:del w:id="61" w:author="Kit Double" w:date="2025-02-26T13:49:00Z" w16du:dateUtc="2025-02-26T02:49:00Z">
            <w:r w:rsidRPr="005A0EEF" w:rsidDel="005A0EEF">
              <w:rPr>
                <w:rStyle w:val="Hyperlink"/>
                <w:noProof/>
              </w:rPr>
              <w:delText>1</w:delText>
            </w:r>
            <w:r w:rsidDel="005A0EEF">
              <w:rPr>
                <w:rFonts w:cstheme="minorBidi"/>
                <w:b w:val="0"/>
                <w:noProof/>
                <w:kern w:val="2"/>
                <w:lang w:val="en-AU" w:eastAsia="en-GB"/>
                <w14:ligatures w14:val="standardContextual"/>
              </w:rPr>
              <w:tab/>
            </w:r>
            <w:r w:rsidRPr="005A0EEF" w:rsidDel="005A0EEF">
              <w:rPr>
                <w:rStyle w:val="Hyperlink"/>
                <w:noProof/>
              </w:rPr>
              <w:delText>Demographic Questionnaire (1.5 mins)</w:delText>
            </w:r>
            <w:r w:rsidDel="005A0EEF">
              <w:rPr>
                <w:noProof/>
                <w:webHidden/>
              </w:rPr>
              <w:tab/>
              <w:delText>2</w:delText>
            </w:r>
          </w:del>
        </w:p>
        <w:p w14:paraId="02E6E353" w14:textId="1E202863" w:rsidR="005A546D" w:rsidDel="005A0EEF" w:rsidRDefault="005A546D">
          <w:pPr>
            <w:pStyle w:val="TOC1"/>
            <w:tabs>
              <w:tab w:val="left" w:pos="400"/>
              <w:tab w:val="right" w:leader="dot" w:pos="10450"/>
            </w:tabs>
            <w:rPr>
              <w:del w:id="62" w:author="Kit Double" w:date="2025-02-26T13:49:00Z" w16du:dateUtc="2025-02-26T02:49:00Z"/>
              <w:rFonts w:cstheme="minorBidi"/>
              <w:b w:val="0"/>
              <w:noProof/>
              <w:kern w:val="2"/>
              <w:lang w:val="en-AU" w:eastAsia="en-GB"/>
              <w14:ligatures w14:val="standardContextual"/>
            </w:rPr>
          </w:pPr>
          <w:del w:id="63" w:author="Kit Double" w:date="2025-02-26T13:49:00Z" w16du:dateUtc="2025-02-26T02:49:00Z">
            <w:r w:rsidRPr="005A0EEF" w:rsidDel="005A0EEF">
              <w:rPr>
                <w:rStyle w:val="Hyperlink"/>
                <w:noProof/>
              </w:rPr>
              <w:delText>2</w:delText>
            </w:r>
            <w:r w:rsidDel="005A0EEF">
              <w:rPr>
                <w:rFonts w:cstheme="minorBidi"/>
                <w:b w:val="0"/>
                <w:noProof/>
                <w:kern w:val="2"/>
                <w:lang w:val="en-AU" w:eastAsia="en-GB"/>
                <w14:ligatures w14:val="standardContextual"/>
              </w:rPr>
              <w:tab/>
            </w:r>
            <w:r w:rsidRPr="005A0EEF" w:rsidDel="005A0EEF">
              <w:rPr>
                <w:rStyle w:val="Hyperlink"/>
                <w:noProof/>
              </w:rPr>
              <w:delText>Implicit Theories Of Personality (30 seconds)</w:delText>
            </w:r>
            <w:r w:rsidDel="005A0EEF">
              <w:rPr>
                <w:noProof/>
                <w:webHidden/>
              </w:rPr>
              <w:tab/>
              <w:delText>3</w:delText>
            </w:r>
          </w:del>
        </w:p>
        <w:p w14:paraId="6EAB9EBF" w14:textId="7DEA3632" w:rsidR="005A546D" w:rsidDel="005A0EEF" w:rsidRDefault="005A546D">
          <w:pPr>
            <w:pStyle w:val="TOC1"/>
            <w:tabs>
              <w:tab w:val="left" w:pos="400"/>
              <w:tab w:val="right" w:leader="dot" w:pos="10450"/>
            </w:tabs>
            <w:rPr>
              <w:del w:id="64" w:author="Kit Double" w:date="2025-02-26T13:49:00Z" w16du:dateUtc="2025-02-26T02:49:00Z"/>
              <w:rFonts w:cstheme="minorBidi"/>
              <w:b w:val="0"/>
              <w:noProof/>
              <w:kern w:val="2"/>
              <w:lang w:val="en-AU" w:eastAsia="en-GB"/>
              <w14:ligatures w14:val="standardContextual"/>
            </w:rPr>
          </w:pPr>
          <w:del w:id="65" w:author="Kit Double" w:date="2025-02-26T13:49:00Z" w16du:dateUtc="2025-02-26T02:49:00Z">
            <w:r w:rsidRPr="005A0EEF" w:rsidDel="005A0EEF">
              <w:rPr>
                <w:rStyle w:val="Hyperlink"/>
                <w:noProof/>
              </w:rPr>
              <w:delText>3</w:delText>
            </w:r>
            <w:r w:rsidDel="005A0EEF">
              <w:rPr>
                <w:rFonts w:cstheme="minorBidi"/>
                <w:b w:val="0"/>
                <w:noProof/>
                <w:kern w:val="2"/>
                <w:lang w:val="en-AU" w:eastAsia="en-GB"/>
                <w14:ligatures w14:val="standardContextual"/>
              </w:rPr>
              <w:tab/>
            </w:r>
            <w:r w:rsidRPr="005A0EEF" w:rsidDel="005A0EEF">
              <w:rPr>
                <w:rStyle w:val="Hyperlink"/>
                <w:noProof/>
              </w:rPr>
              <w:delText>Implicit Theories Of Intelligence 30 seconds</w:delText>
            </w:r>
            <w:r w:rsidDel="005A0EEF">
              <w:rPr>
                <w:noProof/>
                <w:webHidden/>
              </w:rPr>
              <w:tab/>
              <w:delText>3</w:delText>
            </w:r>
          </w:del>
        </w:p>
        <w:p w14:paraId="48F5FD0D" w14:textId="00C1B20A" w:rsidR="005A546D" w:rsidDel="005A0EEF" w:rsidRDefault="005A546D">
          <w:pPr>
            <w:pStyle w:val="TOC1"/>
            <w:tabs>
              <w:tab w:val="left" w:pos="400"/>
              <w:tab w:val="right" w:leader="dot" w:pos="10450"/>
            </w:tabs>
            <w:rPr>
              <w:del w:id="66" w:author="Kit Double" w:date="2025-02-26T13:49:00Z" w16du:dateUtc="2025-02-26T02:49:00Z"/>
              <w:rFonts w:cstheme="minorBidi"/>
              <w:b w:val="0"/>
              <w:noProof/>
              <w:kern w:val="2"/>
              <w:lang w:val="en-AU" w:eastAsia="en-GB"/>
              <w14:ligatures w14:val="standardContextual"/>
            </w:rPr>
          </w:pPr>
          <w:del w:id="67" w:author="Kit Double" w:date="2025-02-26T13:49:00Z" w16du:dateUtc="2025-02-26T02:49:00Z">
            <w:r w:rsidRPr="005A0EEF" w:rsidDel="005A0EEF">
              <w:rPr>
                <w:rStyle w:val="Hyperlink"/>
                <w:noProof/>
              </w:rPr>
              <w:delText>4</w:delText>
            </w:r>
            <w:r w:rsidDel="005A0EEF">
              <w:rPr>
                <w:rFonts w:cstheme="minorBidi"/>
                <w:b w:val="0"/>
                <w:noProof/>
                <w:kern w:val="2"/>
                <w:lang w:val="en-AU" w:eastAsia="en-GB"/>
                <w14:ligatures w14:val="standardContextual"/>
              </w:rPr>
              <w:tab/>
            </w:r>
            <w:r w:rsidRPr="005A0EEF" w:rsidDel="005A0EEF">
              <w:rPr>
                <w:rStyle w:val="Hyperlink"/>
                <w:noProof/>
              </w:rPr>
              <w:delText>Need For Cognition (2 mins)</w:delText>
            </w:r>
            <w:r w:rsidDel="005A0EEF">
              <w:rPr>
                <w:noProof/>
                <w:webHidden/>
              </w:rPr>
              <w:tab/>
              <w:delText>4</w:delText>
            </w:r>
          </w:del>
        </w:p>
        <w:p w14:paraId="1FF9A947" w14:textId="230E5065" w:rsidR="005A546D" w:rsidDel="005A0EEF" w:rsidRDefault="005A546D">
          <w:pPr>
            <w:pStyle w:val="TOC1"/>
            <w:tabs>
              <w:tab w:val="left" w:pos="400"/>
              <w:tab w:val="right" w:leader="dot" w:pos="10450"/>
            </w:tabs>
            <w:rPr>
              <w:del w:id="68" w:author="Kit Double" w:date="2025-02-26T13:49:00Z" w16du:dateUtc="2025-02-26T02:49:00Z"/>
              <w:rFonts w:cstheme="minorBidi"/>
              <w:b w:val="0"/>
              <w:noProof/>
              <w:kern w:val="2"/>
              <w:lang w:val="en-AU" w:eastAsia="en-GB"/>
              <w14:ligatures w14:val="standardContextual"/>
            </w:rPr>
          </w:pPr>
          <w:del w:id="69" w:author="Kit Double" w:date="2025-02-26T13:49:00Z" w16du:dateUtc="2025-02-26T02:49:00Z">
            <w:r w:rsidRPr="005A0EEF" w:rsidDel="005A0EEF">
              <w:rPr>
                <w:rStyle w:val="Hyperlink"/>
                <w:noProof/>
              </w:rPr>
              <w:delText>5</w:delText>
            </w:r>
            <w:r w:rsidDel="005A0EEF">
              <w:rPr>
                <w:rFonts w:cstheme="minorBidi"/>
                <w:b w:val="0"/>
                <w:noProof/>
                <w:kern w:val="2"/>
                <w:lang w:val="en-AU" w:eastAsia="en-GB"/>
                <w14:ligatures w14:val="standardContextual"/>
              </w:rPr>
              <w:tab/>
            </w:r>
            <w:r w:rsidRPr="005A0EEF" w:rsidDel="005A0EEF">
              <w:rPr>
                <w:rStyle w:val="Hyperlink"/>
                <w:noProof/>
              </w:rPr>
              <w:delText>Goal Orientation (2 mins)</w:delText>
            </w:r>
            <w:r w:rsidDel="005A0EEF">
              <w:rPr>
                <w:noProof/>
                <w:webHidden/>
              </w:rPr>
              <w:tab/>
              <w:delText>4</w:delText>
            </w:r>
          </w:del>
        </w:p>
        <w:p w14:paraId="47DFBC32" w14:textId="218193E5" w:rsidR="005A546D" w:rsidDel="005A0EEF" w:rsidRDefault="005A546D">
          <w:pPr>
            <w:pStyle w:val="TOC1"/>
            <w:tabs>
              <w:tab w:val="left" w:pos="400"/>
              <w:tab w:val="right" w:leader="dot" w:pos="10450"/>
            </w:tabs>
            <w:rPr>
              <w:del w:id="70" w:author="Kit Double" w:date="2025-02-26T13:49:00Z" w16du:dateUtc="2025-02-26T02:49:00Z"/>
              <w:rFonts w:cstheme="minorBidi"/>
              <w:b w:val="0"/>
              <w:noProof/>
              <w:kern w:val="2"/>
              <w:lang w:val="en-AU" w:eastAsia="en-GB"/>
              <w14:ligatures w14:val="standardContextual"/>
            </w:rPr>
          </w:pPr>
          <w:del w:id="71" w:author="Kit Double" w:date="2025-02-26T13:49:00Z" w16du:dateUtc="2025-02-26T02:49:00Z">
            <w:r w:rsidRPr="005A0EEF" w:rsidDel="005A0EEF">
              <w:rPr>
                <w:rStyle w:val="Hyperlink"/>
                <w:noProof/>
              </w:rPr>
              <w:delText>6</w:delText>
            </w:r>
            <w:r w:rsidDel="005A0EEF">
              <w:rPr>
                <w:rFonts w:cstheme="minorBidi"/>
                <w:b w:val="0"/>
                <w:noProof/>
                <w:kern w:val="2"/>
                <w:lang w:val="en-AU" w:eastAsia="en-GB"/>
                <w14:ligatures w14:val="standardContextual"/>
              </w:rPr>
              <w:tab/>
            </w:r>
            <w:r w:rsidRPr="005A0EEF" w:rsidDel="005A0EEF">
              <w:rPr>
                <w:rStyle w:val="Hyperlink"/>
                <w:noProof/>
              </w:rPr>
              <w:delText>Memory And Reasoning Self Concept (2 mins)</w:delText>
            </w:r>
            <w:r w:rsidDel="005A0EEF">
              <w:rPr>
                <w:noProof/>
                <w:webHidden/>
              </w:rPr>
              <w:tab/>
              <w:delText>5</w:delText>
            </w:r>
          </w:del>
        </w:p>
        <w:p w14:paraId="6D4394DD" w14:textId="7939ED4C" w:rsidR="005A546D" w:rsidDel="005A0EEF" w:rsidRDefault="005A546D">
          <w:pPr>
            <w:pStyle w:val="TOC1"/>
            <w:tabs>
              <w:tab w:val="left" w:pos="400"/>
              <w:tab w:val="right" w:leader="dot" w:pos="10450"/>
            </w:tabs>
            <w:rPr>
              <w:del w:id="72" w:author="Kit Double" w:date="2025-02-26T13:49:00Z" w16du:dateUtc="2025-02-26T02:49:00Z"/>
              <w:rFonts w:cstheme="minorBidi"/>
              <w:b w:val="0"/>
              <w:noProof/>
              <w:kern w:val="2"/>
              <w:lang w:val="en-AU" w:eastAsia="en-GB"/>
              <w14:ligatures w14:val="standardContextual"/>
            </w:rPr>
          </w:pPr>
          <w:del w:id="73" w:author="Kit Double" w:date="2025-02-26T13:49:00Z" w16du:dateUtc="2025-02-26T02:49:00Z">
            <w:r w:rsidRPr="005A0EEF" w:rsidDel="005A0EEF">
              <w:rPr>
                <w:rStyle w:val="Hyperlink"/>
                <w:noProof/>
              </w:rPr>
              <w:delText>7</w:delText>
            </w:r>
            <w:r w:rsidDel="005A0EEF">
              <w:rPr>
                <w:rFonts w:cstheme="minorBidi"/>
                <w:b w:val="0"/>
                <w:noProof/>
                <w:kern w:val="2"/>
                <w:lang w:val="en-AU" w:eastAsia="en-GB"/>
                <w14:ligatures w14:val="standardContextual"/>
              </w:rPr>
              <w:tab/>
            </w:r>
            <w:r w:rsidRPr="005A0EEF" w:rsidDel="005A0EEF">
              <w:rPr>
                <w:rStyle w:val="Hyperlink"/>
                <w:noProof/>
              </w:rPr>
              <w:delText>Big Five Personality (5 mins)</w:delText>
            </w:r>
            <w:r w:rsidDel="005A0EEF">
              <w:rPr>
                <w:noProof/>
                <w:webHidden/>
              </w:rPr>
              <w:tab/>
              <w:delText>5</w:delText>
            </w:r>
          </w:del>
        </w:p>
        <w:p w14:paraId="54B2E628" w14:textId="16162788" w:rsidR="005A546D" w:rsidDel="005A0EEF" w:rsidRDefault="005A546D">
          <w:pPr>
            <w:pStyle w:val="TOC1"/>
            <w:tabs>
              <w:tab w:val="left" w:pos="400"/>
              <w:tab w:val="right" w:leader="dot" w:pos="10450"/>
            </w:tabs>
            <w:rPr>
              <w:del w:id="74" w:author="Kit Double" w:date="2025-02-26T13:49:00Z" w16du:dateUtc="2025-02-26T02:49:00Z"/>
              <w:rFonts w:cstheme="minorBidi"/>
              <w:b w:val="0"/>
              <w:noProof/>
              <w:kern w:val="2"/>
              <w:lang w:val="en-AU" w:eastAsia="en-GB"/>
              <w14:ligatures w14:val="standardContextual"/>
            </w:rPr>
          </w:pPr>
          <w:del w:id="75" w:author="Kit Double" w:date="2025-02-26T13:49:00Z" w16du:dateUtc="2025-02-26T02:49:00Z">
            <w:r w:rsidRPr="005A0EEF" w:rsidDel="005A0EEF">
              <w:rPr>
                <w:rStyle w:val="Hyperlink"/>
                <w:noProof/>
              </w:rPr>
              <w:delText>8</w:delText>
            </w:r>
            <w:r w:rsidDel="005A0EEF">
              <w:rPr>
                <w:rFonts w:cstheme="minorBidi"/>
                <w:b w:val="0"/>
                <w:noProof/>
                <w:kern w:val="2"/>
                <w:lang w:val="en-AU" w:eastAsia="en-GB"/>
                <w14:ligatures w14:val="standardContextual"/>
              </w:rPr>
              <w:tab/>
            </w:r>
            <w:r w:rsidRPr="005A0EEF" w:rsidDel="005A0EEF">
              <w:rPr>
                <w:rStyle w:val="Hyperlink"/>
                <w:noProof/>
              </w:rPr>
              <w:delText>Self-efficacy scale (90 seconds)</w:delText>
            </w:r>
            <w:r w:rsidDel="005A0EEF">
              <w:rPr>
                <w:noProof/>
                <w:webHidden/>
              </w:rPr>
              <w:tab/>
              <w:delText>6</w:delText>
            </w:r>
          </w:del>
        </w:p>
        <w:p w14:paraId="6E3480BE" w14:textId="2351DB1C" w:rsidR="005A546D" w:rsidDel="005A0EEF" w:rsidRDefault="005A546D">
          <w:pPr>
            <w:pStyle w:val="TOC1"/>
            <w:tabs>
              <w:tab w:val="left" w:pos="400"/>
              <w:tab w:val="right" w:leader="dot" w:pos="10450"/>
            </w:tabs>
            <w:rPr>
              <w:del w:id="76" w:author="Kit Double" w:date="2025-02-26T13:49:00Z" w16du:dateUtc="2025-02-26T02:49:00Z"/>
              <w:rFonts w:cstheme="minorBidi"/>
              <w:b w:val="0"/>
              <w:noProof/>
              <w:kern w:val="2"/>
              <w:lang w:val="en-AU" w:eastAsia="en-GB"/>
              <w14:ligatures w14:val="standardContextual"/>
            </w:rPr>
          </w:pPr>
          <w:del w:id="77" w:author="Kit Double" w:date="2025-02-26T13:49:00Z" w16du:dateUtc="2025-02-26T02:49:00Z">
            <w:r w:rsidRPr="005A0EEF" w:rsidDel="005A0EEF">
              <w:rPr>
                <w:rStyle w:val="Hyperlink"/>
                <w:noProof/>
              </w:rPr>
              <w:delText>9</w:delText>
            </w:r>
            <w:r w:rsidDel="005A0EEF">
              <w:rPr>
                <w:rFonts w:cstheme="minorBidi"/>
                <w:b w:val="0"/>
                <w:noProof/>
                <w:kern w:val="2"/>
                <w:lang w:val="en-AU" w:eastAsia="en-GB"/>
                <w14:ligatures w14:val="standardContextual"/>
              </w:rPr>
              <w:tab/>
            </w:r>
            <w:r w:rsidRPr="005A0EEF" w:rsidDel="005A0EEF">
              <w:rPr>
                <w:rStyle w:val="Hyperlink"/>
                <w:noProof/>
              </w:rPr>
              <w:delText>General Self-efficacy scale (1 min)</w:delText>
            </w:r>
            <w:r w:rsidDel="005A0EEF">
              <w:rPr>
                <w:noProof/>
                <w:webHidden/>
              </w:rPr>
              <w:tab/>
              <w:delText>7</w:delText>
            </w:r>
          </w:del>
        </w:p>
        <w:p w14:paraId="6F3BEEA9" w14:textId="6D93B153" w:rsidR="005A546D" w:rsidDel="005A0EEF" w:rsidRDefault="005A546D">
          <w:pPr>
            <w:pStyle w:val="TOC1"/>
            <w:tabs>
              <w:tab w:val="left" w:pos="600"/>
              <w:tab w:val="right" w:leader="dot" w:pos="10450"/>
            </w:tabs>
            <w:rPr>
              <w:del w:id="78" w:author="Kit Double" w:date="2025-02-26T13:49:00Z" w16du:dateUtc="2025-02-26T02:49:00Z"/>
              <w:rFonts w:cstheme="minorBidi"/>
              <w:b w:val="0"/>
              <w:noProof/>
              <w:kern w:val="2"/>
              <w:lang w:val="en-AU" w:eastAsia="en-GB"/>
              <w14:ligatures w14:val="standardContextual"/>
            </w:rPr>
          </w:pPr>
          <w:del w:id="79" w:author="Kit Double" w:date="2025-02-26T13:49:00Z" w16du:dateUtc="2025-02-26T02:49:00Z">
            <w:r w:rsidRPr="005A0EEF" w:rsidDel="005A0EEF">
              <w:rPr>
                <w:rStyle w:val="Hyperlink"/>
                <w:noProof/>
              </w:rPr>
              <w:delText>10</w:delText>
            </w:r>
            <w:r w:rsidDel="005A0EEF">
              <w:rPr>
                <w:rFonts w:cstheme="minorBidi"/>
                <w:b w:val="0"/>
                <w:noProof/>
                <w:kern w:val="2"/>
                <w:lang w:val="en-AU" w:eastAsia="en-GB"/>
                <w14:ligatures w14:val="standardContextual"/>
              </w:rPr>
              <w:tab/>
            </w:r>
            <w:r w:rsidRPr="005A0EEF" w:rsidDel="005A0EEF">
              <w:rPr>
                <w:rStyle w:val="Hyperlink"/>
                <w:noProof/>
              </w:rPr>
              <w:delText>Cognitive Failures Questionnaire (2.5 mins)</w:delText>
            </w:r>
            <w:r w:rsidDel="005A0EEF">
              <w:rPr>
                <w:noProof/>
                <w:webHidden/>
              </w:rPr>
              <w:tab/>
              <w:delText>7</w:delText>
            </w:r>
          </w:del>
        </w:p>
        <w:p w14:paraId="693FA9FA" w14:textId="76985974" w:rsidR="005A546D" w:rsidDel="005A0EEF" w:rsidRDefault="005A546D">
          <w:pPr>
            <w:pStyle w:val="TOC1"/>
            <w:tabs>
              <w:tab w:val="left" w:pos="600"/>
              <w:tab w:val="right" w:leader="dot" w:pos="10450"/>
            </w:tabs>
            <w:rPr>
              <w:del w:id="80" w:author="Kit Double" w:date="2025-02-26T13:49:00Z" w16du:dateUtc="2025-02-26T02:49:00Z"/>
              <w:rFonts w:cstheme="minorBidi"/>
              <w:b w:val="0"/>
              <w:noProof/>
              <w:kern w:val="2"/>
              <w:lang w:val="en-AU" w:eastAsia="en-GB"/>
              <w14:ligatures w14:val="standardContextual"/>
            </w:rPr>
          </w:pPr>
          <w:del w:id="81" w:author="Kit Double" w:date="2025-02-26T13:49:00Z" w16du:dateUtc="2025-02-26T02:49:00Z">
            <w:r w:rsidRPr="005A0EEF" w:rsidDel="005A0EEF">
              <w:rPr>
                <w:rStyle w:val="Hyperlink"/>
                <w:noProof/>
              </w:rPr>
              <w:delText>11</w:delText>
            </w:r>
            <w:r w:rsidDel="005A0EEF">
              <w:rPr>
                <w:rFonts w:cstheme="minorBidi"/>
                <w:b w:val="0"/>
                <w:noProof/>
                <w:kern w:val="2"/>
                <w:lang w:val="en-AU" w:eastAsia="en-GB"/>
                <w14:ligatures w14:val="standardContextual"/>
              </w:rPr>
              <w:tab/>
            </w:r>
            <w:r w:rsidRPr="005A0EEF" w:rsidDel="005A0EEF">
              <w:rPr>
                <w:rStyle w:val="Hyperlink"/>
                <w:noProof/>
              </w:rPr>
              <w:delText>Cognitive Reflection (3 mins)</w:delText>
            </w:r>
            <w:r w:rsidDel="005A0EEF">
              <w:rPr>
                <w:noProof/>
                <w:webHidden/>
              </w:rPr>
              <w:tab/>
              <w:delText>8</w:delText>
            </w:r>
          </w:del>
        </w:p>
        <w:p w14:paraId="4A68BAE7" w14:textId="26CAE10C" w:rsidR="005A546D" w:rsidDel="005A0EEF" w:rsidRDefault="005A546D">
          <w:pPr>
            <w:pStyle w:val="TOC1"/>
            <w:tabs>
              <w:tab w:val="left" w:pos="600"/>
              <w:tab w:val="right" w:leader="dot" w:pos="10450"/>
            </w:tabs>
            <w:rPr>
              <w:del w:id="82" w:author="Kit Double" w:date="2025-02-26T13:49:00Z" w16du:dateUtc="2025-02-26T02:49:00Z"/>
              <w:rFonts w:cstheme="minorBidi"/>
              <w:b w:val="0"/>
              <w:noProof/>
              <w:kern w:val="2"/>
              <w:lang w:val="en-AU" w:eastAsia="en-GB"/>
              <w14:ligatures w14:val="standardContextual"/>
            </w:rPr>
          </w:pPr>
          <w:del w:id="83" w:author="Kit Double" w:date="2025-02-26T13:49:00Z" w16du:dateUtc="2025-02-26T02:49:00Z">
            <w:r w:rsidRPr="005A0EEF" w:rsidDel="005A0EEF">
              <w:rPr>
                <w:rStyle w:val="Hyperlink"/>
                <w:noProof/>
              </w:rPr>
              <w:delText>12</w:delText>
            </w:r>
            <w:r w:rsidDel="005A0EEF">
              <w:rPr>
                <w:rFonts w:cstheme="minorBidi"/>
                <w:b w:val="0"/>
                <w:noProof/>
                <w:kern w:val="2"/>
                <w:lang w:val="en-AU" w:eastAsia="en-GB"/>
                <w14:ligatures w14:val="standardContextual"/>
              </w:rPr>
              <w:tab/>
            </w:r>
            <w:r w:rsidRPr="005A0EEF" w:rsidDel="005A0EEF">
              <w:rPr>
                <w:rStyle w:val="Hyperlink"/>
                <w:noProof/>
              </w:rPr>
              <w:delText>Emotional Intelligence (40 mins)</w:delText>
            </w:r>
            <w:r w:rsidDel="005A0EEF">
              <w:rPr>
                <w:noProof/>
                <w:webHidden/>
              </w:rPr>
              <w:tab/>
              <w:delText>8</w:delText>
            </w:r>
          </w:del>
        </w:p>
        <w:p w14:paraId="2ED71D04" w14:textId="08CF8BF2" w:rsidR="005A546D" w:rsidDel="005A0EEF" w:rsidRDefault="005A546D">
          <w:pPr>
            <w:pStyle w:val="TOC1"/>
            <w:tabs>
              <w:tab w:val="left" w:pos="600"/>
              <w:tab w:val="right" w:leader="dot" w:pos="10450"/>
            </w:tabs>
            <w:rPr>
              <w:del w:id="84" w:author="Kit Double" w:date="2025-02-26T13:49:00Z" w16du:dateUtc="2025-02-26T02:49:00Z"/>
              <w:rFonts w:cstheme="minorBidi"/>
              <w:b w:val="0"/>
              <w:noProof/>
              <w:kern w:val="2"/>
              <w:lang w:val="en-AU" w:eastAsia="en-GB"/>
              <w14:ligatures w14:val="standardContextual"/>
            </w:rPr>
          </w:pPr>
          <w:del w:id="85" w:author="Kit Double" w:date="2025-02-26T13:49:00Z" w16du:dateUtc="2025-02-26T02:49:00Z">
            <w:r w:rsidRPr="005A0EEF" w:rsidDel="005A0EEF">
              <w:rPr>
                <w:rStyle w:val="Hyperlink"/>
                <w:noProof/>
              </w:rPr>
              <w:delText>13</w:delText>
            </w:r>
            <w:r w:rsidDel="005A0EEF">
              <w:rPr>
                <w:rFonts w:cstheme="minorBidi"/>
                <w:b w:val="0"/>
                <w:noProof/>
                <w:kern w:val="2"/>
                <w:lang w:val="en-AU" w:eastAsia="en-GB"/>
                <w14:ligatures w14:val="standardContextual"/>
              </w:rPr>
              <w:tab/>
            </w:r>
            <w:r w:rsidRPr="005A0EEF" w:rsidDel="005A0EEF">
              <w:rPr>
                <w:rStyle w:val="Hyperlink"/>
                <w:noProof/>
              </w:rPr>
              <w:delText>Narcissism Scale</w:delText>
            </w:r>
            <w:r w:rsidDel="005A0EEF">
              <w:rPr>
                <w:noProof/>
                <w:webHidden/>
              </w:rPr>
              <w:tab/>
              <w:delText>9</w:delText>
            </w:r>
          </w:del>
        </w:p>
        <w:p w14:paraId="0D80E7EA" w14:textId="5D4437DA" w:rsidR="005A546D" w:rsidDel="005A0EEF" w:rsidRDefault="005A546D">
          <w:pPr>
            <w:pStyle w:val="TOC1"/>
            <w:tabs>
              <w:tab w:val="left" w:pos="600"/>
              <w:tab w:val="right" w:leader="dot" w:pos="10450"/>
            </w:tabs>
            <w:rPr>
              <w:del w:id="86" w:author="Kit Double" w:date="2025-02-26T13:49:00Z" w16du:dateUtc="2025-02-26T02:49:00Z"/>
              <w:rFonts w:cstheme="minorBidi"/>
              <w:b w:val="0"/>
              <w:noProof/>
              <w:kern w:val="2"/>
              <w:lang w:val="en-AU" w:eastAsia="en-GB"/>
              <w14:ligatures w14:val="standardContextual"/>
            </w:rPr>
          </w:pPr>
          <w:del w:id="87" w:author="Kit Double" w:date="2025-02-26T13:49:00Z" w16du:dateUtc="2025-02-26T02:49:00Z">
            <w:r w:rsidRPr="005A0EEF" w:rsidDel="005A0EEF">
              <w:rPr>
                <w:rStyle w:val="Hyperlink"/>
                <w:rFonts w:cstheme="minorHAnsi"/>
                <w:noProof/>
              </w:rPr>
              <w:delText>14</w:delText>
            </w:r>
            <w:r w:rsidDel="005A0EEF">
              <w:rPr>
                <w:rFonts w:cstheme="minorBidi"/>
                <w:b w:val="0"/>
                <w:noProof/>
                <w:kern w:val="2"/>
                <w:lang w:val="en-AU" w:eastAsia="en-GB"/>
                <w14:ligatures w14:val="standardContextual"/>
              </w:rPr>
              <w:tab/>
            </w:r>
            <w:r w:rsidRPr="005A0EEF" w:rsidDel="005A0EEF">
              <w:rPr>
                <w:rStyle w:val="Hyperlink"/>
                <w:rFonts w:cstheme="minorHAnsi"/>
                <w:noProof/>
              </w:rPr>
              <w:delText>The Situational Test of Emotional Understanding</w:delText>
            </w:r>
            <w:r w:rsidDel="005A0EEF">
              <w:rPr>
                <w:noProof/>
                <w:webHidden/>
              </w:rPr>
              <w:tab/>
              <w:delText>11</w:delText>
            </w:r>
          </w:del>
        </w:p>
        <w:p w14:paraId="254DBE19" w14:textId="450FF5BA" w:rsidR="005A546D" w:rsidDel="005A0EEF" w:rsidRDefault="005A546D">
          <w:pPr>
            <w:pStyle w:val="TOC1"/>
            <w:tabs>
              <w:tab w:val="left" w:pos="600"/>
              <w:tab w:val="right" w:leader="dot" w:pos="10450"/>
            </w:tabs>
            <w:rPr>
              <w:del w:id="88" w:author="Kit Double" w:date="2025-02-26T13:49:00Z" w16du:dateUtc="2025-02-26T02:49:00Z"/>
              <w:rFonts w:cstheme="minorBidi"/>
              <w:b w:val="0"/>
              <w:noProof/>
              <w:kern w:val="2"/>
              <w:lang w:val="en-AU" w:eastAsia="en-GB"/>
              <w14:ligatures w14:val="standardContextual"/>
            </w:rPr>
          </w:pPr>
          <w:del w:id="89" w:author="Kit Double" w:date="2025-02-26T13:49:00Z" w16du:dateUtc="2025-02-26T02:49:00Z">
            <w:r w:rsidRPr="005A0EEF" w:rsidDel="005A0EEF">
              <w:rPr>
                <w:rStyle w:val="Hyperlink"/>
                <w:rFonts w:cstheme="minorHAnsi"/>
                <w:noProof/>
              </w:rPr>
              <w:delText>15</w:delText>
            </w:r>
            <w:r w:rsidDel="005A0EEF">
              <w:rPr>
                <w:rFonts w:cstheme="minorBidi"/>
                <w:b w:val="0"/>
                <w:noProof/>
                <w:kern w:val="2"/>
                <w:lang w:val="en-AU" w:eastAsia="en-GB"/>
                <w14:ligatures w14:val="standardContextual"/>
              </w:rPr>
              <w:tab/>
            </w:r>
            <w:r w:rsidRPr="005A0EEF" w:rsidDel="005A0EEF">
              <w:rPr>
                <w:rStyle w:val="Hyperlink"/>
                <w:rFonts w:cstheme="minorHAnsi"/>
                <w:noProof/>
              </w:rPr>
              <w:delText>Situational Test of Emotion Management-Brief (STEM-B)</w:delText>
            </w:r>
            <w:r w:rsidDel="005A0EEF">
              <w:rPr>
                <w:noProof/>
                <w:webHidden/>
              </w:rPr>
              <w:tab/>
              <w:delText>12</w:delText>
            </w:r>
          </w:del>
        </w:p>
        <w:p w14:paraId="32828080" w14:textId="393763D6" w:rsidR="005A546D" w:rsidDel="005A0EEF" w:rsidRDefault="005A546D">
          <w:pPr>
            <w:pStyle w:val="TOC1"/>
            <w:tabs>
              <w:tab w:val="left" w:pos="600"/>
              <w:tab w:val="right" w:leader="dot" w:pos="10450"/>
            </w:tabs>
            <w:rPr>
              <w:del w:id="90" w:author="Kit Double" w:date="2025-02-26T13:49:00Z" w16du:dateUtc="2025-02-26T02:49:00Z"/>
              <w:rFonts w:cstheme="minorBidi"/>
              <w:b w:val="0"/>
              <w:noProof/>
              <w:kern w:val="2"/>
              <w:lang w:val="en-AU" w:eastAsia="en-GB"/>
              <w14:ligatures w14:val="standardContextual"/>
            </w:rPr>
          </w:pPr>
          <w:del w:id="91" w:author="Kit Double" w:date="2025-02-26T13:49:00Z" w16du:dateUtc="2025-02-26T02:49:00Z">
            <w:r w:rsidRPr="005A0EEF" w:rsidDel="005A0EEF">
              <w:rPr>
                <w:rStyle w:val="Hyperlink"/>
                <w:noProof/>
              </w:rPr>
              <w:delText>16</w:delText>
            </w:r>
            <w:r w:rsidDel="005A0EEF">
              <w:rPr>
                <w:rFonts w:cstheme="minorBidi"/>
                <w:b w:val="0"/>
                <w:noProof/>
                <w:kern w:val="2"/>
                <w:lang w:val="en-AU" w:eastAsia="en-GB"/>
                <w14:ligatures w14:val="standardContextual"/>
              </w:rPr>
              <w:tab/>
            </w:r>
            <w:r w:rsidRPr="005A0EEF" w:rsidDel="005A0EEF">
              <w:rPr>
                <w:rStyle w:val="Hyperlink"/>
                <w:noProof/>
              </w:rPr>
              <w:delText>Japanese and Caucasian Brief Affect Recognition Test</w:delText>
            </w:r>
            <w:r w:rsidDel="005A0EEF">
              <w:rPr>
                <w:noProof/>
                <w:webHidden/>
              </w:rPr>
              <w:tab/>
              <w:delText>16</w:delText>
            </w:r>
          </w:del>
        </w:p>
        <w:p w14:paraId="538889E9" w14:textId="7A82F392" w:rsidR="005A546D" w:rsidDel="005A0EEF" w:rsidRDefault="005A546D">
          <w:pPr>
            <w:pStyle w:val="TOC1"/>
            <w:tabs>
              <w:tab w:val="left" w:pos="600"/>
              <w:tab w:val="right" w:leader="dot" w:pos="10450"/>
            </w:tabs>
            <w:rPr>
              <w:del w:id="92" w:author="Kit Double" w:date="2025-02-26T13:49:00Z" w16du:dateUtc="2025-02-26T02:49:00Z"/>
              <w:rFonts w:cstheme="minorBidi"/>
              <w:b w:val="0"/>
              <w:noProof/>
              <w:kern w:val="2"/>
              <w:lang w:val="en-AU" w:eastAsia="en-GB"/>
              <w14:ligatures w14:val="standardContextual"/>
            </w:rPr>
          </w:pPr>
          <w:del w:id="93" w:author="Kit Double" w:date="2025-02-26T13:49:00Z" w16du:dateUtc="2025-02-26T02:49:00Z">
            <w:r w:rsidRPr="005A0EEF" w:rsidDel="005A0EEF">
              <w:rPr>
                <w:rStyle w:val="Hyperlink"/>
                <w:noProof/>
                <w:lang w:val="en-GB"/>
              </w:rPr>
              <w:delText>17</w:delText>
            </w:r>
            <w:r w:rsidDel="005A0EEF">
              <w:rPr>
                <w:rFonts w:cstheme="minorBidi"/>
                <w:b w:val="0"/>
                <w:noProof/>
                <w:kern w:val="2"/>
                <w:lang w:val="en-AU" w:eastAsia="en-GB"/>
                <w14:ligatures w14:val="standardContextual"/>
              </w:rPr>
              <w:tab/>
            </w:r>
            <w:r w:rsidRPr="005A0EEF" w:rsidDel="005A0EEF">
              <w:rPr>
                <w:rStyle w:val="Hyperlink"/>
                <w:noProof/>
                <w:lang w:val="en-GB"/>
              </w:rPr>
              <w:delText>Trait Emotional Intelligence Questionnaire—Short Form</w:delText>
            </w:r>
            <w:r w:rsidDel="005A0EEF">
              <w:rPr>
                <w:noProof/>
                <w:webHidden/>
              </w:rPr>
              <w:tab/>
              <w:delText>17</w:delText>
            </w:r>
          </w:del>
        </w:p>
        <w:p w14:paraId="381FA090" w14:textId="7239AE89" w:rsidR="005A546D" w:rsidDel="005A0EEF" w:rsidRDefault="005A546D">
          <w:pPr>
            <w:pStyle w:val="TOC1"/>
            <w:tabs>
              <w:tab w:val="left" w:pos="600"/>
              <w:tab w:val="right" w:leader="dot" w:pos="10450"/>
            </w:tabs>
            <w:rPr>
              <w:del w:id="94" w:author="Kit Double" w:date="2025-02-26T13:49:00Z" w16du:dateUtc="2025-02-26T02:49:00Z"/>
              <w:rFonts w:cstheme="minorBidi"/>
              <w:b w:val="0"/>
              <w:noProof/>
              <w:kern w:val="2"/>
              <w:lang w:val="en-AU" w:eastAsia="en-GB"/>
              <w14:ligatures w14:val="standardContextual"/>
            </w:rPr>
          </w:pPr>
          <w:del w:id="95" w:author="Kit Double" w:date="2025-02-26T13:49:00Z" w16du:dateUtc="2025-02-26T02:49:00Z">
            <w:r w:rsidRPr="005A0EEF" w:rsidDel="005A0EEF">
              <w:rPr>
                <w:rStyle w:val="Hyperlink"/>
                <w:noProof/>
                <w:lang w:val="en-GB"/>
              </w:rPr>
              <w:delText>18</w:delText>
            </w:r>
            <w:r w:rsidDel="005A0EEF">
              <w:rPr>
                <w:rFonts w:cstheme="minorBidi"/>
                <w:b w:val="0"/>
                <w:noProof/>
                <w:kern w:val="2"/>
                <w:lang w:val="en-AU" w:eastAsia="en-GB"/>
                <w14:ligatures w14:val="standardContextual"/>
              </w:rPr>
              <w:tab/>
            </w:r>
            <w:r w:rsidRPr="005A0EEF" w:rsidDel="005A0EEF">
              <w:rPr>
                <w:rStyle w:val="Hyperlink"/>
                <w:noProof/>
                <w:lang w:val="en-GB"/>
              </w:rPr>
              <w:delText>Wong-Law Emotional Intelligence Scale</w:delText>
            </w:r>
            <w:r w:rsidDel="005A0EEF">
              <w:rPr>
                <w:noProof/>
                <w:webHidden/>
              </w:rPr>
              <w:tab/>
              <w:delText>18</w:delText>
            </w:r>
          </w:del>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96" w:name="_Toc419116886"/>
      <w:bookmarkStart w:id="97" w:name="_Toc192079867"/>
      <w:r w:rsidRPr="002A433D">
        <w:rPr>
          <w:rFonts w:cs="Arial"/>
        </w:rPr>
        <w:t>Demographic Questionnaire</w:t>
      </w:r>
      <w:bookmarkEnd w:id="96"/>
      <w:bookmarkEnd w:id="97"/>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r>
        <w:rPr>
          <w:rFonts w:cs="Times New Roman"/>
          <w:szCs w:val="24"/>
        </w:rPr>
        <w:t>Bachelors degree</w:t>
      </w:r>
    </w:p>
    <w:p w14:paraId="6C27EFFC" w14:textId="23FD1D69" w:rsidR="0050004F" w:rsidRPr="005D61B4" w:rsidRDefault="009D32AF" w:rsidP="0050004F">
      <w:pPr>
        <w:pStyle w:val="ListParagraph"/>
        <w:numPr>
          <w:ilvl w:val="1"/>
          <w:numId w:val="2"/>
        </w:numPr>
      </w:pPr>
      <w:r>
        <w:rPr>
          <w:rFonts w:cs="Times New Roman"/>
          <w:szCs w:val="24"/>
        </w:rPr>
        <w:t>Masters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r>
        <w:rPr>
          <w:rFonts w:cs="Times New Roman"/>
          <w:szCs w:val="24"/>
        </w:rPr>
        <w:t>Bachelors degree</w:t>
      </w:r>
    </w:p>
    <w:p w14:paraId="03FF0601" w14:textId="77777777" w:rsidR="009D32AF" w:rsidRPr="005D61B4" w:rsidRDefault="009D32AF" w:rsidP="009D32AF">
      <w:pPr>
        <w:pStyle w:val="ListParagraph"/>
        <w:numPr>
          <w:ilvl w:val="1"/>
          <w:numId w:val="2"/>
        </w:numPr>
      </w:pPr>
      <w:r>
        <w:rPr>
          <w:rFonts w:cs="Times New Roman"/>
          <w:szCs w:val="24"/>
        </w:rPr>
        <w:t>Masters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r>
        <w:rPr>
          <w:rFonts w:cs="Times New Roman"/>
          <w:szCs w:val="24"/>
        </w:rPr>
        <w:t>Bachelors degree</w:t>
      </w:r>
    </w:p>
    <w:p w14:paraId="1FB04965" w14:textId="77777777" w:rsidR="009D32AF" w:rsidRPr="005D61B4" w:rsidRDefault="009D32AF" w:rsidP="009D32AF">
      <w:pPr>
        <w:pStyle w:val="ListParagraph"/>
        <w:numPr>
          <w:ilvl w:val="1"/>
          <w:numId w:val="2"/>
        </w:numPr>
      </w:pPr>
      <w:r>
        <w:rPr>
          <w:rFonts w:cs="Times New Roman"/>
          <w:szCs w:val="24"/>
        </w:rPr>
        <w:t>Masters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98" w:name="_Toc192079868"/>
      <w:r w:rsidRPr="472F77A0">
        <w:t>Implicit Theories Of Personality</w:t>
      </w:r>
      <w:bookmarkEnd w:id="98"/>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99" w:name="_Toc192079869"/>
      <w:r w:rsidRPr="472F77A0">
        <w:t>Implicit Theories Of Intelligence</w:t>
      </w:r>
      <w:bookmarkEnd w:id="99"/>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100" w:name="_Toc258484830"/>
      <w:bookmarkStart w:id="101" w:name="_Toc192079870"/>
      <w:r w:rsidRPr="00552FCF">
        <w:t>Need For Cognition</w:t>
      </w:r>
      <w:bookmarkEnd w:id="101"/>
      <w:r>
        <w:t xml:space="preserve"> </w:t>
      </w:r>
      <w:bookmarkEnd w:id="100"/>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I try to anticipate and avoid situations where there is likely chance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I only think as hard as I have to.</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102" w:name="_Toc258484831"/>
      <w:bookmarkStart w:id="103" w:name="_Toc192079871"/>
      <w:r>
        <w:t>Goal Orientation</w:t>
      </w:r>
      <w:bookmarkEnd w:id="102"/>
      <w:bookmarkEnd w:id="103"/>
    </w:p>
    <w:p w14:paraId="4EDEABEF" w14:textId="7B334F8F" w:rsidR="008C47F0" w:rsidRDefault="008C47F0" w:rsidP="008C47F0">
      <w:pPr>
        <w:rPr>
          <w:bCs/>
        </w:rPr>
      </w:pPr>
      <w:r>
        <w:rPr>
          <w:bCs/>
        </w:rPr>
        <w:t>Scal</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104" w:name="_Toc258484832"/>
      <w:bookmarkStart w:id="105" w:name="_Toc192079872"/>
      <w:r w:rsidRPr="00CD3536">
        <w:t>Memory And Reasoning Self Concept</w:t>
      </w:r>
      <w:bookmarkEnd w:id="105"/>
      <w:r>
        <w:t xml:space="preserve"> </w:t>
      </w:r>
      <w:bookmarkEnd w:id="104"/>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472F77A0">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06" w:name="_Toc258484833"/>
      <w:bookmarkStart w:id="107" w:name="_Toc192079873"/>
      <w:r>
        <w:t>Big Five</w:t>
      </w:r>
      <w:r w:rsidRPr="00552FCF">
        <w:t xml:space="preserve"> Personality</w:t>
      </w:r>
      <w:bookmarkEnd w:id="107"/>
      <w:r>
        <w:t xml:space="preserve"> </w:t>
      </w:r>
      <w:bookmarkEnd w:id="106"/>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You will now be presented with phrases describing people's behaviours.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08" w:name="_Toc192079874"/>
      <w:r>
        <w:t>Self-efficacy s</w:t>
      </w:r>
      <w:r w:rsidR="00E22340">
        <w:t>cale</w:t>
      </w:r>
      <w:bookmarkEnd w:id="108"/>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09" w:name="_Toc192079875"/>
      <w:r>
        <w:t>General Self-efficacy scale (</w:t>
      </w:r>
      <w:r w:rsidR="00D90826">
        <w:t>1</w:t>
      </w:r>
      <w:r>
        <w:t xml:space="preserve"> min)</w:t>
      </w:r>
      <w:bookmarkEnd w:id="109"/>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10" w:name="_Toc192079876"/>
      <w:r>
        <w:t>Cognitive Failures Questionnaire</w:t>
      </w:r>
      <w:bookmarkEnd w:id="110"/>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11" w:name="_Toc192079877"/>
      <w:r>
        <w:t>Cognitive Reflection</w:t>
      </w:r>
      <w:bookmarkEnd w:id="111"/>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In a lake, there is a patch of lily pads. Every day, the patch doubles in size. If it takes 48 days for the 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12" w:name="_Toc192079878"/>
      <w:r>
        <w:t>Emotional Intelligence</w:t>
      </w:r>
      <w:bookmarkEnd w:id="112"/>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13" w:name="_Toc192079879"/>
      <w:r>
        <w:t>Narcissism Scale</w:t>
      </w:r>
      <w:bookmarkEnd w:id="113"/>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Exploitativeness</w:t>
            </w:r>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34. Sometimes I avoid people because I’m concerned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14" w:name="_Toc72830083"/>
      <w:bookmarkStart w:id="115" w:name="_Toc171940457"/>
      <w:bookmarkStart w:id="116" w:name="_Toc192079880"/>
      <w:r w:rsidRPr="002437D4">
        <w:rPr>
          <w:rFonts w:cstheme="minorHAnsi"/>
        </w:rPr>
        <w:t>The Situational Test of Emotional Understanding</w:t>
      </w:r>
      <w:bookmarkEnd w:id="114"/>
      <w:bookmarkEnd w:id="115"/>
      <w:bookmarkEnd w:id="116"/>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The following questions each describe a situation, and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Clara receives a gift. Clara is most likely to feel?</w:t>
            </w:r>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(a) happy  (b) angry  (c) frightened  (d) bored  (e)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would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117"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feel? </w:t>
      </w:r>
    </w:p>
    <w:p w14:paraId="748639F7" w14:textId="77777777" w:rsidR="002A36BB" w:rsidRPr="002A1813" w:rsidRDefault="002A36BB" w:rsidP="472F77A0">
      <w:pPr>
        <w:rPr>
          <w:rFonts w:cstheme="minorHAnsi"/>
          <w:color w:val="000000"/>
        </w:rPr>
      </w:pPr>
      <w:r w:rsidRPr="472F77A0">
        <w:rPr>
          <w:rFonts w:cstheme="minorBidi"/>
          <w:color w:val="000000" w:themeColor="text1"/>
        </w:rPr>
        <w:t xml:space="preserve">(a) Surprise   (b) Pride   (c) Relief   (d) Hope   (e)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feel? </w:t>
      </w:r>
    </w:p>
    <w:p w14:paraId="1EC5C454" w14:textId="77777777" w:rsidR="002A36BB" w:rsidRPr="002A1813" w:rsidRDefault="002A36BB" w:rsidP="472F77A0">
      <w:pPr>
        <w:rPr>
          <w:rFonts w:cstheme="minorHAnsi"/>
          <w:color w:val="000000"/>
        </w:rPr>
      </w:pPr>
      <w:r w:rsidRPr="472F77A0">
        <w:rPr>
          <w:rFonts w:cstheme="minorBidi"/>
          <w:color w:val="000000" w:themeColor="text1"/>
        </w:rPr>
        <w:t xml:space="preserve">(a) Distress   (b) Joy   (c) Surprise   (d) Hope   (e)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bills, but has in fact used the money for less serious purposes. </w:t>
      </w:r>
      <w:r w:rsidRPr="472F77A0">
        <w:rPr>
          <w:rFonts w:cstheme="minorBidi"/>
          <w:i/>
          <w:iCs/>
          <w:color w:val="000000" w:themeColor="text1"/>
        </w:rPr>
        <w:t xml:space="preserve">Song is most likely to feel? </w:t>
      </w:r>
    </w:p>
    <w:p w14:paraId="3C6A6744" w14:textId="77777777" w:rsidR="002A36BB" w:rsidRPr="002A1813" w:rsidRDefault="002A36BB" w:rsidP="472F77A0">
      <w:pPr>
        <w:rPr>
          <w:rFonts w:cstheme="minorHAnsi"/>
          <w:color w:val="000000"/>
        </w:rPr>
      </w:pPr>
      <w:r w:rsidRPr="472F77A0">
        <w:rPr>
          <w:rFonts w:cstheme="minorBidi"/>
          <w:color w:val="000000" w:themeColor="text1"/>
        </w:rPr>
        <w:t xml:space="preserve">(a) Anger   (b) Excitement   (c) Contempt  (d) Shame   (e)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late and they are not in time to make it to the movie. </w:t>
      </w:r>
      <w:r w:rsidRPr="472F77A0">
        <w:rPr>
          <w:rFonts w:cstheme="minorBidi"/>
          <w:i/>
          <w:iCs/>
          <w:color w:val="000000" w:themeColor="text1"/>
        </w:rPr>
        <w:t xml:space="preserve">Charles is most likely to feel? </w:t>
      </w:r>
    </w:p>
    <w:p w14:paraId="607F0408" w14:textId="77777777" w:rsidR="002A36BB" w:rsidRPr="002A1813" w:rsidRDefault="002A36BB" w:rsidP="472F77A0">
      <w:pPr>
        <w:rPr>
          <w:rFonts w:cstheme="minorHAnsi"/>
          <w:color w:val="000000"/>
        </w:rPr>
      </w:pPr>
      <w:r w:rsidRPr="472F77A0">
        <w:rPr>
          <w:rFonts w:cstheme="minorBidi"/>
          <w:color w:val="000000" w:themeColor="text1"/>
        </w:rPr>
        <w:t xml:space="preserve">(a) Depressed   (b) Frustrated   (c) Angry   (d) Contemptuous   (e)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feel? </w:t>
      </w:r>
    </w:p>
    <w:p w14:paraId="60EAA6F4" w14:textId="77777777" w:rsidR="002A36BB" w:rsidRPr="002A1813" w:rsidRDefault="002A36BB" w:rsidP="472F77A0">
      <w:pPr>
        <w:rPr>
          <w:rFonts w:cstheme="minorHAnsi"/>
          <w:color w:val="000000"/>
        </w:rPr>
      </w:pPr>
      <w:r w:rsidRPr="472F77A0">
        <w:rPr>
          <w:rFonts w:cstheme="minorBidi"/>
          <w:color w:val="000000" w:themeColor="text1"/>
        </w:rPr>
        <w:t xml:space="preserve">(a) Dislike   (b) Rage   (c) Jealousy   (d) Surprise   (e)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any more. </w:t>
      </w:r>
      <w:r w:rsidRPr="472F77A0">
        <w:rPr>
          <w:rFonts w:cstheme="minorBidi"/>
          <w:i/>
          <w:iCs/>
          <w:color w:val="000000" w:themeColor="text1"/>
        </w:rPr>
        <w:t xml:space="preserve">Jim is most likely to feel? </w:t>
      </w:r>
    </w:p>
    <w:p w14:paraId="1B7F54F6" w14:textId="77777777" w:rsidR="002A36BB" w:rsidRPr="002A1813" w:rsidRDefault="002A36BB" w:rsidP="472F77A0">
      <w:pPr>
        <w:rPr>
          <w:rFonts w:cstheme="minorHAnsi"/>
          <w:color w:val="000000"/>
        </w:rPr>
      </w:pPr>
      <w:r w:rsidRPr="472F77A0">
        <w:rPr>
          <w:rFonts w:cstheme="minorBidi"/>
          <w:color w:val="000000" w:themeColor="text1"/>
        </w:rPr>
        <w:t xml:space="preserve">(a) Angry   (b) Sad   (c) Frustrated   (d) Distressed   (e)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work-mate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are most likely to feel? </w:t>
      </w:r>
    </w:p>
    <w:p w14:paraId="50AC19BF" w14:textId="77777777" w:rsidR="002A36BB" w:rsidRPr="002A1813" w:rsidRDefault="002A36BB" w:rsidP="472F77A0">
      <w:pPr>
        <w:rPr>
          <w:rFonts w:cstheme="minorHAnsi"/>
          <w:color w:val="000000"/>
        </w:rPr>
      </w:pPr>
      <w:r w:rsidRPr="472F77A0">
        <w:rPr>
          <w:rFonts w:cstheme="minorBidi"/>
          <w:color w:val="000000" w:themeColor="text1"/>
        </w:rPr>
        <w:t xml:space="preserve">(a) Hope   (b) Pride   (c) Gratitude   (d) Surprise   (e)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feel? </w:t>
      </w:r>
    </w:p>
    <w:p w14:paraId="68688F11" w14:textId="77777777" w:rsidR="002A36BB" w:rsidRPr="002A1813" w:rsidRDefault="002A36BB" w:rsidP="472F77A0">
      <w:pPr>
        <w:rPr>
          <w:rFonts w:cstheme="minorHAnsi"/>
          <w:color w:val="000000"/>
        </w:rPr>
      </w:pPr>
      <w:r w:rsidRPr="472F77A0">
        <w:rPr>
          <w:rFonts w:cstheme="minorBidi"/>
          <w:color w:val="000000" w:themeColor="text1"/>
        </w:rPr>
        <w:t xml:space="preserve">(a) Joy   (b) Hope   (c) Relief   (d) Pride   (e)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feel? </w:t>
      </w:r>
    </w:p>
    <w:p w14:paraId="16ECA744" w14:textId="77777777" w:rsidR="002A36BB" w:rsidRPr="002A1813" w:rsidRDefault="002A36BB" w:rsidP="472F77A0">
      <w:pPr>
        <w:rPr>
          <w:rFonts w:cstheme="minorHAnsi"/>
          <w:color w:val="000000"/>
        </w:rPr>
      </w:pPr>
      <w:r w:rsidRPr="472F77A0">
        <w:rPr>
          <w:rFonts w:cstheme="minorBidi"/>
          <w:color w:val="000000" w:themeColor="text1"/>
        </w:rPr>
        <w:t xml:space="preserve">(a) Regret   (b) Hope   (c) Joy   (d) Sadness   (e)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 xml:space="preserve">(a) Distressed   (b) Confused   (c) Surprised   (d) Relieved   (e)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feel? </w:t>
      </w:r>
    </w:p>
    <w:p w14:paraId="77D0B632" w14:textId="77777777" w:rsidR="002A36BB" w:rsidRPr="002A1813" w:rsidRDefault="002A36BB" w:rsidP="472F77A0">
      <w:pPr>
        <w:rPr>
          <w:rFonts w:cstheme="minorHAnsi"/>
          <w:color w:val="000000"/>
        </w:rPr>
      </w:pPr>
      <w:r w:rsidRPr="472F77A0">
        <w:rPr>
          <w:rFonts w:cstheme="minorBidi"/>
          <w:color w:val="000000" w:themeColor="text1"/>
        </w:rPr>
        <w:t xml:space="preserve">(a) Anxiety   (b) Dislike   (c) Surprise   (d) Jealousy   (e)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feel?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Joy  (b) Hope  (c) Regret  (d) Relief  (e)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factors and she no longer gets to do the portions of her work that she most enjoyed. </w:t>
      </w:r>
      <w:r w:rsidRPr="472F77A0">
        <w:rPr>
          <w:rFonts w:cstheme="minorBidi"/>
          <w:i/>
          <w:iCs/>
          <w:color w:val="000000" w:themeColor="text1"/>
        </w:rPr>
        <w:t xml:space="preserve">Sara is most likely to feel? </w:t>
      </w:r>
    </w:p>
    <w:p w14:paraId="394A58DC" w14:textId="77777777" w:rsidR="002A36BB" w:rsidRPr="002A1813" w:rsidRDefault="002A36BB" w:rsidP="472F77A0">
      <w:pPr>
        <w:rPr>
          <w:rFonts w:cstheme="minorHAnsi"/>
          <w:color w:val="000000"/>
        </w:rPr>
      </w:pPr>
      <w:r w:rsidRPr="472F77A0">
        <w:rPr>
          <w:rFonts w:cstheme="minorBidi"/>
          <w:color w:val="000000" w:themeColor="text1"/>
        </w:rPr>
        <w:t xml:space="preserve">(a) Ashamed   (b) Sad   (c) Angry   (d) Distressed   (e)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feel? </w:t>
      </w:r>
    </w:p>
    <w:p w14:paraId="6FE1A969" w14:textId="77777777" w:rsidR="002A36BB" w:rsidRPr="002A1813" w:rsidRDefault="002A36BB" w:rsidP="472F77A0">
      <w:pPr>
        <w:rPr>
          <w:rFonts w:cstheme="minorHAnsi"/>
          <w:color w:val="000000"/>
        </w:rPr>
      </w:pPr>
      <w:r w:rsidRPr="472F77A0">
        <w:rPr>
          <w:rFonts w:cstheme="minorBidi"/>
          <w:color w:val="000000" w:themeColor="text1"/>
        </w:rPr>
        <w:t xml:space="preserve">(a) Angry   (b) Scared   (c) Sad   (d) Distressed   (e)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feel? </w:t>
      </w:r>
    </w:p>
    <w:p w14:paraId="21D87452" w14:textId="77777777" w:rsidR="002A36BB" w:rsidRPr="002A1813" w:rsidRDefault="002A36BB" w:rsidP="472F77A0">
      <w:pPr>
        <w:rPr>
          <w:rFonts w:cstheme="minorHAnsi"/>
          <w:color w:val="000000"/>
        </w:rPr>
      </w:pPr>
      <w:r w:rsidRPr="472F77A0">
        <w:rPr>
          <w:rFonts w:cstheme="minorBidi"/>
          <w:color w:val="000000" w:themeColor="text1"/>
        </w:rPr>
        <w:t xml:space="preserve">(a) Angry   (b) Contemptuous   (c) Distress   (d) Depressed   (e)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118" w:name="_Toc171940458"/>
      <w:bookmarkEnd w:id="118"/>
    </w:p>
    <w:p w14:paraId="70916BCF" w14:textId="77777777" w:rsidR="002A36BB" w:rsidRPr="002A1813" w:rsidRDefault="002A36BB" w:rsidP="002A36BB">
      <w:pPr>
        <w:pStyle w:val="Heading1"/>
        <w:rPr>
          <w:rFonts w:cstheme="minorHAnsi"/>
          <w:sz w:val="22"/>
          <w:szCs w:val="22"/>
        </w:rPr>
      </w:pPr>
      <w:bookmarkStart w:id="119" w:name="_Toc171940459"/>
      <w:bookmarkStart w:id="120" w:name="_Toc192079881"/>
      <w:r w:rsidRPr="002A1813">
        <w:rPr>
          <w:rFonts w:cstheme="minorHAnsi"/>
          <w:sz w:val="22"/>
          <w:szCs w:val="22"/>
        </w:rPr>
        <w:t>Situational Test of Emotion Management-Brief (STEM-B)</w:t>
      </w:r>
      <w:bookmarkEnd w:id="119"/>
      <w:bookmarkEnd w:id="120"/>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situation, and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years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gone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office, and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situation, but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Make an effort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them, but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younger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any more.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change, but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it, but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fairly sure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plan ahead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lot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121" w:name="_Toc171940460"/>
      <w:bookmarkStart w:id="122" w:name="_Toc192079882"/>
      <w:r w:rsidRPr="00E837CD">
        <w:t>Japanese and Caucasian Brief Affect Recognition Test</w:t>
      </w:r>
      <w:bookmarkEnd w:id="117"/>
      <w:bookmarkEnd w:id="121"/>
      <w:bookmarkEnd w:id="122"/>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   (b) Contempt   (c) Disgust   (d) Sadness   (e) Anger   (f) Surprise   (g)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   (b) Contempt   (c) Disgust   (d) Sadness   (e) Anger   (f) Surprise   (g)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123" w:name="_Toc171940461"/>
      <w:bookmarkStart w:id="124" w:name="_Toc192079883"/>
      <w:r>
        <w:rPr>
          <w:lang w:val="en-GB"/>
        </w:rPr>
        <w:t>Trait Emotional Intelligence Questionnaire—Short Form</w:t>
      </w:r>
      <w:bookmarkEnd w:id="123"/>
      <w:bookmarkEnd w:id="124"/>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feel that I have a number of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125" w:name="_Toc171940462"/>
      <w:bookmarkStart w:id="126" w:name="_Toc192079884"/>
      <w:r>
        <w:rPr>
          <w:lang w:val="en-GB"/>
        </w:rPr>
        <w:t>Wong-Law Emotional Intelligence Scale</w:t>
      </w:r>
      <w:bookmarkEnd w:id="125"/>
      <w:bookmarkEnd w:id="126"/>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am able to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014494E7" w14:textId="6E33C579" w:rsidR="00995F60" w:rsidRPr="00995F60" w:rsidDel="00B10059" w:rsidRDefault="00995F60" w:rsidP="00995F60">
      <w:pPr>
        <w:rPr>
          <w:del w:id="127" w:author="Kit Double" w:date="2025-03-05T15:10:00Z" w16du:dateUtc="2025-03-05T04:10:00Z"/>
        </w:rPr>
      </w:pPr>
    </w:p>
    <w:p w14:paraId="50429CEF" w14:textId="77777777" w:rsidR="005A0EEF" w:rsidRDefault="005A0EEF" w:rsidP="005A0EEF">
      <w:pPr>
        <w:rPr>
          <w:ins w:id="128" w:author="Kit Double" w:date="2025-02-26T13:48:00Z" w16du:dateUtc="2025-02-26T02:48:00Z"/>
        </w:rPr>
      </w:pPr>
    </w:p>
    <w:p w14:paraId="268B5D7C" w14:textId="77777777" w:rsidR="005A0EEF" w:rsidRDefault="005A0EEF" w:rsidP="005A0EEF">
      <w:pPr>
        <w:rPr>
          <w:ins w:id="129" w:author="Kit Double" w:date="2025-02-26T13:48:00Z" w16du:dateUtc="2025-02-26T02:48:00Z"/>
        </w:rPr>
      </w:pPr>
    </w:p>
    <w:p w14:paraId="4B8E1DA9" w14:textId="77777777" w:rsidR="005A0EEF" w:rsidRDefault="005A0EEF" w:rsidP="005A0EEF">
      <w:pPr>
        <w:pStyle w:val="Heading1"/>
        <w:rPr>
          <w:ins w:id="130" w:author="Kit Double" w:date="2025-02-26T13:48:00Z" w16du:dateUtc="2025-02-26T02:48:00Z"/>
          <w:lang w:val="en-AU" w:eastAsia="en-AU"/>
        </w:rPr>
      </w:pPr>
      <w:bookmarkStart w:id="131" w:name="_Toc72830102"/>
      <w:bookmarkStart w:id="132" w:name="_Toc192079885"/>
      <w:ins w:id="133" w:author="Kit Double" w:date="2025-02-26T13:48:00Z" w16du:dateUtc="2025-02-26T02:48:00Z">
        <w:r>
          <w:rPr>
            <w:lang w:val="en-AU" w:eastAsia="en-AU"/>
          </w:rPr>
          <w:t>Psychological Wellbeing</w:t>
        </w:r>
        <w:bookmarkEnd w:id="131"/>
        <w:bookmarkEnd w:id="132"/>
      </w:ins>
    </w:p>
    <w:p w14:paraId="2614BE67" w14:textId="77777777" w:rsidR="005A0EEF" w:rsidRPr="0069761E" w:rsidRDefault="005A0EEF" w:rsidP="005A0EEF">
      <w:pPr>
        <w:rPr>
          <w:ins w:id="134" w:author="Kit Double" w:date="2025-02-26T13:48:00Z" w16du:dateUtc="2025-02-26T02:48:00Z"/>
          <w:rFonts w:eastAsia="Times New Roman" w:cstheme="minorHAnsi"/>
          <w:color w:val="000000"/>
          <w:sz w:val="24"/>
          <w:szCs w:val="24"/>
          <w:lang w:val="en-AU" w:eastAsia="en-AU"/>
        </w:rPr>
      </w:pPr>
      <w:ins w:id="135" w:author="Kit Double" w:date="2025-02-26T13:48:00Z" w16du:dateUtc="2025-02-26T02:48:00Z">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ins>
    </w:p>
    <w:p w14:paraId="04D93F60" w14:textId="77777777" w:rsidR="005A0EEF" w:rsidRDefault="005A0EEF" w:rsidP="005A0EEF">
      <w:pPr>
        <w:rPr>
          <w:ins w:id="136" w:author="Kit Double" w:date="2025-02-26T13:48:00Z" w16du:dateUtc="2025-02-26T02:48:00Z"/>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rPr>
          <w:ins w:id="137" w:author="Kit Double" w:date="2025-02-26T13:48:00Z"/>
        </w:trPr>
        <w:tc>
          <w:tcPr>
            <w:tcW w:w="1423" w:type="dxa"/>
          </w:tcPr>
          <w:p w14:paraId="1D610411" w14:textId="77777777" w:rsidR="005A0EEF" w:rsidRPr="002C3607" w:rsidRDefault="005A0EEF" w:rsidP="000F6C7B">
            <w:pPr>
              <w:jc w:val="center"/>
              <w:rPr>
                <w:ins w:id="138" w:author="Kit Double" w:date="2025-02-26T13:48:00Z" w16du:dateUtc="2025-02-26T02:48:00Z"/>
                <w:rFonts w:eastAsia="Times New Roman" w:cstheme="minorHAnsi"/>
                <w:lang w:val="en-AU" w:eastAsia="en-AU"/>
              </w:rPr>
            </w:pPr>
            <w:ins w:id="139" w:author="Kit Double" w:date="2025-02-26T13:48:00Z" w16du:dateUtc="2025-02-26T02:48:00Z">
              <w:r w:rsidRPr="002C3607">
                <w:rPr>
                  <w:rFonts w:eastAsia="Times New Roman" w:cstheme="minorHAnsi"/>
                  <w:lang w:val="en-AU" w:eastAsia="en-AU"/>
                </w:rPr>
                <w:t>Strongly agree</w:t>
              </w:r>
            </w:ins>
          </w:p>
        </w:tc>
        <w:tc>
          <w:tcPr>
            <w:tcW w:w="1423" w:type="dxa"/>
          </w:tcPr>
          <w:p w14:paraId="2DE5D0E0" w14:textId="77777777" w:rsidR="005A0EEF" w:rsidRPr="002C3607" w:rsidRDefault="005A0EEF" w:rsidP="000F6C7B">
            <w:pPr>
              <w:jc w:val="center"/>
              <w:rPr>
                <w:ins w:id="140" w:author="Kit Double" w:date="2025-02-26T13:48:00Z" w16du:dateUtc="2025-02-26T02:48:00Z"/>
                <w:rFonts w:eastAsia="Times New Roman" w:cstheme="minorHAnsi"/>
                <w:lang w:val="en-AU" w:eastAsia="en-AU"/>
              </w:rPr>
            </w:pPr>
            <w:ins w:id="141" w:author="Kit Double" w:date="2025-02-26T13:48:00Z" w16du:dateUtc="2025-02-26T02:48:00Z">
              <w:r w:rsidRPr="002C3607">
                <w:rPr>
                  <w:rFonts w:eastAsia="Times New Roman" w:cstheme="minorHAnsi"/>
                  <w:lang w:val="en-AU" w:eastAsia="en-AU"/>
                </w:rPr>
                <w:t>Somewhat agree</w:t>
              </w:r>
            </w:ins>
          </w:p>
        </w:tc>
        <w:tc>
          <w:tcPr>
            <w:tcW w:w="1423" w:type="dxa"/>
          </w:tcPr>
          <w:p w14:paraId="648AECE7" w14:textId="77777777" w:rsidR="005A0EEF" w:rsidRPr="002C3607" w:rsidRDefault="005A0EEF" w:rsidP="000F6C7B">
            <w:pPr>
              <w:jc w:val="center"/>
              <w:rPr>
                <w:ins w:id="142" w:author="Kit Double" w:date="2025-02-26T13:48:00Z" w16du:dateUtc="2025-02-26T02:48:00Z"/>
                <w:rFonts w:eastAsia="Times New Roman" w:cstheme="minorHAnsi"/>
                <w:lang w:val="en-AU" w:eastAsia="en-AU"/>
              </w:rPr>
            </w:pPr>
            <w:ins w:id="143" w:author="Kit Double" w:date="2025-02-26T13:48:00Z" w16du:dateUtc="2025-02-26T02:48:00Z">
              <w:r w:rsidRPr="002C3607">
                <w:rPr>
                  <w:rFonts w:eastAsia="Times New Roman" w:cstheme="minorHAnsi"/>
                  <w:lang w:val="en-AU" w:eastAsia="en-AU"/>
                </w:rPr>
                <w:t>Agree a little</w:t>
              </w:r>
            </w:ins>
          </w:p>
        </w:tc>
        <w:tc>
          <w:tcPr>
            <w:tcW w:w="1423" w:type="dxa"/>
          </w:tcPr>
          <w:p w14:paraId="40AF375B" w14:textId="77777777" w:rsidR="005A0EEF" w:rsidRPr="002C3607" w:rsidRDefault="005A0EEF" w:rsidP="000F6C7B">
            <w:pPr>
              <w:jc w:val="center"/>
              <w:rPr>
                <w:ins w:id="144" w:author="Kit Double" w:date="2025-02-26T13:48:00Z" w16du:dateUtc="2025-02-26T02:48:00Z"/>
                <w:rFonts w:eastAsia="Times New Roman" w:cstheme="minorHAnsi"/>
                <w:lang w:val="en-AU" w:eastAsia="en-AU"/>
              </w:rPr>
            </w:pPr>
            <w:ins w:id="145" w:author="Kit Double" w:date="2025-02-26T13:48:00Z" w16du:dateUtc="2025-02-26T02:48:00Z">
              <w:r w:rsidRPr="002C3607">
                <w:rPr>
                  <w:rFonts w:eastAsia="Times New Roman" w:cstheme="minorHAnsi"/>
                  <w:lang w:val="en-AU" w:eastAsia="en-AU"/>
                </w:rPr>
                <w:t>Neither agree nor disagree</w:t>
              </w:r>
            </w:ins>
          </w:p>
        </w:tc>
        <w:tc>
          <w:tcPr>
            <w:tcW w:w="1423" w:type="dxa"/>
          </w:tcPr>
          <w:p w14:paraId="1CEB64F1" w14:textId="77777777" w:rsidR="005A0EEF" w:rsidRPr="002C3607" w:rsidRDefault="005A0EEF" w:rsidP="000F6C7B">
            <w:pPr>
              <w:jc w:val="center"/>
              <w:rPr>
                <w:ins w:id="146" w:author="Kit Double" w:date="2025-02-26T13:48:00Z" w16du:dateUtc="2025-02-26T02:48:00Z"/>
                <w:rFonts w:eastAsia="Times New Roman" w:cstheme="minorHAnsi"/>
                <w:lang w:val="en-AU" w:eastAsia="en-AU"/>
              </w:rPr>
            </w:pPr>
            <w:ins w:id="147" w:author="Kit Double" w:date="2025-02-26T13:48:00Z" w16du:dateUtc="2025-02-26T02:48:00Z">
              <w:r w:rsidRPr="002C3607">
                <w:rPr>
                  <w:rFonts w:eastAsia="Times New Roman" w:cstheme="minorHAnsi"/>
                  <w:lang w:val="en-AU" w:eastAsia="en-AU"/>
                </w:rPr>
                <w:t>Disagree a little</w:t>
              </w:r>
            </w:ins>
          </w:p>
        </w:tc>
        <w:tc>
          <w:tcPr>
            <w:tcW w:w="1423" w:type="dxa"/>
          </w:tcPr>
          <w:p w14:paraId="0D8C44F3" w14:textId="77777777" w:rsidR="005A0EEF" w:rsidRPr="002C3607" w:rsidRDefault="005A0EEF" w:rsidP="000F6C7B">
            <w:pPr>
              <w:jc w:val="center"/>
              <w:rPr>
                <w:ins w:id="148" w:author="Kit Double" w:date="2025-02-26T13:48:00Z" w16du:dateUtc="2025-02-26T02:48:00Z"/>
                <w:rFonts w:eastAsia="Times New Roman" w:cstheme="minorHAnsi"/>
                <w:lang w:val="en-AU" w:eastAsia="en-AU"/>
              </w:rPr>
            </w:pPr>
            <w:ins w:id="149" w:author="Kit Double" w:date="2025-02-26T13:48:00Z" w16du:dateUtc="2025-02-26T02:48:00Z">
              <w:r w:rsidRPr="002C3607">
                <w:rPr>
                  <w:rFonts w:eastAsia="Times New Roman" w:cstheme="minorHAnsi"/>
                  <w:lang w:val="en-AU" w:eastAsia="en-AU"/>
                </w:rPr>
                <w:t>Somewhat disagree</w:t>
              </w:r>
            </w:ins>
          </w:p>
        </w:tc>
        <w:tc>
          <w:tcPr>
            <w:tcW w:w="1424" w:type="dxa"/>
          </w:tcPr>
          <w:p w14:paraId="593DD81F" w14:textId="77777777" w:rsidR="005A0EEF" w:rsidRPr="002C3607" w:rsidRDefault="005A0EEF" w:rsidP="000F6C7B">
            <w:pPr>
              <w:jc w:val="center"/>
              <w:rPr>
                <w:ins w:id="150" w:author="Kit Double" w:date="2025-02-26T13:48:00Z" w16du:dateUtc="2025-02-26T02:48:00Z"/>
                <w:rFonts w:eastAsia="Times New Roman" w:cstheme="minorHAnsi"/>
                <w:lang w:val="en-AU" w:eastAsia="en-AU"/>
              </w:rPr>
            </w:pPr>
            <w:ins w:id="151" w:author="Kit Double" w:date="2025-02-26T13:48:00Z" w16du:dateUtc="2025-02-26T02:48:00Z">
              <w:r w:rsidRPr="002C3607">
                <w:rPr>
                  <w:rFonts w:eastAsia="Times New Roman" w:cstheme="minorHAnsi"/>
                  <w:lang w:val="en-AU" w:eastAsia="en-AU"/>
                </w:rPr>
                <w:t>Strongly disagree</w:t>
              </w:r>
            </w:ins>
          </w:p>
        </w:tc>
      </w:tr>
      <w:tr w:rsidR="005A0EEF" w14:paraId="618AE91F" w14:textId="77777777" w:rsidTr="000F6C7B">
        <w:trPr>
          <w:ins w:id="152" w:author="Kit Double" w:date="2025-02-26T13:48:00Z"/>
        </w:trPr>
        <w:tc>
          <w:tcPr>
            <w:tcW w:w="1423" w:type="dxa"/>
          </w:tcPr>
          <w:p w14:paraId="6C99E31D" w14:textId="77777777" w:rsidR="005A0EEF" w:rsidRPr="002C3607" w:rsidRDefault="005A0EEF" w:rsidP="000F6C7B">
            <w:pPr>
              <w:jc w:val="center"/>
              <w:rPr>
                <w:ins w:id="153" w:author="Kit Double" w:date="2025-02-26T13:48:00Z" w16du:dateUtc="2025-02-26T02:48:00Z"/>
                <w:rFonts w:eastAsia="Times New Roman" w:cstheme="minorHAnsi"/>
                <w:lang w:val="en-AU" w:eastAsia="en-AU"/>
              </w:rPr>
            </w:pPr>
            <w:ins w:id="154" w:author="Kit Double" w:date="2025-02-26T13:48:00Z" w16du:dateUtc="2025-02-26T02:48:00Z">
              <w:r w:rsidRPr="002C3607">
                <w:rPr>
                  <w:rFonts w:eastAsia="Times New Roman" w:cstheme="minorHAnsi"/>
                  <w:lang w:val="en-AU" w:eastAsia="en-AU"/>
                </w:rPr>
                <w:t>1</w:t>
              </w:r>
            </w:ins>
          </w:p>
        </w:tc>
        <w:tc>
          <w:tcPr>
            <w:tcW w:w="1423" w:type="dxa"/>
          </w:tcPr>
          <w:p w14:paraId="66AABD9A" w14:textId="77777777" w:rsidR="005A0EEF" w:rsidRPr="002C3607" w:rsidRDefault="005A0EEF" w:rsidP="000F6C7B">
            <w:pPr>
              <w:jc w:val="center"/>
              <w:rPr>
                <w:ins w:id="155" w:author="Kit Double" w:date="2025-02-26T13:48:00Z" w16du:dateUtc="2025-02-26T02:48:00Z"/>
                <w:rFonts w:eastAsia="Times New Roman" w:cstheme="minorHAnsi"/>
                <w:lang w:val="en-AU" w:eastAsia="en-AU"/>
              </w:rPr>
            </w:pPr>
            <w:ins w:id="156" w:author="Kit Double" w:date="2025-02-26T13:48:00Z" w16du:dateUtc="2025-02-26T02:48:00Z">
              <w:r w:rsidRPr="002C3607">
                <w:rPr>
                  <w:rFonts w:eastAsia="Times New Roman" w:cstheme="minorHAnsi"/>
                  <w:lang w:val="en-AU" w:eastAsia="en-AU"/>
                </w:rPr>
                <w:t>2</w:t>
              </w:r>
            </w:ins>
          </w:p>
        </w:tc>
        <w:tc>
          <w:tcPr>
            <w:tcW w:w="1423" w:type="dxa"/>
          </w:tcPr>
          <w:p w14:paraId="3F38B6B4" w14:textId="77777777" w:rsidR="005A0EEF" w:rsidRPr="002C3607" w:rsidRDefault="005A0EEF" w:rsidP="000F6C7B">
            <w:pPr>
              <w:jc w:val="center"/>
              <w:rPr>
                <w:ins w:id="157" w:author="Kit Double" w:date="2025-02-26T13:48:00Z" w16du:dateUtc="2025-02-26T02:48:00Z"/>
                <w:rFonts w:eastAsia="Times New Roman" w:cstheme="minorHAnsi"/>
                <w:lang w:val="en-AU" w:eastAsia="en-AU"/>
              </w:rPr>
            </w:pPr>
            <w:ins w:id="158" w:author="Kit Double" w:date="2025-02-26T13:48:00Z" w16du:dateUtc="2025-02-26T02:48:00Z">
              <w:r w:rsidRPr="002C3607">
                <w:rPr>
                  <w:rFonts w:eastAsia="Times New Roman" w:cstheme="minorHAnsi"/>
                  <w:lang w:val="en-AU" w:eastAsia="en-AU"/>
                </w:rPr>
                <w:t>3</w:t>
              </w:r>
            </w:ins>
          </w:p>
        </w:tc>
        <w:tc>
          <w:tcPr>
            <w:tcW w:w="1423" w:type="dxa"/>
          </w:tcPr>
          <w:p w14:paraId="7DC5F798" w14:textId="77777777" w:rsidR="005A0EEF" w:rsidRPr="002C3607" w:rsidRDefault="005A0EEF" w:rsidP="000F6C7B">
            <w:pPr>
              <w:jc w:val="center"/>
              <w:rPr>
                <w:ins w:id="159" w:author="Kit Double" w:date="2025-02-26T13:48:00Z" w16du:dateUtc="2025-02-26T02:48:00Z"/>
                <w:rFonts w:eastAsia="Times New Roman" w:cstheme="minorHAnsi"/>
                <w:lang w:val="en-AU" w:eastAsia="en-AU"/>
              </w:rPr>
            </w:pPr>
            <w:ins w:id="160" w:author="Kit Double" w:date="2025-02-26T13:48:00Z" w16du:dateUtc="2025-02-26T02:48:00Z">
              <w:r w:rsidRPr="002C3607">
                <w:rPr>
                  <w:rFonts w:eastAsia="Times New Roman" w:cstheme="minorHAnsi"/>
                  <w:lang w:val="en-AU" w:eastAsia="en-AU"/>
                </w:rPr>
                <w:t>4</w:t>
              </w:r>
            </w:ins>
          </w:p>
        </w:tc>
        <w:tc>
          <w:tcPr>
            <w:tcW w:w="1423" w:type="dxa"/>
          </w:tcPr>
          <w:p w14:paraId="2EB88B1D" w14:textId="77777777" w:rsidR="005A0EEF" w:rsidRPr="002C3607" w:rsidRDefault="005A0EEF" w:rsidP="000F6C7B">
            <w:pPr>
              <w:jc w:val="center"/>
              <w:rPr>
                <w:ins w:id="161" w:author="Kit Double" w:date="2025-02-26T13:48:00Z" w16du:dateUtc="2025-02-26T02:48:00Z"/>
                <w:rFonts w:eastAsia="Times New Roman" w:cstheme="minorHAnsi"/>
                <w:lang w:val="en-AU" w:eastAsia="en-AU"/>
              </w:rPr>
            </w:pPr>
            <w:ins w:id="162" w:author="Kit Double" w:date="2025-02-26T13:48:00Z" w16du:dateUtc="2025-02-26T02:48:00Z">
              <w:r w:rsidRPr="002C3607">
                <w:rPr>
                  <w:rFonts w:eastAsia="Times New Roman" w:cstheme="minorHAnsi"/>
                  <w:lang w:val="en-AU" w:eastAsia="en-AU"/>
                </w:rPr>
                <w:t>5</w:t>
              </w:r>
            </w:ins>
          </w:p>
        </w:tc>
        <w:tc>
          <w:tcPr>
            <w:tcW w:w="1423" w:type="dxa"/>
          </w:tcPr>
          <w:p w14:paraId="78BDABFA" w14:textId="77777777" w:rsidR="005A0EEF" w:rsidRPr="002C3607" w:rsidRDefault="005A0EEF" w:rsidP="000F6C7B">
            <w:pPr>
              <w:jc w:val="center"/>
              <w:rPr>
                <w:ins w:id="163" w:author="Kit Double" w:date="2025-02-26T13:48:00Z" w16du:dateUtc="2025-02-26T02:48:00Z"/>
                <w:rFonts w:eastAsia="Times New Roman" w:cstheme="minorHAnsi"/>
                <w:lang w:val="en-AU" w:eastAsia="en-AU"/>
              </w:rPr>
            </w:pPr>
            <w:ins w:id="164" w:author="Kit Double" w:date="2025-02-26T13:48:00Z" w16du:dateUtc="2025-02-26T02:48:00Z">
              <w:r w:rsidRPr="002C3607">
                <w:rPr>
                  <w:rFonts w:eastAsia="Times New Roman" w:cstheme="minorHAnsi"/>
                  <w:lang w:val="en-AU" w:eastAsia="en-AU"/>
                </w:rPr>
                <w:t>6</w:t>
              </w:r>
            </w:ins>
          </w:p>
        </w:tc>
        <w:tc>
          <w:tcPr>
            <w:tcW w:w="1424" w:type="dxa"/>
          </w:tcPr>
          <w:p w14:paraId="1F7B8ADC" w14:textId="77777777" w:rsidR="005A0EEF" w:rsidRPr="002C3607" w:rsidRDefault="005A0EEF" w:rsidP="000F6C7B">
            <w:pPr>
              <w:jc w:val="center"/>
              <w:rPr>
                <w:ins w:id="165" w:author="Kit Double" w:date="2025-02-26T13:48:00Z" w16du:dateUtc="2025-02-26T02:48:00Z"/>
                <w:rFonts w:eastAsia="Times New Roman" w:cstheme="minorHAnsi"/>
                <w:lang w:val="en-AU" w:eastAsia="en-AU"/>
              </w:rPr>
            </w:pPr>
            <w:ins w:id="166" w:author="Kit Double" w:date="2025-02-26T13:48:00Z" w16du:dateUtc="2025-02-26T02:48:00Z">
              <w:r w:rsidRPr="002C3607">
                <w:rPr>
                  <w:rFonts w:eastAsia="Times New Roman" w:cstheme="minorHAnsi"/>
                  <w:lang w:val="en-AU" w:eastAsia="en-AU"/>
                </w:rPr>
                <w:t>7</w:t>
              </w:r>
            </w:ins>
          </w:p>
        </w:tc>
      </w:tr>
    </w:tbl>
    <w:p w14:paraId="291E23E1" w14:textId="77777777" w:rsidR="005A0EEF" w:rsidRPr="0069761E" w:rsidRDefault="005A0EEF" w:rsidP="005A0EEF">
      <w:pPr>
        <w:rPr>
          <w:ins w:id="167" w:author="Kit Double" w:date="2025-02-26T13:48:00Z" w16du:dateUtc="2025-02-26T02:48:00Z"/>
          <w:rFonts w:eastAsia="Times New Roman" w:cstheme="minorHAnsi"/>
          <w:sz w:val="24"/>
          <w:szCs w:val="24"/>
          <w:lang w:val="en-AU" w:eastAsia="en-AU"/>
        </w:rPr>
      </w:pPr>
    </w:p>
    <w:p w14:paraId="04532B82" w14:textId="77777777" w:rsidR="005A0EEF" w:rsidRPr="00A52979" w:rsidRDefault="005A0EEF" w:rsidP="005A0EEF">
      <w:pPr>
        <w:rPr>
          <w:ins w:id="168" w:author="Kit Double" w:date="2025-02-26T13:48:00Z" w16du:dateUtc="2025-02-26T02:48:00Z"/>
          <w:rFonts w:eastAsia="Times New Roman" w:cstheme="minorHAnsi"/>
          <w:lang w:val="en-AU" w:eastAsia="en-AU"/>
        </w:rPr>
      </w:pPr>
      <w:ins w:id="169" w:author="Kit Double" w:date="2025-02-26T13:48:00Z" w16du:dateUtc="2025-02-26T02:48:00Z">
        <w:r w:rsidRPr="00A52979">
          <w:rPr>
            <w:rFonts w:eastAsia="Times New Roman" w:cstheme="minorHAnsi"/>
            <w:color w:val="000000"/>
            <w:lang w:val="en-AU" w:eastAsia="en-AU"/>
          </w:rPr>
          <w:t>1. I like most parts of my personality.</w:t>
        </w:r>
      </w:ins>
    </w:p>
    <w:p w14:paraId="05B8D99F" w14:textId="77777777" w:rsidR="005A0EEF" w:rsidRPr="00A52979" w:rsidRDefault="005A0EEF" w:rsidP="005A0EEF">
      <w:pPr>
        <w:rPr>
          <w:ins w:id="170" w:author="Kit Double" w:date="2025-02-26T13:48:00Z" w16du:dateUtc="2025-02-26T02:48:00Z"/>
          <w:rFonts w:eastAsia="Times New Roman" w:cstheme="minorHAnsi"/>
          <w:lang w:val="en-AU" w:eastAsia="en-AU"/>
        </w:rPr>
      </w:pPr>
      <w:ins w:id="171" w:author="Kit Double" w:date="2025-02-26T13:48:00Z" w16du:dateUtc="2025-02-26T02:48:00Z">
        <w:r w:rsidRPr="00A52979">
          <w:rPr>
            <w:rFonts w:eastAsia="Times New Roman" w:cstheme="minorHAnsi"/>
            <w:color w:val="000000"/>
            <w:lang w:val="en-AU" w:eastAsia="en-AU"/>
          </w:rPr>
          <w:t>2. When I look at the story of my life, I am pleased with how things have turned out so far.</w:t>
        </w:r>
      </w:ins>
    </w:p>
    <w:p w14:paraId="1F814F81" w14:textId="77777777" w:rsidR="005A0EEF" w:rsidRPr="00A52979" w:rsidRDefault="005A0EEF" w:rsidP="005A0EEF">
      <w:pPr>
        <w:rPr>
          <w:ins w:id="172" w:author="Kit Double" w:date="2025-02-26T13:48:00Z" w16du:dateUtc="2025-02-26T02:48:00Z"/>
          <w:rFonts w:eastAsia="Times New Roman" w:cstheme="minorHAnsi"/>
          <w:lang w:val="en-AU" w:eastAsia="en-AU"/>
        </w:rPr>
      </w:pPr>
      <w:ins w:id="173" w:author="Kit Double" w:date="2025-02-26T13:48:00Z" w16du:dateUtc="2025-02-26T02:48:00Z">
        <w:r w:rsidRPr="00A52979">
          <w:rPr>
            <w:rFonts w:eastAsia="Times New Roman" w:cstheme="minorHAnsi"/>
            <w:color w:val="000000"/>
            <w:lang w:val="en-AU" w:eastAsia="en-AU"/>
          </w:rPr>
          <w:t>3. Some people wander aimlessly through life, but I am not one of them.</w:t>
        </w:r>
      </w:ins>
    </w:p>
    <w:p w14:paraId="3ED3B7D1" w14:textId="77777777" w:rsidR="005A0EEF" w:rsidRPr="00A52979" w:rsidRDefault="005A0EEF" w:rsidP="005A0EEF">
      <w:pPr>
        <w:rPr>
          <w:ins w:id="174" w:author="Kit Double" w:date="2025-02-26T13:48:00Z" w16du:dateUtc="2025-02-26T02:48:00Z"/>
          <w:rFonts w:eastAsia="Times New Roman" w:cstheme="minorHAnsi"/>
          <w:lang w:val="en-AU" w:eastAsia="en-AU"/>
        </w:rPr>
      </w:pPr>
      <w:ins w:id="175" w:author="Kit Double" w:date="2025-02-26T13:48:00Z" w16du:dateUtc="2025-02-26T02:48:00Z">
        <w:r w:rsidRPr="00A52979">
          <w:rPr>
            <w:rFonts w:eastAsia="Times New Roman" w:cstheme="minorHAnsi"/>
            <w:color w:val="000000"/>
            <w:lang w:val="en-AU" w:eastAsia="en-AU"/>
          </w:rPr>
          <w:t>4. The demands of everyday life often get me down.</w:t>
        </w:r>
      </w:ins>
    </w:p>
    <w:p w14:paraId="5B3FB05B" w14:textId="77777777" w:rsidR="005A0EEF" w:rsidRPr="00A52979" w:rsidRDefault="005A0EEF" w:rsidP="005A0EEF">
      <w:pPr>
        <w:rPr>
          <w:ins w:id="176" w:author="Kit Double" w:date="2025-02-26T13:48:00Z" w16du:dateUtc="2025-02-26T02:48:00Z"/>
          <w:rFonts w:eastAsia="Times New Roman" w:cstheme="minorHAnsi"/>
          <w:lang w:val="en-AU" w:eastAsia="en-AU"/>
        </w:rPr>
      </w:pPr>
      <w:ins w:id="177" w:author="Kit Double" w:date="2025-02-26T13:48:00Z" w16du:dateUtc="2025-02-26T02:48:00Z">
        <w:r w:rsidRPr="00A52979">
          <w:rPr>
            <w:rFonts w:eastAsia="Times New Roman" w:cstheme="minorHAnsi"/>
            <w:color w:val="000000"/>
            <w:lang w:val="en-AU" w:eastAsia="en-AU"/>
          </w:rPr>
          <w:t>5. In many ways I feel disappointed about my achievements in life.</w:t>
        </w:r>
      </w:ins>
    </w:p>
    <w:p w14:paraId="355D6E52" w14:textId="77777777" w:rsidR="005A0EEF" w:rsidRPr="00A52979" w:rsidRDefault="005A0EEF" w:rsidP="005A0EEF">
      <w:pPr>
        <w:rPr>
          <w:ins w:id="178" w:author="Kit Double" w:date="2025-02-26T13:48:00Z" w16du:dateUtc="2025-02-26T02:48:00Z"/>
          <w:rFonts w:eastAsia="Times New Roman" w:cstheme="minorHAnsi"/>
          <w:lang w:val="en-AU" w:eastAsia="en-AU"/>
        </w:rPr>
      </w:pPr>
      <w:ins w:id="179" w:author="Kit Double" w:date="2025-02-26T13:48:00Z" w16du:dateUtc="2025-02-26T02:48:00Z">
        <w:r w:rsidRPr="00A52979">
          <w:rPr>
            <w:rFonts w:eastAsia="Times New Roman" w:cstheme="minorHAnsi"/>
            <w:color w:val="000000"/>
            <w:lang w:val="en-AU" w:eastAsia="en-AU"/>
          </w:rPr>
          <w:t>6. Maintaining close relationships has been difficult and frustrating for me.</w:t>
        </w:r>
      </w:ins>
    </w:p>
    <w:p w14:paraId="5C5E22C5" w14:textId="77777777" w:rsidR="005A0EEF" w:rsidRPr="00A52979" w:rsidRDefault="005A0EEF" w:rsidP="005A0EEF">
      <w:pPr>
        <w:rPr>
          <w:ins w:id="180" w:author="Kit Double" w:date="2025-02-26T13:48:00Z" w16du:dateUtc="2025-02-26T02:48:00Z"/>
          <w:rFonts w:eastAsia="Times New Roman" w:cstheme="minorHAnsi"/>
          <w:lang w:val="en-AU" w:eastAsia="en-AU"/>
        </w:rPr>
      </w:pPr>
      <w:ins w:id="181" w:author="Kit Double" w:date="2025-02-26T13:48:00Z" w16du:dateUtc="2025-02-26T02:48:00Z">
        <w:r w:rsidRPr="00A52979">
          <w:rPr>
            <w:rFonts w:eastAsia="Times New Roman" w:cstheme="minorHAnsi"/>
            <w:color w:val="000000"/>
            <w:lang w:val="en-AU" w:eastAsia="en-AU"/>
          </w:rPr>
          <w:t>7. I live life one day at a time and don't really think about the future.</w:t>
        </w:r>
      </w:ins>
    </w:p>
    <w:p w14:paraId="2268B762" w14:textId="77777777" w:rsidR="005A0EEF" w:rsidRPr="00A52979" w:rsidRDefault="005A0EEF" w:rsidP="005A0EEF">
      <w:pPr>
        <w:rPr>
          <w:ins w:id="182" w:author="Kit Double" w:date="2025-02-26T13:48:00Z" w16du:dateUtc="2025-02-26T02:48:00Z"/>
          <w:rFonts w:eastAsia="Times New Roman" w:cstheme="minorHAnsi"/>
          <w:lang w:val="en-AU" w:eastAsia="en-AU"/>
        </w:rPr>
      </w:pPr>
      <w:ins w:id="183" w:author="Kit Double" w:date="2025-02-26T13:48:00Z" w16du:dateUtc="2025-02-26T02:48:00Z">
        <w:r w:rsidRPr="00A52979">
          <w:rPr>
            <w:rFonts w:eastAsia="Times New Roman" w:cstheme="minorHAnsi"/>
            <w:color w:val="000000"/>
            <w:lang w:val="en-AU" w:eastAsia="en-AU"/>
          </w:rPr>
          <w:t>8. In general, I feel I am in charge of the situation in which I live.</w:t>
        </w:r>
      </w:ins>
    </w:p>
    <w:p w14:paraId="264FFFF2" w14:textId="77777777" w:rsidR="005A0EEF" w:rsidRPr="00A52979" w:rsidRDefault="005A0EEF" w:rsidP="005A0EEF">
      <w:pPr>
        <w:rPr>
          <w:ins w:id="184" w:author="Kit Double" w:date="2025-02-26T13:48:00Z" w16du:dateUtc="2025-02-26T02:48:00Z"/>
          <w:rFonts w:eastAsia="Times New Roman" w:cstheme="minorHAnsi"/>
          <w:lang w:val="en-AU" w:eastAsia="en-AU"/>
        </w:rPr>
      </w:pPr>
      <w:ins w:id="185" w:author="Kit Double" w:date="2025-02-26T13:48:00Z" w16du:dateUtc="2025-02-26T02:48:00Z">
        <w:r w:rsidRPr="00A52979">
          <w:rPr>
            <w:rFonts w:eastAsia="Times New Roman" w:cstheme="minorHAnsi"/>
            <w:color w:val="000000"/>
            <w:lang w:val="en-AU" w:eastAsia="en-AU"/>
          </w:rPr>
          <w:t>9. I am good at managing the responsibilities of daily life.</w:t>
        </w:r>
      </w:ins>
    </w:p>
    <w:p w14:paraId="661ABC7B" w14:textId="77777777" w:rsidR="005A0EEF" w:rsidRPr="00A52979" w:rsidRDefault="005A0EEF" w:rsidP="005A0EEF">
      <w:pPr>
        <w:rPr>
          <w:ins w:id="186" w:author="Kit Double" w:date="2025-02-26T13:48:00Z" w16du:dateUtc="2025-02-26T02:48:00Z"/>
          <w:rFonts w:eastAsia="Times New Roman" w:cstheme="minorHAnsi"/>
          <w:lang w:val="en-AU" w:eastAsia="en-AU"/>
        </w:rPr>
      </w:pPr>
      <w:ins w:id="187" w:author="Kit Double" w:date="2025-02-26T13:48:00Z" w16du:dateUtc="2025-02-26T02:48:00Z">
        <w:r w:rsidRPr="00A52979">
          <w:rPr>
            <w:rFonts w:eastAsia="Times New Roman" w:cstheme="minorHAnsi"/>
            <w:color w:val="000000"/>
            <w:lang w:val="en-AU" w:eastAsia="en-AU"/>
          </w:rPr>
          <w:t>10. I sometimes feel as if I've done all there is to do in life.</w:t>
        </w:r>
      </w:ins>
    </w:p>
    <w:p w14:paraId="2ABDA529" w14:textId="77777777" w:rsidR="005A0EEF" w:rsidRPr="00A52979" w:rsidRDefault="005A0EEF" w:rsidP="005A0EEF">
      <w:pPr>
        <w:rPr>
          <w:ins w:id="188" w:author="Kit Double" w:date="2025-02-26T13:48:00Z" w16du:dateUtc="2025-02-26T02:48:00Z"/>
          <w:rFonts w:eastAsia="Times New Roman" w:cstheme="minorHAnsi"/>
          <w:lang w:val="en-AU" w:eastAsia="en-AU"/>
        </w:rPr>
      </w:pPr>
      <w:ins w:id="189" w:author="Kit Double" w:date="2025-02-26T13:48:00Z" w16du:dateUtc="2025-02-26T02:48:00Z">
        <w:r w:rsidRPr="00A52979">
          <w:rPr>
            <w:rFonts w:eastAsia="Times New Roman" w:cstheme="minorHAnsi"/>
            <w:color w:val="000000"/>
            <w:lang w:val="en-AU" w:eastAsia="en-AU"/>
          </w:rPr>
          <w:t>11. For me, life has been a continuous process of learning, changing, and growth.</w:t>
        </w:r>
      </w:ins>
    </w:p>
    <w:p w14:paraId="4875CDA4" w14:textId="77777777" w:rsidR="005A0EEF" w:rsidRPr="00A52979" w:rsidRDefault="005A0EEF" w:rsidP="005A0EEF">
      <w:pPr>
        <w:rPr>
          <w:ins w:id="190" w:author="Kit Double" w:date="2025-02-26T13:48:00Z" w16du:dateUtc="2025-02-26T02:48:00Z"/>
          <w:rFonts w:eastAsia="Times New Roman" w:cstheme="minorHAnsi"/>
          <w:lang w:val="en-AU" w:eastAsia="en-AU"/>
        </w:rPr>
      </w:pPr>
      <w:ins w:id="191" w:author="Kit Double" w:date="2025-02-26T13:48:00Z" w16du:dateUtc="2025-02-26T02:48:00Z">
        <w:r w:rsidRPr="00A52979">
          <w:rPr>
            <w:rFonts w:eastAsia="Times New Roman" w:cstheme="minorHAnsi"/>
            <w:color w:val="000000"/>
            <w:lang w:val="en-AU" w:eastAsia="en-AU"/>
          </w:rPr>
          <w:t>12. I think it is important to have new experiences that challenge how I think about myself and the world.</w:t>
        </w:r>
      </w:ins>
    </w:p>
    <w:p w14:paraId="6A5EEBCF" w14:textId="77777777" w:rsidR="005A0EEF" w:rsidRPr="00A52979" w:rsidRDefault="005A0EEF" w:rsidP="005A0EEF">
      <w:pPr>
        <w:rPr>
          <w:ins w:id="192" w:author="Kit Double" w:date="2025-02-26T13:48:00Z" w16du:dateUtc="2025-02-26T02:48:00Z"/>
          <w:rFonts w:eastAsia="Times New Roman" w:cstheme="minorHAnsi"/>
          <w:lang w:val="en-AU" w:eastAsia="en-AU"/>
        </w:rPr>
      </w:pPr>
      <w:ins w:id="193" w:author="Kit Double" w:date="2025-02-26T13:48:00Z" w16du:dateUtc="2025-02-26T02:48:00Z">
        <w:r w:rsidRPr="00A52979">
          <w:rPr>
            <w:rFonts w:eastAsia="Times New Roman" w:cstheme="minorHAnsi"/>
            <w:color w:val="000000"/>
            <w:lang w:val="en-AU" w:eastAsia="en-AU"/>
          </w:rPr>
          <w:t>13. People would describe me as a giving person, willing to share my time with others.</w:t>
        </w:r>
      </w:ins>
    </w:p>
    <w:p w14:paraId="56895F3B" w14:textId="77777777" w:rsidR="005A0EEF" w:rsidRPr="00A52979" w:rsidRDefault="005A0EEF" w:rsidP="005A0EEF">
      <w:pPr>
        <w:rPr>
          <w:ins w:id="194" w:author="Kit Double" w:date="2025-02-26T13:48:00Z" w16du:dateUtc="2025-02-26T02:48:00Z"/>
          <w:rFonts w:eastAsia="Times New Roman" w:cstheme="minorHAnsi"/>
          <w:lang w:val="en-AU" w:eastAsia="en-AU"/>
        </w:rPr>
      </w:pPr>
      <w:ins w:id="195" w:author="Kit Double" w:date="2025-02-26T13:48:00Z" w16du:dateUtc="2025-02-26T02:48:00Z">
        <w:r w:rsidRPr="00A52979">
          <w:rPr>
            <w:rFonts w:eastAsia="Times New Roman" w:cstheme="minorHAnsi"/>
            <w:color w:val="000000"/>
            <w:lang w:val="en-AU" w:eastAsia="en-AU"/>
          </w:rPr>
          <w:t>14. I gave up trying to make big improvements or changes in my life a long time ago</w:t>
        </w:r>
      </w:ins>
    </w:p>
    <w:p w14:paraId="6F173E03" w14:textId="77777777" w:rsidR="005A0EEF" w:rsidRPr="00A52979" w:rsidRDefault="005A0EEF" w:rsidP="005A0EEF">
      <w:pPr>
        <w:rPr>
          <w:ins w:id="196" w:author="Kit Double" w:date="2025-02-26T13:48:00Z" w16du:dateUtc="2025-02-26T02:48:00Z"/>
          <w:rFonts w:eastAsia="Times New Roman" w:cstheme="minorHAnsi"/>
          <w:lang w:val="en-AU" w:eastAsia="en-AU"/>
        </w:rPr>
      </w:pPr>
      <w:ins w:id="197" w:author="Kit Double" w:date="2025-02-26T13:48:00Z" w16du:dateUtc="2025-02-26T02:48:00Z">
        <w:r w:rsidRPr="00A52979">
          <w:rPr>
            <w:rFonts w:eastAsia="Times New Roman" w:cstheme="minorHAnsi"/>
            <w:color w:val="000000"/>
            <w:lang w:val="en-AU" w:eastAsia="en-AU"/>
          </w:rPr>
          <w:t>15. I tend to be influenced by people with strong opinions</w:t>
        </w:r>
      </w:ins>
    </w:p>
    <w:p w14:paraId="69B2E249" w14:textId="77777777" w:rsidR="005A0EEF" w:rsidRPr="00A52979" w:rsidRDefault="005A0EEF" w:rsidP="005A0EEF">
      <w:pPr>
        <w:rPr>
          <w:ins w:id="198" w:author="Kit Double" w:date="2025-02-26T13:48:00Z" w16du:dateUtc="2025-02-26T02:48:00Z"/>
          <w:rFonts w:eastAsia="Times New Roman" w:cstheme="minorHAnsi"/>
          <w:lang w:val="en-AU" w:eastAsia="en-AU"/>
        </w:rPr>
      </w:pPr>
      <w:ins w:id="199" w:author="Kit Double" w:date="2025-02-26T13:48:00Z" w16du:dateUtc="2025-02-26T02:48:00Z">
        <w:r w:rsidRPr="00A52979">
          <w:rPr>
            <w:rFonts w:eastAsia="Times New Roman" w:cstheme="minorHAnsi"/>
            <w:color w:val="000000"/>
            <w:lang w:val="en-AU" w:eastAsia="en-AU"/>
          </w:rPr>
          <w:t>16. I have not experienced many warm and trusting relationships with others.</w:t>
        </w:r>
      </w:ins>
    </w:p>
    <w:p w14:paraId="0EA00BA0" w14:textId="77777777" w:rsidR="005A0EEF" w:rsidRPr="00A52979" w:rsidRDefault="005A0EEF" w:rsidP="005A0EEF">
      <w:pPr>
        <w:rPr>
          <w:ins w:id="200" w:author="Kit Double" w:date="2025-02-26T13:48:00Z" w16du:dateUtc="2025-02-26T02:48:00Z"/>
          <w:rFonts w:eastAsia="Times New Roman" w:cstheme="minorHAnsi"/>
          <w:lang w:val="en-AU" w:eastAsia="en-AU"/>
        </w:rPr>
      </w:pPr>
      <w:ins w:id="201" w:author="Kit Double" w:date="2025-02-26T13:48:00Z" w16du:dateUtc="2025-02-26T02:48:00Z">
        <w:r w:rsidRPr="00A52979">
          <w:rPr>
            <w:rFonts w:eastAsia="Times New Roman" w:cstheme="minorHAnsi"/>
            <w:color w:val="000000"/>
            <w:lang w:val="en-AU" w:eastAsia="en-AU"/>
          </w:rPr>
          <w:t>17. I have confidence in my own opinions, even if they are different from the way most other people think.</w:t>
        </w:r>
      </w:ins>
    </w:p>
    <w:p w14:paraId="2CEAAB54" w14:textId="77777777" w:rsidR="005A0EEF" w:rsidRPr="00A52979" w:rsidRDefault="005A0EEF" w:rsidP="005A0EEF">
      <w:pPr>
        <w:rPr>
          <w:ins w:id="202" w:author="Kit Double" w:date="2025-02-26T13:48:00Z" w16du:dateUtc="2025-02-26T02:48:00Z"/>
          <w:rFonts w:eastAsia="Times New Roman" w:cstheme="minorHAnsi"/>
          <w:lang w:val="en-AU" w:eastAsia="en-AU"/>
        </w:rPr>
      </w:pPr>
      <w:ins w:id="203" w:author="Kit Double" w:date="2025-02-26T13:48:00Z" w16du:dateUtc="2025-02-26T02:48:00Z">
        <w:r w:rsidRPr="00A52979">
          <w:rPr>
            <w:rFonts w:eastAsia="Times New Roman" w:cstheme="minorHAnsi"/>
            <w:color w:val="000000"/>
            <w:lang w:val="en-AU" w:eastAsia="en-AU"/>
          </w:rPr>
          <w:t>18. I judge myself by what I think is important, not by the values of what others think is important.</w:t>
        </w:r>
      </w:ins>
    </w:p>
    <w:p w14:paraId="41BB83D1" w14:textId="77777777" w:rsidR="005A0EEF" w:rsidRDefault="005A0EEF" w:rsidP="005A0EEF">
      <w:pPr>
        <w:rPr>
          <w:ins w:id="204" w:author="Kit Double" w:date="2025-02-26T13:48:00Z" w16du:dateUtc="2025-02-26T02:48:00Z"/>
        </w:rPr>
      </w:pPr>
    </w:p>
    <w:p w14:paraId="51BCBBA5" w14:textId="77777777" w:rsidR="005A0EEF" w:rsidRDefault="005A0EEF" w:rsidP="005A0EEF">
      <w:pPr>
        <w:rPr>
          <w:ins w:id="205" w:author="Kit Double" w:date="2025-02-26T13:48:00Z" w16du:dateUtc="2025-02-26T02:48:00Z"/>
        </w:rPr>
      </w:pPr>
    </w:p>
    <w:p w14:paraId="50779729" w14:textId="77777777" w:rsidR="005A0EEF" w:rsidRPr="00440361" w:rsidRDefault="005A0EEF" w:rsidP="005A0EEF">
      <w:pPr>
        <w:rPr>
          <w:ins w:id="206" w:author="Kit Double" w:date="2025-02-26T13:48:00Z" w16du:dateUtc="2025-02-26T02:48:00Z"/>
        </w:rPr>
        <w:sectPr w:rsidR="005A0EEF" w:rsidRPr="00440361" w:rsidSect="005A0EEF">
          <w:headerReference w:type="default" r:id="rId16"/>
          <w:footerReference w:type="default" r:id="rId17"/>
          <w:pgSz w:w="12240" w:h="15840"/>
          <w:pgMar w:top="1134" w:right="1134" w:bottom="1134" w:left="1134" w:header="709" w:footer="709" w:gutter="0"/>
          <w:cols w:space="708"/>
          <w:docGrid w:linePitch="360"/>
        </w:sectPr>
      </w:pPr>
    </w:p>
    <w:p w14:paraId="16EEE127" w14:textId="77777777" w:rsidR="005A0EEF" w:rsidRDefault="005A0EEF" w:rsidP="005A0EEF">
      <w:pPr>
        <w:pStyle w:val="Heading1"/>
        <w:rPr>
          <w:ins w:id="209" w:author="Kit Double" w:date="2025-02-26T13:48:00Z" w16du:dateUtc="2025-02-26T02:48:00Z"/>
        </w:rPr>
      </w:pPr>
      <w:bookmarkStart w:id="210" w:name="_Toc192079886"/>
      <w:ins w:id="211" w:author="Kit Double" w:date="2025-02-26T13:48:00Z" w16du:dateUtc="2025-02-26T02:48:00Z">
        <w:r>
          <w:t>Positive and Negative Affect (Self-report)</w:t>
        </w:r>
        <w:bookmarkEnd w:id="210"/>
      </w:ins>
    </w:p>
    <w:p w14:paraId="6540662A" w14:textId="33FCD172" w:rsidR="005A0EEF" w:rsidRDefault="005A0EEF" w:rsidP="005A0EEF">
      <w:pPr>
        <w:rPr>
          <w:ins w:id="212" w:author="Kit Double" w:date="2025-02-26T13:48:00Z" w16du:dateUtc="2025-02-26T02:48:00Z"/>
        </w:rPr>
      </w:pPr>
      <w:ins w:id="213" w:author="Kit Double" w:date="2025-02-26T13:48:00Z">
        <w:r w:rsidRPr="472F77A0">
          <w:t xml:space="preserve">Please indicate the extent you felt this way over the LAST </w:t>
        </w:r>
      </w:ins>
      <w:ins w:id="214" w:author="Kit Double" w:date="2025-02-26T13:50:00Z">
        <w:r w:rsidR="00FC49F4" w:rsidRPr="472F77A0">
          <w:t>DAY/WEEK/MONTH</w:t>
        </w:r>
      </w:ins>
      <w:ins w:id="215" w:author="Kit Double" w:date="2025-02-26T13:48:00Z">
        <w:r w:rsidRPr="472F77A0">
          <w:t xml:space="preserve">. </w:t>
        </w:r>
      </w:ins>
    </w:p>
    <w:p w14:paraId="10804A43" w14:textId="77777777" w:rsidR="00E22AA7" w:rsidRDefault="005A0EEF" w:rsidP="00FC49F4">
      <w:pPr>
        <w:rPr>
          <w:ins w:id="216" w:author="Kit Double" w:date="2025-02-26T13:51:00Z" w16du:dateUtc="2025-02-26T02:51:00Z"/>
        </w:rPr>
      </w:pPr>
      <w:ins w:id="217" w:author="Kit Double" w:date="2025-02-26T13:48:00Z" w16du:dateUtc="2025-02-26T02:48:00Z">
        <w:r>
          <w:t>Rate how much you felt each emotion from 1 (very slightly or not at all) to 5 (extremely).</w:t>
        </w:r>
      </w:ins>
    </w:p>
    <w:p w14:paraId="64313D9D" w14:textId="77777777" w:rsidR="00E22AA7" w:rsidRDefault="00FC49F4" w:rsidP="00FC49F4">
      <w:pPr>
        <w:rPr>
          <w:ins w:id="218" w:author="Kit Double" w:date="2025-02-26T13:51:00Z" w16du:dateUtc="2025-02-26T02:51:00Z"/>
        </w:rPr>
      </w:pPr>
      <w:ins w:id="219" w:author="Kit Double" w:date="2025-02-26T13:51:00Z" w16du:dateUtc="2025-02-26T02:51:00Z">
        <w:r>
          <w:t xml:space="preserve"> </w:t>
        </w:r>
      </w:ins>
    </w:p>
    <w:p w14:paraId="2475A483" w14:textId="77777777" w:rsidR="00E22AA7" w:rsidRDefault="00E22AA7" w:rsidP="00E22AA7">
      <w:pPr>
        <w:pStyle w:val="ListParagraph"/>
        <w:numPr>
          <w:ilvl w:val="0"/>
          <w:numId w:val="46"/>
        </w:numPr>
        <w:rPr>
          <w:ins w:id="220" w:author="Kit Double" w:date="2025-02-26T13:51:00Z" w16du:dateUtc="2025-02-26T02:51:00Z"/>
        </w:rPr>
      </w:pPr>
      <w:ins w:id="221" w:author="Kit Double" w:date="2025-02-26T13:51:00Z" w16du:dateUtc="2025-02-26T02:51:00Z">
        <w:r>
          <w:t>Determined </w:t>
        </w:r>
      </w:ins>
    </w:p>
    <w:p w14:paraId="39B857BC" w14:textId="77777777" w:rsidR="005A0EEF" w:rsidRDefault="005A0EEF" w:rsidP="005A0EEF">
      <w:pPr>
        <w:pStyle w:val="ListParagraph"/>
        <w:widowControl/>
        <w:numPr>
          <w:ilvl w:val="0"/>
          <w:numId w:val="46"/>
        </w:numPr>
        <w:autoSpaceDE/>
        <w:autoSpaceDN/>
        <w:adjustRightInd/>
        <w:spacing w:after="160" w:line="259" w:lineRule="auto"/>
        <w:rPr>
          <w:ins w:id="222" w:author="Kit Double" w:date="2025-02-26T13:48:00Z" w16du:dateUtc="2025-02-26T02:48:00Z"/>
        </w:rPr>
      </w:pPr>
      <w:ins w:id="223" w:author="Kit Double" w:date="2025-02-26T13:48:00Z" w16du:dateUtc="2025-02-26T02:48:00Z">
        <w:r>
          <w:t>Attentive </w:t>
        </w:r>
      </w:ins>
    </w:p>
    <w:p w14:paraId="700AA4A8" w14:textId="77777777" w:rsidR="005A0EEF" w:rsidRDefault="005A0EEF" w:rsidP="005A0EEF">
      <w:pPr>
        <w:pStyle w:val="ListParagraph"/>
        <w:widowControl/>
        <w:numPr>
          <w:ilvl w:val="0"/>
          <w:numId w:val="46"/>
        </w:numPr>
        <w:autoSpaceDE/>
        <w:autoSpaceDN/>
        <w:adjustRightInd/>
        <w:spacing w:after="160" w:line="259" w:lineRule="auto"/>
        <w:rPr>
          <w:ins w:id="224" w:author="Kit Double" w:date="2025-02-26T13:48:00Z" w16du:dateUtc="2025-02-26T02:48:00Z"/>
        </w:rPr>
      </w:pPr>
      <w:ins w:id="225" w:author="Kit Double" w:date="2025-02-26T13:48:00Z" w16du:dateUtc="2025-02-26T02:48:00Z">
        <w:r>
          <w:t>Alert </w:t>
        </w:r>
      </w:ins>
    </w:p>
    <w:p w14:paraId="635BA74E" w14:textId="77777777" w:rsidR="005A0EEF" w:rsidRDefault="005A0EEF" w:rsidP="005A0EEF">
      <w:pPr>
        <w:pStyle w:val="ListParagraph"/>
        <w:widowControl/>
        <w:numPr>
          <w:ilvl w:val="0"/>
          <w:numId w:val="46"/>
        </w:numPr>
        <w:autoSpaceDE/>
        <w:autoSpaceDN/>
        <w:adjustRightInd/>
        <w:spacing w:after="160" w:line="259" w:lineRule="auto"/>
        <w:rPr>
          <w:ins w:id="226" w:author="Kit Double" w:date="2025-02-26T13:48:00Z" w16du:dateUtc="2025-02-26T02:48:00Z"/>
        </w:rPr>
      </w:pPr>
      <w:ins w:id="227" w:author="Kit Double" w:date="2025-02-26T13:48:00Z" w16du:dateUtc="2025-02-26T02:48:00Z">
        <w:r>
          <w:t>Inspired </w:t>
        </w:r>
      </w:ins>
    </w:p>
    <w:p w14:paraId="4E2E594A" w14:textId="77777777" w:rsidR="005A0EEF" w:rsidRDefault="005A0EEF" w:rsidP="005A0EEF">
      <w:pPr>
        <w:pStyle w:val="ListParagraph"/>
        <w:widowControl/>
        <w:numPr>
          <w:ilvl w:val="0"/>
          <w:numId w:val="46"/>
        </w:numPr>
        <w:autoSpaceDE/>
        <w:autoSpaceDN/>
        <w:adjustRightInd/>
        <w:spacing w:after="160" w:line="259" w:lineRule="auto"/>
        <w:rPr>
          <w:ins w:id="228" w:author="Kit Double" w:date="2025-02-26T13:48:00Z" w16du:dateUtc="2025-02-26T02:48:00Z"/>
        </w:rPr>
      </w:pPr>
      <w:ins w:id="229" w:author="Kit Double" w:date="2025-02-26T13:48:00Z" w16du:dateUtc="2025-02-26T02:48:00Z">
        <w:r>
          <w:t>Active </w:t>
        </w:r>
      </w:ins>
    </w:p>
    <w:p w14:paraId="632452AF" w14:textId="77777777" w:rsidR="005A0EEF" w:rsidRDefault="005A0EEF" w:rsidP="005A0EEF">
      <w:pPr>
        <w:pStyle w:val="ListParagraph"/>
        <w:widowControl/>
        <w:numPr>
          <w:ilvl w:val="0"/>
          <w:numId w:val="46"/>
        </w:numPr>
        <w:autoSpaceDE/>
        <w:autoSpaceDN/>
        <w:adjustRightInd/>
        <w:spacing w:after="160" w:line="259" w:lineRule="auto"/>
        <w:rPr>
          <w:ins w:id="230" w:author="Kit Double" w:date="2025-02-26T13:48:00Z" w16du:dateUtc="2025-02-26T02:48:00Z"/>
        </w:rPr>
      </w:pPr>
      <w:ins w:id="231" w:author="Kit Double" w:date="2025-02-26T13:48:00Z" w16du:dateUtc="2025-02-26T02:48:00Z">
        <w:r>
          <w:t>Afraid </w:t>
        </w:r>
      </w:ins>
    </w:p>
    <w:p w14:paraId="0384E582" w14:textId="77777777" w:rsidR="005A0EEF" w:rsidRDefault="005A0EEF" w:rsidP="005A0EEF">
      <w:pPr>
        <w:pStyle w:val="ListParagraph"/>
        <w:widowControl/>
        <w:numPr>
          <w:ilvl w:val="0"/>
          <w:numId w:val="46"/>
        </w:numPr>
        <w:autoSpaceDE/>
        <w:autoSpaceDN/>
        <w:adjustRightInd/>
        <w:spacing w:after="160" w:line="259" w:lineRule="auto"/>
        <w:rPr>
          <w:ins w:id="232" w:author="Kit Double" w:date="2025-02-26T13:48:00Z" w16du:dateUtc="2025-02-26T02:48:00Z"/>
        </w:rPr>
      </w:pPr>
      <w:ins w:id="233" w:author="Kit Double" w:date="2025-02-26T13:48:00Z" w16du:dateUtc="2025-02-26T02:48:00Z">
        <w:r>
          <w:t>Nervous </w:t>
        </w:r>
      </w:ins>
    </w:p>
    <w:p w14:paraId="1C656F37" w14:textId="77777777" w:rsidR="005A0EEF" w:rsidRDefault="005A0EEF" w:rsidP="005A0EEF">
      <w:pPr>
        <w:pStyle w:val="ListParagraph"/>
        <w:widowControl/>
        <w:numPr>
          <w:ilvl w:val="0"/>
          <w:numId w:val="46"/>
        </w:numPr>
        <w:autoSpaceDE/>
        <w:autoSpaceDN/>
        <w:adjustRightInd/>
        <w:spacing w:after="160" w:line="259" w:lineRule="auto"/>
        <w:rPr>
          <w:ins w:id="234" w:author="Kit Double" w:date="2025-02-26T13:48:00Z" w16du:dateUtc="2025-02-26T02:48:00Z"/>
        </w:rPr>
      </w:pPr>
      <w:ins w:id="235" w:author="Kit Double" w:date="2025-02-26T13:48:00Z" w16du:dateUtc="2025-02-26T02:48:00Z">
        <w:r>
          <w:t>Upset </w:t>
        </w:r>
      </w:ins>
    </w:p>
    <w:p w14:paraId="7A68534A" w14:textId="77777777" w:rsidR="005A0EEF" w:rsidRDefault="005A0EEF" w:rsidP="005A0EEF">
      <w:pPr>
        <w:pStyle w:val="ListParagraph"/>
        <w:widowControl/>
        <w:numPr>
          <w:ilvl w:val="0"/>
          <w:numId w:val="46"/>
        </w:numPr>
        <w:autoSpaceDE/>
        <w:autoSpaceDN/>
        <w:adjustRightInd/>
        <w:spacing w:after="160" w:line="259" w:lineRule="auto"/>
        <w:rPr>
          <w:ins w:id="236" w:author="Kit Double" w:date="2025-02-26T13:48:00Z" w16du:dateUtc="2025-02-26T02:48:00Z"/>
        </w:rPr>
      </w:pPr>
      <w:ins w:id="237" w:author="Kit Double" w:date="2025-02-26T13:48:00Z" w16du:dateUtc="2025-02-26T02:48:00Z">
        <w:r>
          <w:t>Ashamed </w:t>
        </w:r>
      </w:ins>
    </w:p>
    <w:p w14:paraId="0F503493" w14:textId="77777777" w:rsidR="005A0EEF" w:rsidRDefault="005A0EEF" w:rsidP="005A0EEF">
      <w:pPr>
        <w:pStyle w:val="ListParagraph"/>
        <w:widowControl/>
        <w:numPr>
          <w:ilvl w:val="0"/>
          <w:numId w:val="46"/>
        </w:numPr>
        <w:autoSpaceDE/>
        <w:autoSpaceDN/>
        <w:adjustRightInd/>
        <w:spacing w:after="160" w:line="259" w:lineRule="auto"/>
        <w:rPr>
          <w:ins w:id="238" w:author="Kit Double" w:date="2025-02-26T13:48:00Z" w16du:dateUtc="2025-02-26T02:48:00Z"/>
        </w:rPr>
      </w:pPr>
      <w:ins w:id="239" w:author="Kit Double" w:date="2025-02-26T13:48:00Z" w16du:dateUtc="2025-02-26T02:48:00Z">
        <w:r>
          <w:t>Hostile  </w:t>
        </w:r>
      </w:ins>
    </w:p>
    <w:p w14:paraId="12FD9417" w14:textId="77777777" w:rsidR="005A0EEF" w:rsidRDefault="005A0EEF" w:rsidP="005A0EEF">
      <w:pPr>
        <w:pStyle w:val="ListParagraph"/>
        <w:widowControl/>
        <w:numPr>
          <w:ilvl w:val="0"/>
          <w:numId w:val="46"/>
        </w:numPr>
        <w:autoSpaceDE/>
        <w:autoSpaceDN/>
        <w:adjustRightInd/>
        <w:spacing w:after="160" w:line="259" w:lineRule="auto"/>
        <w:rPr>
          <w:ins w:id="240" w:author="Kit Double" w:date="2025-02-26T13:48:00Z" w16du:dateUtc="2025-02-26T02:48:00Z"/>
        </w:rPr>
      </w:pPr>
      <w:ins w:id="241" w:author="Kit Double" w:date="2025-02-26T13:48:00Z" w16du:dateUtc="2025-02-26T02:48:00Z">
        <w:r>
          <w:t>Calm</w:t>
        </w:r>
      </w:ins>
    </w:p>
    <w:p w14:paraId="25270209" w14:textId="77777777" w:rsidR="005A0EEF" w:rsidRDefault="005A0EEF" w:rsidP="005A0EEF">
      <w:pPr>
        <w:pStyle w:val="ListParagraph"/>
        <w:widowControl/>
        <w:numPr>
          <w:ilvl w:val="0"/>
          <w:numId w:val="46"/>
        </w:numPr>
        <w:autoSpaceDE/>
        <w:autoSpaceDN/>
        <w:adjustRightInd/>
        <w:spacing w:after="160" w:line="259" w:lineRule="auto"/>
        <w:rPr>
          <w:ins w:id="242" w:author="Kit Double" w:date="2025-02-26T13:48:00Z" w16du:dateUtc="2025-02-26T02:48:00Z"/>
        </w:rPr>
      </w:pPr>
      <w:ins w:id="243" w:author="Kit Double" w:date="2025-02-26T13:48:00Z" w16du:dateUtc="2025-02-26T02:48:00Z">
        <w:r>
          <w:t>Content</w:t>
        </w:r>
      </w:ins>
    </w:p>
    <w:p w14:paraId="6485D847" w14:textId="77777777" w:rsidR="005A0EEF" w:rsidRDefault="005A0EEF" w:rsidP="005A0EEF">
      <w:pPr>
        <w:pStyle w:val="ListParagraph"/>
        <w:widowControl/>
        <w:numPr>
          <w:ilvl w:val="0"/>
          <w:numId w:val="46"/>
        </w:numPr>
        <w:autoSpaceDE/>
        <w:autoSpaceDN/>
        <w:adjustRightInd/>
        <w:spacing w:after="160" w:line="259" w:lineRule="auto"/>
        <w:rPr>
          <w:ins w:id="244" w:author="Kit Double" w:date="2025-02-26T13:48:00Z" w16du:dateUtc="2025-02-26T02:48:00Z"/>
        </w:rPr>
      </w:pPr>
      <w:ins w:id="245" w:author="Kit Double" w:date="2025-02-26T13:48:00Z" w16du:dateUtc="2025-02-26T02:48:00Z">
        <w:r>
          <w:t>Peaceful</w:t>
        </w:r>
      </w:ins>
    </w:p>
    <w:p w14:paraId="3D6EAC9E" w14:textId="00E231BB" w:rsidR="00D9755B" w:rsidDel="002528C8" w:rsidRDefault="005A0EEF">
      <w:pPr>
        <w:pStyle w:val="ListParagraph"/>
        <w:widowControl/>
        <w:numPr>
          <w:ilvl w:val="0"/>
          <w:numId w:val="46"/>
        </w:numPr>
        <w:autoSpaceDE/>
        <w:autoSpaceDN/>
        <w:adjustRightInd/>
        <w:spacing w:after="160" w:line="259" w:lineRule="auto"/>
        <w:rPr>
          <w:del w:id="246" w:author="Kit Double" w:date="2025-02-26T13:50:00Z" w16du:dateUtc="2025-02-26T02:50:00Z"/>
          <w:rFonts w:ascii="Times New Roman" w:hAnsi="Times New Roman" w:cs="Times New Roman"/>
          <w:sz w:val="24"/>
          <w:szCs w:val="24"/>
        </w:rPr>
        <w:pPrChange w:id="247" w:author="Kit Double" w:date="2025-02-26T13:50:00Z" w16du:dateUtc="2025-02-26T02:50:00Z">
          <w:pPr/>
        </w:pPrChange>
      </w:pPr>
      <w:ins w:id="248" w:author="Kit Double" w:date="2025-02-26T13:48:00Z" w16du:dateUtc="2025-02-26T02:48:00Z">
        <w:r>
          <w:t>Relax</w:t>
        </w:r>
      </w:ins>
      <w:ins w:id="249" w:author="Kit Double" w:date="2025-02-26T13:50:00Z" w16du:dateUtc="2025-02-26T02:50:00Z">
        <w:r w:rsidR="002528C8">
          <w:t>ed</w:t>
        </w:r>
      </w:ins>
    </w:p>
    <w:p w14:paraId="02C6E4BF" w14:textId="26D72672" w:rsidR="00241164" w:rsidDel="002528C8" w:rsidRDefault="00241164">
      <w:pPr>
        <w:pStyle w:val="ListParagraph"/>
        <w:widowControl/>
        <w:numPr>
          <w:ilvl w:val="0"/>
          <w:numId w:val="46"/>
        </w:numPr>
        <w:autoSpaceDE/>
        <w:autoSpaceDN/>
        <w:adjustRightInd/>
        <w:spacing w:after="160" w:line="259" w:lineRule="auto"/>
        <w:rPr>
          <w:del w:id="250" w:author="Kit Double" w:date="2025-02-26T13:50:00Z" w16du:dateUtc="2025-02-26T02:50:00Z"/>
        </w:rPr>
        <w:pPrChange w:id="251" w:author="Kit Double" w:date="2025-02-26T13:50:00Z" w16du:dateUtc="2025-02-26T02:50:00Z">
          <w:pPr>
            <w:pStyle w:val="Heading1"/>
            <w:numPr>
              <w:numId w:val="0"/>
            </w:numPr>
            <w:ind w:left="0" w:firstLine="0"/>
          </w:pPr>
        </w:pPrChange>
      </w:pPr>
      <w:del w:id="252" w:author="Kit Double" w:date="2025-02-26T13:50:00Z" w16du:dateUtc="2025-02-26T02:50:00Z">
        <w:r w:rsidDel="002528C8">
          <w:br w:type="page"/>
        </w:r>
      </w:del>
    </w:p>
    <w:p w14:paraId="28764B6D" w14:textId="26EAA74D" w:rsidR="00EB1260" w:rsidRPr="00EB1260" w:rsidDel="002528C8" w:rsidRDefault="00EB1260">
      <w:pPr>
        <w:pStyle w:val="ListParagraph"/>
        <w:widowControl/>
        <w:numPr>
          <w:ilvl w:val="0"/>
          <w:numId w:val="46"/>
        </w:numPr>
        <w:autoSpaceDE/>
        <w:autoSpaceDN/>
        <w:adjustRightInd/>
        <w:spacing w:after="160" w:line="259" w:lineRule="auto"/>
        <w:rPr>
          <w:del w:id="253" w:author="Kit Double" w:date="2025-02-26T13:50:00Z" w16du:dateUtc="2025-02-26T02:50:00Z"/>
        </w:rPr>
        <w:pPrChange w:id="254" w:author="Kit Double" w:date="2025-02-26T13:50:00Z" w16du:dateUtc="2025-02-26T02:50:00Z">
          <w:pPr/>
        </w:pPrChange>
      </w:pPr>
    </w:p>
    <w:p w14:paraId="57B55E96" w14:textId="1320FE2E" w:rsidR="00EB1260" w:rsidRPr="00EB1260" w:rsidDel="002528C8" w:rsidRDefault="00EB1260">
      <w:pPr>
        <w:pStyle w:val="ListParagraph"/>
        <w:widowControl/>
        <w:numPr>
          <w:ilvl w:val="0"/>
          <w:numId w:val="46"/>
        </w:numPr>
        <w:autoSpaceDE/>
        <w:autoSpaceDN/>
        <w:adjustRightInd/>
        <w:spacing w:after="160" w:line="259" w:lineRule="auto"/>
        <w:rPr>
          <w:del w:id="255" w:author="Kit Double" w:date="2025-02-26T13:50:00Z" w16du:dateUtc="2025-02-26T02:50:00Z"/>
        </w:rPr>
        <w:pPrChange w:id="256" w:author="Kit Double" w:date="2025-02-26T13:50:00Z" w16du:dateUtc="2025-02-26T02:50:00Z">
          <w:pPr/>
        </w:pPrChange>
      </w:pPr>
    </w:p>
    <w:p w14:paraId="1A146D7C" w14:textId="73C3EFF1" w:rsidR="00EB1260" w:rsidRPr="00EB1260" w:rsidDel="002528C8" w:rsidRDefault="00EB1260">
      <w:pPr>
        <w:pStyle w:val="ListParagraph"/>
        <w:widowControl/>
        <w:numPr>
          <w:ilvl w:val="0"/>
          <w:numId w:val="46"/>
        </w:numPr>
        <w:autoSpaceDE/>
        <w:autoSpaceDN/>
        <w:adjustRightInd/>
        <w:spacing w:after="160" w:line="259" w:lineRule="auto"/>
        <w:rPr>
          <w:del w:id="257" w:author="Kit Double" w:date="2025-02-26T13:50:00Z" w16du:dateUtc="2025-02-26T02:50:00Z"/>
        </w:rPr>
        <w:pPrChange w:id="258" w:author="Kit Double" w:date="2025-02-26T13:50:00Z" w16du:dateUtc="2025-02-26T02:50:00Z">
          <w:pPr/>
        </w:pPrChange>
      </w:pPr>
    </w:p>
    <w:p w14:paraId="7FE3B2FB" w14:textId="3ED8EA76" w:rsidR="00EB1260" w:rsidRPr="00EB1260" w:rsidDel="002528C8" w:rsidRDefault="00EB1260">
      <w:pPr>
        <w:pStyle w:val="ListParagraph"/>
        <w:widowControl/>
        <w:numPr>
          <w:ilvl w:val="0"/>
          <w:numId w:val="46"/>
        </w:numPr>
        <w:autoSpaceDE/>
        <w:autoSpaceDN/>
        <w:adjustRightInd/>
        <w:spacing w:after="160" w:line="259" w:lineRule="auto"/>
        <w:rPr>
          <w:del w:id="259" w:author="Kit Double" w:date="2025-02-26T13:50:00Z" w16du:dateUtc="2025-02-26T02:50:00Z"/>
        </w:rPr>
        <w:pPrChange w:id="260" w:author="Kit Double" w:date="2025-02-26T13:50:00Z" w16du:dateUtc="2025-02-26T02:50:00Z">
          <w:pPr/>
        </w:pPrChange>
      </w:pPr>
    </w:p>
    <w:p w14:paraId="50E97F20" w14:textId="22A778BA" w:rsidR="00EB1260" w:rsidRPr="00EB1260" w:rsidDel="002528C8" w:rsidRDefault="00EB1260">
      <w:pPr>
        <w:pStyle w:val="ListParagraph"/>
        <w:widowControl/>
        <w:numPr>
          <w:ilvl w:val="0"/>
          <w:numId w:val="46"/>
        </w:numPr>
        <w:autoSpaceDE/>
        <w:autoSpaceDN/>
        <w:adjustRightInd/>
        <w:spacing w:after="160" w:line="259" w:lineRule="auto"/>
        <w:rPr>
          <w:del w:id="261" w:author="Kit Double" w:date="2025-02-26T13:50:00Z" w16du:dateUtc="2025-02-26T02:50:00Z"/>
        </w:rPr>
        <w:pPrChange w:id="262" w:author="Kit Double" w:date="2025-02-26T13:50:00Z" w16du:dateUtc="2025-02-26T02:50:00Z">
          <w:pPr/>
        </w:pPrChange>
      </w:pPr>
    </w:p>
    <w:p w14:paraId="3CE34EF6" w14:textId="0DCF3278" w:rsidR="00EB1260" w:rsidRPr="00EB1260" w:rsidDel="002528C8" w:rsidRDefault="00EB1260">
      <w:pPr>
        <w:pStyle w:val="ListParagraph"/>
        <w:widowControl/>
        <w:numPr>
          <w:ilvl w:val="0"/>
          <w:numId w:val="46"/>
        </w:numPr>
        <w:autoSpaceDE/>
        <w:autoSpaceDN/>
        <w:adjustRightInd/>
        <w:spacing w:after="160" w:line="259" w:lineRule="auto"/>
        <w:rPr>
          <w:del w:id="263" w:author="Kit Double" w:date="2025-02-26T13:50:00Z" w16du:dateUtc="2025-02-26T02:50:00Z"/>
        </w:rPr>
        <w:pPrChange w:id="264" w:author="Kit Double" w:date="2025-02-26T13:50:00Z" w16du:dateUtc="2025-02-26T02:50:00Z">
          <w:pPr/>
        </w:pPrChange>
      </w:pPr>
    </w:p>
    <w:p w14:paraId="2B3A8002" w14:textId="60CFD03A" w:rsidR="00EB1260" w:rsidRPr="00EB1260" w:rsidDel="002528C8" w:rsidRDefault="00EB1260">
      <w:pPr>
        <w:pStyle w:val="ListParagraph"/>
        <w:widowControl/>
        <w:numPr>
          <w:ilvl w:val="0"/>
          <w:numId w:val="46"/>
        </w:numPr>
        <w:autoSpaceDE/>
        <w:autoSpaceDN/>
        <w:adjustRightInd/>
        <w:spacing w:after="160" w:line="259" w:lineRule="auto"/>
        <w:rPr>
          <w:del w:id="265" w:author="Kit Double" w:date="2025-02-26T13:50:00Z" w16du:dateUtc="2025-02-26T02:50:00Z"/>
        </w:rPr>
        <w:pPrChange w:id="266" w:author="Kit Double" w:date="2025-02-26T13:50:00Z" w16du:dateUtc="2025-02-26T02:50:00Z">
          <w:pPr/>
        </w:pPrChange>
      </w:pPr>
    </w:p>
    <w:p w14:paraId="03C25CF0" w14:textId="1F742879" w:rsidR="00EB1260" w:rsidRPr="00EB1260" w:rsidDel="002528C8" w:rsidRDefault="00EB1260">
      <w:pPr>
        <w:pStyle w:val="ListParagraph"/>
        <w:widowControl/>
        <w:numPr>
          <w:ilvl w:val="0"/>
          <w:numId w:val="46"/>
        </w:numPr>
        <w:autoSpaceDE/>
        <w:autoSpaceDN/>
        <w:adjustRightInd/>
        <w:spacing w:after="160" w:line="259" w:lineRule="auto"/>
        <w:rPr>
          <w:del w:id="267" w:author="Kit Double" w:date="2025-02-26T13:50:00Z" w16du:dateUtc="2025-02-26T02:50:00Z"/>
        </w:rPr>
        <w:pPrChange w:id="268" w:author="Kit Double" w:date="2025-02-26T13:50:00Z" w16du:dateUtc="2025-02-26T02:50:00Z">
          <w:pPr/>
        </w:pPrChange>
      </w:pPr>
    </w:p>
    <w:p w14:paraId="4B65401E" w14:textId="464176E9" w:rsidR="00EB1260" w:rsidRPr="00EB1260" w:rsidDel="002528C8" w:rsidRDefault="00EB1260">
      <w:pPr>
        <w:pStyle w:val="ListParagraph"/>
        <w:widowControl/>
        <w:numPr>
          <w:ilvl w:val="0"/>
          <w:numId w:val="46"/>
        </w:numPr>
        <w:autoSpaceDE/>
        <w:autoSpaceDN/>
        <w:adjustRightInd/>
        <w:spacing w:after="160" w:line="259" w:lineRule="auto"/>
        <w:rPr>
          <w:del w:id="269" w:author="Kit Double" w:date="2025-02-26T13:50:00Z" w16du:dateUtc="2025-02-26T02:50:00Z"/>
        </w:rPr>
        <w:pPrChange w:id="270" w:author="Kit Double" w:date="2025-02-26T13:50:00Z" w16du:dateUtc="2025-02-26T02:50:00Z">
          <w:pPr/>
        </w:pPrChange>
      </w:pPr>
    </w:p>
    <w:p w14:paraId="37BB0B85" w14:textId="587B9106" w:rsidR="00EB1260" w:rsidRPr="00EB1260" w:rsidDel="002528C8" w:rsidRDefault="00EB1260">
      <w:pPr>
        <w:pStyle w:val="ListParagraph"/>
        <w:widowControl/>
        <w:numPr>
          <w:ilvl w:val="0"/>
          <w:numId w:val="46"/>
        </w:numPr>
        <w:autoSpaceDE/>
        <w:autoSpaceDN/>
        <w:adjustRightInd/>
        <w:spacing w:after="160" w:line="259" w:lineRule="auto"/>
        <w:rPr>
          <w:del w:id="271" w:author="Kit Double" w:date="2025-02-26T13:50:00Z" w16du:dateUtc="2025-02-26T02:50:00Z"/>
        </w:rPr>
        <w:pPrChange w:id="272" w:author="Kit Double" w:date="2025-02-26T13:50:00Z" w16du:dateUtc="2025-02-26T02:50:00Z">
          <w:pPr/>
        </w:pPrChange>
      </w:pPr>
    </w:p>
    <w:p w14:paraId="61C899A6" w14:textId="17777EDB" w:rsidR="00EB1260" w:rsidRPr="00EB1260" w:rsidDel="002528C8" w:rsidRDefault="00EB1260">
      <w:pPr>
        <w:pStyle w:val="ListParagraph"/>
        <w:widowControl/>
        <w:numPr>
          <w:ilvl w:val="0"/>
          <w:numId w:val="46"/>
        </w:numPr>
        <w:autoSpaceDE/>
        <w:autoSpaceDN/>
        <w:adjustRightInd/>
        <w:spacing w:after="160" w:line="259" w:lineRule="auto"/>
        <w:rPr>
          <w:del w:id="273" w:author="Kit Double" w:date="2025-02-26T13:50:00Z" w16du:dateUtc="2025-02-26T02:50:00Z"/>
        </w:rPr>
        <w:pPrChange w:id="274" w:author="Kit Double" w:date="2025-02-26T13:50:00Z" w16du:dateUtc="2025-02-26T02:50:00Z">
          <w:pPr/>
        </w:pPrChange>
      </w:pPr>
    </w:p>
    <w:p w14:paraId="1BDD21D1" w14:textId="5E4A4BB5" w:rsidR="00EB1260" w:rsidRPr="00EB1260" w:rsidDel="002528C8" w:rsidRDefault="00EB1260">
      <w:pPr>
        <w:pStyle w:val="ListParagraph"/>
        <w:widowControl/>
        <w:numPr>
          <w:ilvl w:val="0"/>
          <w:numId w:val="46"/>
        </w:numPr>
        <w:autoSpaceDE/>
        <w:autoSpaceDN/>
        <w:adjustRightInd/>
        <w:spacing w:after="160" w:line="259" w:lineRule="auto"/>
        <w:rPr>
          <w:del w:id="275" w:author="Kit Double" w:date="2025-02-26T13:50:00Z" w16du:dateUtc="2025-02-26T02:50:00Z"/>
        </w:rPr>
        <w:pPrChange w:id="276" w:author="Kit Double" w:date="2025-02-26T13:50:00Z" w16du:dateUtc="2025-02-26T02:50:00Z">
          <w:pPr/>
        </w:pPrChange>
      </w:pPr>
    </w:p>
    <w:p w14:paraId="46E1D7EA" w14:textId="634748C7" w:rsidR="00EB1260" w:rsidRPr="00EB1260" w:rsidDel="002528C8" w:rsidRDefault="00EB1260">
      <w:pPr>
        <w:pStyle w:val="ListParagraph"/>
        <w:widowControl/>
        <w:numPr>
          <w:ilvl w:val="0"/>
          <w:numId w:val="46"/>
        </w:numPr>
        <w:autoSpaceDE/>
        <w:autoSpaceDN/>
        <w:adjustRightInd/>
        <w:spacing w:after="160" w:line="259" w:lineRule="auto"/>
        <w:rPr>
          <w:del w:id="277" w:author="Kit Double" w:date="2025-02-26T13:50:00Z" w16du:dateUtc="2025-02-26T02:50:00Z"/>
        </w:rPr>
        <w:pPrChange w:id="278" w:author="Kit Double" w:date="2025-02-26T13:50:00Z" w16du:dateUtc="2025-02-26T02:50:00Z">
          <w:pPr/>
        </w:pPrChange>
      </w:pPr>
    </w:p>
    <w:p w14:paraId="630AF6C3" w14:textId="40BFD4F5" w:rsidR="00EB1260" w:rsidRPr="00EB1260" w:rsidDel="002528C8" w:rsidRDefault="00EB1260">
      <w:pPr>
        <w:pStyle w:val="ListParagraph"/>
        <w:widowControl/>
        <w:numPr>
          <w:ilvl w:val="0"/>
          <w:numId w:val="46"/>
        </w:numPr>
        <w:autoSpaceDE/>
        <w:autoSpaceDN/>
        <w:adjustRightInd/>
        <w:spacing w:after="160" w:line="259" w:lineRule="auto"/>
        <w:rPr>
          <w:del w:id="279" w:author="Kit Double" w:date="2025-02-26T13:50:00Z" w16du:dateUtc="2025-02-26T02:50:00Z"/>
        </w:rPr>
        <w:pPrChange w:id="280" w:author="Kit Double" w:date="2025-02-26T13:50:00Z" w16du:dateUtc="2025-02-26T02:50:00Z">
          <w:pPr/>
        </w:pPrChange>
      </w:pPr>
    </w:p>
    <w:p w14:paraId="2125E8EA" w14:textId="1A598C9A" w:rsidR="00EB1260" w:rsidRPr="00EB1260" w:rsidDel="002528C8" w:rsidRDefault="00EB1260">
      <w:pPr>
        <w:pStyle w:val="ListParagraph"/>
        <w:widowControl/>
        <w:numPr>
          <w:ilvl w:val="0"/>
          <w:numId w:val="46"/>
        </w:numPr>
        <w:autoSpaceDE/>
        <w:autoSpaceDN/>
        <w:adjustRightInd/>
        <w:spacing w:after="160" w:line="259" w:lineRule="auto"/>
        <w:rPr>
          <w:del w:id="281" w:author="Kit Double" w:date="2025-02-26T13:50:00Z" w16du:dateUtc="2025-02-26T02:50:00Z"/>
        </w:rPr>
        <w:pPrChange w:id="282" w:author="Kit Double" w:date="2025-02-26T13:50:00Z" w16du:dateUtc="2025-02-26T02:50:00Z">
          <w:pPr/>
        </w:pPrChange>
      </w:pPr>
    </w:p>
    <w:p w14:paraId="3048E3F1" w14:textId="775D5835" w:rsidR="00EB1260" w:rsidRPr="00EB1260" w:rsidRDefault="00EB1260">
      <w:pPr>
        <w:pStyle w:val="ListParagraph"/>
        <w:widowControl/>
        <w:numPr>
          <w:ilvl w:val="0"/>
          <w:numId w:val="46"/>
        </w:numPr>
        <w:autoSpaceDE/>
        <w:autoSpaceDN/>
        <w:adjustRightInd/>
        <w:spacing w:after="160" w:line="259" w:lineRule="auto"/>
        <w:pPrChange w:id="283" w:author="Kit Double" w:date="2025-02-26T13:50:00Z" w16du:dateUtc="2025-02-26T02:50:00Z">
          <w:pPr/>
        </w:pPrChange>
      </w:pPr>
    </w:p>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478F8843" w14:textId="686B5278" w:rsidR="00EB1260" w:rsidDel="00101740" w:rsidRDefault="00EB1260" w:rsidP="00EB1260">
      <w:pPr>
        <w:rPr>
          <w:del w:id="284" w:author="Kit Double" w:date="2025-02-26T14:01:00Z" w16du:dateUtc="2025-02-26T03:01:00Z"/>
        </w:rPr>
      </w:pPr>
    </w:p>
    <w:p w14:paraId="7847C784" w14:textId="74BE11CE" w:rsidR="00EB1260" w:rsidRPr="00EB1260" w:rsidDel="00101740" w:rsidRDefault="00EB1260" w:rsidP="00EB1260">
      <w:pPr>
        <w:rPr>
          <w:del w:id="285" w:author="Kit Double" w:date="2025-02-26T14:01:00Z" w16du:dateUtc="2025-02-26T03:01:00Z"/>
        </w:rPr>
      </w:pPr>
    </w:p>
    <w:p w14:paraId="3ABDF99B" w14:textId="251D8D32" w:rsidR="00EB1260" w:rsidRPr="00EB1260" w:rsidRDefault="00EB1260">
      <w:pPr>
        <w:tabs>
          <w:tab w:val="left" w:pos="1534"/>
        </w:tabs>
        <w:ind w:left="0"/>
        <w:pPrChange w:id="286" w:author="Kit Double" w:date="2025-02-26T14:01:00Z" w16du:dateUtc="2025-02-26T03:01:00Z">
          <w:pPr>
            <w:tabs>
              <w:tab w:val="left" w:pos="1534"/>
            </w:tabs>
          </w:pPr>
        </w:pPrChange>
      </w:pPr>
      <w:del w:id="287" w:author="Kit Double" w:date="2025-02-26T14:01:00Z" w16du:dateUtc="2025-02-26T03:01:00Z">
        <w:r w:rsidDel="00101740">
          <w:tab/>
        </w:r>
      </w:del>
    </w:p>
    <w:sectPr w:rsidR="00EB1260" w:rsidRPr="00EB1260" w:rsidSect="0043728D">
      <w:footerReference w:type="default" r:id="rId18"/>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CC6A" w14:textId="77777777" w:rsidR="000E1EE5" w:rsidRDefault="000E1EE5" w:rsidP="00C40095">
      <w:r>
        <w:separator/>
      </w:r>
    </w:p>
  </w:endnote>
  <w:endnote w:type="continuationSeparator" w:id="0">
    <w:p w14:paraId="4FBECFC4" w14:textId="77777777" w:rsidR="000E1EE5" w:rsidRDefault="000E1EE5" w:rsidP="00C40095">
      <w:r>
        <w:continuationSeparator/>
      </w:r>
    </w:p>
  </w:endnote>
  <w:endnote w:type="continuationNotice" w:id="1">
    <w:p w14:paraId="2A08D8F9" w14:textId="77777777" w:rsidR="000E1EE5" w:rsidRDefault="000E1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77777777" w:rsidR="002528C8" w:rsidRDefault="002528C8" w:rsidP="002528C8">
    <w:pPr>
      <w:pStyle w:val="Footer"/>
      <w:rPr>
        <w:ins w:id="207" w:author="Kit Double" w:date="2025-02-26T13:49:00Z" w16du:dateUtc="2025-02-26T02:49:00Z"/>
      </w:rPr>
    </w:pPr>
    <w:ins w:id="208" w:author="Kit Double" w:date="2025-02-26T13:49:00Z" w16du:dateUtc="2025-02-26T02:49:00Z">
      <w:r>
        <w:rPr>
          <w:rFonts w:cstheme="minorHAnsi"/>
          <w:color w:val="E64626"/>
        </w:rPr>
        <w:t>Version 4</w:t>
      </w:r>
      <w:r w:rsidDel="00A212DD">
        <w:rPr>
          <w:rFonts w:cstheme="minorHAnsi"/>
          <w:color w:val="E64626"/>
        </w:rPr>
        <w:t xml:space="preserve">, </w:t>
      </w:r>
      <w:r>
        <w:rPr>
          <w:rFonts w:cstheme="minorHAnsi"/>
          <w:color w:val="E64626"/>
        </w:rPr>
        <w:t>26</w:t>
      </w:r>
      <w:r w:rsidRPr="0012694E">
        <w:rPr>
          <w:rFonts w:cstheme="minorHAnsi"/>
          <w:color w:val="E64626"/>
          <w:vertAlign w:val="superscript"/>
        </w:rPr>
        <w:t>th</w:t>
      </w:r>
      <w:r>
        <w:rPr>
          <w:rFonts w:cstheme="minorHAnsi"/>
          <w:color w:val="E64626"/>
        </w:rPr>
        <w:t xml:space="preserve"> February 2025</w:t>
      </w:r>
    </w:ins>
  </w:p>
  <w:p w14:paraId="29B99312" w14:textId="77777777" w:rsidR="002528C8" w:rsidRDefault="00252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1F0A5C9F" w:rsidR="00C40095" w:rsidRDefault="00C40095">
    <w:pPr>
      <w:pStyle w:val="Footer"/>
    </w:pPr>
    <w:r>
      <w:rPr>
        <w:rFonts w:cstheme="minorHAnsi"/>
        <w:color w:val="E64626"/>
      </w:rPr>
      <w:t xml:space="preserve">Version </w:t>
    </w:r>
    <w:ins w:id="288" w:author="Kit Double" w:date="2025-02-26T13:49:00Z" w16du:dateUtc="2025-02-26T02:49:00Z">
      <w:r w:rsidR="002528C8">
        <w:rPr>
          <w:rFonts w:cstheme="minorHAnsi"/>
          <w:color w:val="E64626"/>
        </w:rPr>
        <w:t>4</w:t>
      </w:r>
    </w:ins>
    <w:del w:id="289" w:author="Kit Double" w:date="2025-02-26T13:49:00Z" w16du:dateUtc="2025-02-26T02:49:00Z">
      <w:r w:rsidR="005A546D" w:rsidDel="002528C8">
        <w:rPr>
          <w:rFonts w:cstheme="minorHAnsi"/>
          <w:color w:val="E64626"/>
        </w:rPr>
        <w:delText>3</w:delText>
      </w:r>
    </w:del>
    <w:r w:rsidDel="00A212DD">
      <w:rPr>
        <w:rFonts w:cstheme="minorHAnsi"/>
        <w:color w:val="E64626"/>
      </w:rPr>
      <w:t xml:space="preserve">, </w:t>
    </w:r>
    <w:del w:id="290" w:author="Kit Double" w:date="2025-02-26T13:49:00Z" w16du:dateUtc="2025-02-26T02:49:00Z">
      <w:r w:rsidR="005A546D" w:rsidDel="002528C8">
        <w:rPr>
          <w:rFonts w:cstheme="minorHAnsi"/>
          <w:color w:val="E64626"/>
        </w:rPr>
        <w:delText>26</w:delText>
      </w:r>
      <w:r w:rsidR="005A546D" w:rsidRPr="00B400D4" w:rsidDel="002528C8">
        <w:rPr>
          <w:rFonts w:cstheme="minorHAnsi"/>
          <w:color w:val="E64626"/>
          <w:vertAlign w:val="superscript"/>
        </w:rPr>
        <w:delText>th</w:delText>
      </w:r>
      <w:r w:rsidR="005A546D" w:rsidDel="002528C8">
        <w:rPr>
          <w:rFonts w:cstheme="minorHAnsi"/>
          <w:color w:val="E64626"/>
        </w:rPr>
        <w:delText xml:space="preserve"> July 2024</w:delText>
      </w:r>
    </w:del>
    <w:ins w:id="291" w:author="Kit Double" w:date="2025-02-26T13:49:00Z" w16du:dateUtc="2025-02-26T02:49:00Z">
      <w:r w:rsidR="002528C8">
        <w:rPr>
          <w:rFonts w:cstheme="minorHAnsi"/>
          <w:color w:val="E64626"/>
        </w:rPr>
        <w:t>26</w:t>
      </w:r>
      <w:r w:rsidR="002528C8" w:rsidRPr="002528C8">
        <w:rPr>
          <w:rFonts w:cstheme="minorHAnsi"/>
          <w:color w:val="E64626"/>
          <w:vertAlign w:val="superscript"/>
          <w:rPrChange w:id="292" w:author="Kit Double" w:date="2025-02-26T13:49:00Z" w16du:dateUtc="2025-02-26T02:49:00Z">
            <w:rPr>
              <w:rFonts w:cstheme="minorHAnsi"/>
              <w:color w:val="E64626"/>
            </w:rPr>
          </w:rPrChange>
        </w:rPr>
        <w:t>th</w:t>
      </w:r>
      <w:r w:rsidR="002528C8">
        <w:rPr>
          <w:rFonts w:cstheme="minorHAnsi"/>
          <w:color w:val="E64626"/>
        </w:rPr>
        <w:t xml:space="preserve"> February 2025</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FF8D" w14:textId="77777777" w:rsidR="000E1EE5" w:rsidRDefault="000E1EE5" w:rsidP="00C40095">
      <w:r>
        <w:separator/>
      </w:r>
    </w:p>
  </w:footnote>
  <w:footnote w:type="continuationSeparator" w:id="0">
    <w:p w14:paraId="73C0A393" w14:textId="77777777" w:rsidR="000E1EE5" w:rsidRDefault="000E1EE5" w:rsidP="00C40095">
      <w:r>
        <w:continuationSeparator/>
      </w:r>
    </w:p>
  </w:footnote>
  <w:footnote w:type="continuationNotice" w:id="1">
    <w:p w14:paraId="62B50416" w14:textId="77777777" w:rsidR="000E1EE5" w:rsidRDefault="000E1E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6"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3"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6"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9"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0"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1"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2"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7"/>
  </w:num>
  <w:num w:numId="2" w16cid:durableId="150870880">
    <w:abstractNumId w:val="1"/>
  </w:num>
  <w:num w:numId="3" w16cid:durableId="467018518">
    <w:abstractNumId w:val="12"/>
  </w:num>
  <w:num w:numId="4" w16cid:durableId="147064813">
    <w:abstractNumId w:val="33"/>
  </w:num>
  <w:num w:numId="5" w16cid:durableId="1922910383">
    <w:abstractNumId w:val="0"/>
  </w:num>
  <w:num w:numId="6" w16cid:durableId="2069375728">
    <w:abstractNumId w:val="19"/>
  </w:num>
  <w:num w:numId="7" w16cid:durableId="914363681">
    <w:abstractNumId w:val="10"/>
  </w:num>
  <w:num w:numId="8" w16cid:durableId="2000452371">
    <w:abstractNumId w:val="34"/>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36"/>
  </w:num>
  <w:num w:numId="19" w16cid:durableId="1993756984">
    <w:abstractNumId w:val="28"/>
  </w:num>
  <w:num w:numId="20" w16cid:durableId="1963344316">
    <w:abstractNumId w:val="17"/>
  </w:num>
  <w:num w:numId="21" w16cid:durableId="3899055">
    <w:abstractNumId w:val="32"/>
  </w:num>
  <w:num w:numId="22" w16cid:durableId="155999996">
    <w:abstractNumId w:val="29"/>
  </w:num>
  <w:num w:numId="23" w16cid:durableId="1148596078">
    <w:abstractNumId w:val="2"/>
  </w:num>
  <w:num w:numId="24" w16cid:durableId="359160071">
    <w:abstractNumId w:val="13"/>
  </w:num>
  <w:num w:numId="25" w16cid:durableId="211312759">
    <w:abstractNumId w:val="9"/>
  </w:num>
  <w:num w:numId="26" w16cid:durableId="1170021494">
    <w:abstractNumId w:val="18"/>
  </w:num>
  <w:num w:numId="27" w16cid:durableId="1668053193">
    <w:abstractNumId w:val="24"/>
  </w:num>
  <w:num w:numId="28" w16cid:durableId="1861818626">
    <w:abstractNumId w:val="37"/>
  </w:num>
  <w:num w:numId="29" w16cid:durableId="1080059744">
    <w:abstractNumId w:val="30"/>
  </w:num>
  <w:num w:numId="30" w16cid:durableId="436566064">
    <w:abstractNumId w:val="26"/>
  </w:num>
  <w:num w:numId="31" w16cid:durableId="914510919">
    <w:abstractNumId w:val="6"/>
  </w:num>
  <w:num w:numId="32" w16cid:durableId="533425229">
    <w:abstractNumId w:val="7"/>
  </w:num>
  <w:num w:numId="33" w16cid:durableId="185099716">
    <w:abstractNumId w:val="3"/>
  </w:num>
  <w:num w:numId="34" w16cid:durableId="1331711245">
    <w:abstractNumId w:val="31"/>
  </w:num>
  <w:num w:numId="35" w16cid:durableId="1641616397">
    <w:abstractNumId w:val="22"/>
  </w:num>
  <w:num w:numId="36" w16cid:durableId="1633945324">
    <w:abstractNumId w:val="25"/>
  </w:num>
  <w:num w:numId="37" w16cid:durableId="2062821854">
    <w:abstractNumId w:val="15"/>
  </w:num>
  <w:num w:numId="38" w16cid:durableId="1684935043">
    <w:abstractNumId w:val="14"/>
  </w:num>
  <w:num w:numId="39" w16cid:durableId="1053043909">
    <w:abstractNumId w:val="4"/>
  </w:num>
  <w:num w:numId="40" w16cid:durableId="844976502">
    <w:abstractNumId w:val="20"/>
  </w:num>
  <w:num w:numId="41" w16cid:durableId="1953709282">
    <w:abstractNumId w:val="16"/>
  </w:num>
  <w:num w:numId="42" w16cid:durableId="433941699">
    <w:abstractNumId w:val="23"/>
  </w:num>
  <w:num w:numId="43" w16cid:durableId="545030141">
    <w:abstractNumId w:val="8"/>
  </w:num>
  <w:num w:numId="44" w16cid:durableId="1324552378">
    <w:abstractNumId w:val="5"/>
  </w:num>
  <w:num w:numId="45" w16cid:durableId="1336804051">
    <w:abstractNumId w:val="21"/>
  </w:num>
  <w:num w:numId="46" w16cid:durableId="122919610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B4CE2"/>
    <w:rsid w:val="000E1EE5"/>
    <w:rsid w:val="000E4E4A"/>
    <w:rsid w:val="000F6C7B"/>
    <w:rsid w:val="000F74B9"/>
    <w:rsid w:val="00101740"/>
    <w:rsid w:val="0011045E"/>
    <w:rsid w:val="00120D35"/>
    <w:rsid w:val="00170DC9"/>
    <w:rsid w:val="001A1686"/>
    <w:rsid w:val="001A7AB9"/>
    <w:rsid w:val="001D7436"/>
    <w:rsid w:val="001E0252"/>
    <w:rsid w:val="001E2205"/>
    <w:rsid w:val="001F309B"/>
    <w:rsid w:val="002059D7"/>
    <w:rsid w:val="00222330"/>
    <w:rsid w:val="0023796B"/>
    <w:rsid w:val="00241164"/>
    <w:rsid w:val="002528C8"/>
    <w:rsid w:val="00257D5B"/>
    <w:rsid w:val="00265CDD"/>
    <w:rsid w:val="0027066E"/>
    <w:rsid w:val="002875CF"/>
    <w:rsid w:val="0029633C"/>
    <w:rsid w:val="002A36BB"/>
    <w:rsid w:val="002A5F77"/>
    <w:rsid w:val="002B0052"/>
    <w:rsid w:val="002B17F3"/>
    <w:rsid w:val="002B6543"/>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95CBC"/>
    <w:rsid w:val="004962C9"/>
    <w:rsid w:val="004976B0"/>
    <w:rsid w:val="004B3671"/>
    <w:rsid w:val="004E1C77"/>
    <w:rsid w:val="004E62CC"/>
    <w:rsid w:val="004E6474"/>
    <w:rsid w:val="004E76AB"/>
    <w:rsid w:val="0050004F"/>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D61B4"/>
    <w:rsid w:val="005D674B"/>
    <w:rsid w:val="005E0DA0"/>
    <w:rsid w:val="005E3314"/>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DF5"/>
    <w:rsid w:val="007D7369"/>
    <w:rsid w:val="007E4E57"/>
    <w:rsid w:val="00800D23"/>
    <w:rsid w:val="00830D6E"/>
    <w:rsid w:val="008310F4"/>
    <w:rsid w:val="00850B2B"/>
    <w:rsid w:val="00857A6A"/>
    <w:rsid w:val="00872608"/>
    <w:rsid w:val="00892BCC"/>
    <w:rsid w:val="008A289A"/>
    <w:rsid w:val="008A4CB7"/>
    <w:rsid w:val="008C47F0"/>
    <w:rsid w:val="008C5D15"/>
    <w:rsid w:val="008E0518"/>
    <w:rsid w:val="008E13AD"/>
    <w:rsid w:val="008F7751"/>
    <w:rsid w:val="00921B69"/>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30A4"/>
    <w:rsid w:val="00AB716B"/>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B205C"/>
    <w:rsid w:val="00BC12AC"/>
    <w:rsid w:val="00BC1B61"/>
    <w:rsid w:val="00C20CCC"/>
    <w:rsid w:val="00C21F0A"/>
    <w:rsid w:val="00C2300F"/>
    <w:rsid w:val="00C30483"/>
    <w:rsid w:val="00C40095"/>
    <w:rsid w:val="00C437BB"/>
    <w:rsid w:val="00C44602"/>
    <w:rsid w:val="00CB16FE"/>
    <w:rsid w:val="00CD223A"/>
    <w:rsid w:val="00CD3536"/>
    <w:rsid w:val="00CD7C57"/>
    <w:rsid w:val="00D16D28"/>
    <w:rsid w:val="00D53045"/>
    <w:rsid w:val="00D551CB"/>
    <w:rsid w:val="00D56CE2"/>
    <w:rsid w:val="00D635D6"/>
    <w:rsid w:val="00D80FAE"/>
    <w:rsid w:val="00D81971"/>
    <w:rsid w:val="00D90826"/>
    <w:rsid w:val="00D9755B"/>
    <w:rsid w:val="00DA5251"/>
    <w:rsid w:val="00DB3111"/>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3595"/>
    <w:rsid w:val="00EB076C"/>
    <w:rsid w:val="00EB1260"/>
    <w:rsid w:val="00EB41CB"/>
    <w:rsid w:val="00EB5A1A"/>
    <w:rsid w:val="00EC1DDD"/>
    <w:rsid w:val="00EC2C0F"/>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C49F4"/>
    <w:rsid w:val="00FD7573"/>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A755C5D2-DA2D-4631-9B07-927B7C7F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474A65-A323-4623-9615-D1C0D182902F}">
  <ds:schemaRefs>
    <ds:schemaRef ds:uri="http://schemas.microsoft.com/sharepoint/v3/contenttype/forms"/>
  </ds:schemaRefs>
</ds:datastoreItem>
</file>

<file path=customXml/itemProps3.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6202</Words>
  <Characters>35352</Characters>
  <Application>Microsoft Office Word</Application>
  <DocSecurity>4</DocSecurity>
  <Lines>294</Lines>
  <Paragraphs>82</Paragraphs>
  <ScaleCrop>false</ScaleCrop>
  <Company>HP</Company>
  <LinksUpToDate>false</LinksUpToDate>
  <CharactersWithSpaces>41472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Anthony Mbonu</cp:lastModifiedBy>
  <cp:revision>27</cp:revision>
  <dcterms:created xsi:type="dcterms:W3CDTF">2022-11-03T21:06:00Z</dcterms:created>
  <dcterms:modified xsi:type="dcterms:W3CDTF">2025-03-05T04:10:00Z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