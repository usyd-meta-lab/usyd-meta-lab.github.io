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1C845960"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C73A93">
        <w:rPr>
          <w:color w:val="000000" w:themeColor="text1"/>
          <w:sz w:val="24"/>
          <w:szCs w:val="24"/>
        </w:rPr>
        <w:t>P</w:t>
      </w:r>
      <w:r>
        <w:rPr>
          <w:color w:val="000000" w:themeColor="text1"/>
          <w:sz w:val="24"/>
          <w:szCs w:val="24"/>
        </w:rPr>
        <w:t>rofessor Damian Birney, School of Psychology, University of Sydney</w:t>
      </w:r>
    </w:p>
    <w:p w14:paraId="7BDA8B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77777777"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proofErr w:type="spellStart"/>
      <w:r w:rsidRPr="001540A2">
        <w:rPr>
          <w:color w:val="000000" w:themeColor="text1"/>
          <w:sz w:val="24"/>
          <w:szCs w:val="24"/>
        </w:rPr>
        <w:t>Krasimira</w:t>
      </w:r>
      <w:proofErr w:type="spellEnd"/>
      <w:r w:rsidRPr="001540A2">
        <w:rPr>
          <w:color w:val="000000" w:themeColor="text1"/>
          <w:sz w:val="24"/>
          <w:szCs w:val="24"/>
        </w:rPr>
        <w:t xml:space="preserve"> Alexandrova,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528A5015" w14:textId="77777777" w:rsidR="0079623B" w:rsidRPr="009B332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2F152A" w14:textId="77777777" w:rsidR="0079623B" w:rsidRPr="00280A9C"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332A40B6" w14:textId="534E18D6" w:rsidR="00280A9C" w:rsidRDefault="00280A9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Ryan Choo, Honours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ins w:id="0" w:author="Kit Double" w:date="2025-02-26T13:45:00Z" w16du:dateUtc="2025-02-26T02:45:00Z"/>
          <w:color w:val="000000" w:themeColor="text1"/>
          <w:sz w:val="24"/>
          <w:szCs w:val="24"/>
        </w:rPr>
      </w:pPr>
      <w:ins w:id="1" w:author="Kit Double" w:date="2025-02-26T13:45:00Z" w16du:dateUtc="2025-02-26T02:45:00Z">
        <w:r>
          <w:rPr>
            <w:rFonts w:cstheme="minorHAnsi"/>
            <w:sz w:val="24"/>
            <w:szCs w:val="28"/>
          </w:rPr>
          <w:t xml:space="preserve">Ms Mariya </w:t>
        </w:r>
        <w:proofErr w:type="spellStart"/>
        <w:r>
          <w:rPr>
            <w:rFonts w:cstheme="minorHAnsi"/>
            <w:sz w:val="24"/>
            <w:szCs w:val="28"/>
          </w:rPr>
          <w:t>Bartosh</w:t>
        </w:r>
        <w:proofErr w:type="spellEnd"/>
        <w:r>
          <w:rPr>
            <w:rFonts w:cstheme="minorHAnsi"/>
            <w:sz w:val="24"/>
            <w:szCs w:val="28"/>
          </w:rPr>
          <w:t>, Honours Student, School of Psychology, University of Sydney</w:t>
        </w:r>
      </w:ins>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ins w:id="2" w:author="Kit Double" w:date="2025-02-26T13:45:00Z" w16du:dateUtc="2025-02-26T02:45:00Z"/>
          <w:color w:val="000000" w:themeColor="text1"/>
          <w:sz w:val="24"/>
          <w:szCs w:val="24"/>
        </w:rPr>
      </w:pPr>
      <w:ins w:id="3" w:author="Kit Double" w:date="2025-02-26T13:45:00Z" w16du:dateUtc="2025-02-26T02:45:00Z">
        <w:r>
          <w:rPr>
            <w:rFonts w:cstheme="minorHAnsi"/>
            <w:sz w:val="24"/>
            <w:szCs w:val="28"/>
          </w:rPr>
          <w:t xml:space="preserve">Mr Anthony </w:t>
        </w:r>
        <w:proofErr w:type="spellStart"/>
        <w:r>
          <w:rPr>
            <w:rFonts w:cstheme="minorHAnsi"/>
            <w:sz w:val="24"/>
            <w:szCs w:val="28"/>
          </w:rPr>
          <w:t>Mbonu</w:t>
        </w:r>
        <w:proofErr w:type="spellEnd"/>
        <w:r>
          <w:rPr>
            <w:rFonts w:cstheme="minorHAnsi"/>
            <w:sz w:val="24"/>
            <w:szCs w:val="28"/>
          </w:rPr>
          <w:t>, Honours Student, School of Psychology, University of Sydney</w:t>
        </w:r>
      </w:ins>
    </w:p>
    <w:p w14:paraId="16EC2E4B" w14:textId="77777777" w:rsidR="002250F8" w:rsidRPr="002973E3" w:rsidRDefault="002250F8" w:rsidP="002250F8">
      <w:pPr>
        <w:spacing w:after="0"/>
        <w:jc w:val="both"/>
        <w:rPr>
          <w:ins w:id="4" w:author="Kit Double" w:date="2025-02-26T13:45:00Z" w16du:dateUtc="2025-02-26T02:45:00Z"/>
          <w:rFonts w:cstheme="minorHAnsi"/>
          <w:b/>
          <w:bCs/>
          <w:sz w:val="24"/>
          <w:szCs w:val="28"/>
        </w:rPr>
      </w:pPr>
    </w:p>
    <w:p w14:paraId="7DB8BC26" w14:textId="77777777" w:rsidR="002250F8" w:rsidRPr="005D0E2A" w:rsidRDefault="002250F8" w:rsidP="002250F8">
      <w:pPr>
        <w:spacing w:after="0" w:line="240" w:lineRule="auto"/>
        <w:ind w:left="360"/>
        <w:jc w:val="both"/>
        <w:rPr>
          <w:ins w:id="5" w:author="Kit Double" w:date="2025-02-26T13:45:00Z" w16du:dateUtc="2025-02-26T02:45:00Z"/>
          <w:rFonts w:cstheme="minorHAnsi"/>
          <w:sz w:val="24"/>
          <w:szCs w:val="28"/>
        </w:rPr>
      </w:pPr>
    </w:p>
    <w:p w14:paraId="03B3F8E5" w14:textId="77777777" w:rsidR="00280A9C" w:rsidRPr="005D0E2A" w:rsidRDefault="00280A9C" w:rsidP="00280A9C">
      <w:pPr>
        <w:spacing w:after="0" w:line="240" w:lineRule="auto"/>
        <w:ind w:left="360"/>
        <w:jc w:val="both"/>
        <w:rPr>
          <w:ins w:id="6" w:author="Kit Double" w:date="2025-02-26T13:45:00Z" w16du:dateUtc="2025-02-26T02:45:00Z"/>
          <w:rFonts w:cstheme="minorHAnsi"/>
          <w:sz w:val="24"/>
          <w:szCs w:val="28"/>
        </w:rPr>
      </w:pPr>
      <w:ins w:id="7" w:author="Kit Double" w:date="2025-02-26T13:45:00Z" w16du:dateUtc="2025-02-26T02:45:00Z">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proofErr w:type="spellStart"/>
        <w:r w:rsidRPr="00826504">
          <w:rPr>
            <w:color w:val="000000" w:themeColor="text1"/>
            <w:sz w:val="24"/>
            <w:szCs w:val="24"/>
          </w:rPr>
          <w:t>Krasimira</w:t>
        </w:r>
        <w:proofErr w:type="spellEnd"/>
        <w:r w:rsidRPr="00826504">
          <w:rPr>
            <w:color w:val="000000" w:themeColor="text1"/>
            <w:sz w:val="24"/>
            <w:szCs w:val="24"/>
          </w:rPr>
          <w:t xml:space="preserve"> Alexandrova</w:t>
        </w:r>
        <w:r>
          <w:rPr>
            <w:rFonts w:cstheme="minorHAnsi"/>
            <w:sz w:val="24"/>
            <w:szCs w:val="28"/>
          </w:rPr>
          <w:t xml:space="preserve"> as well as the Honours theses of Callum Brown, Sze Ching Rachel Kwok, </w:t>
        </w:r>
      </w:ins>
      <w:r>
        <w:rPr>
          <w:rFonts w:cstheme="minorHAnsi"/>
          <w:sz w:val="24"/>
          <w:szCs w:val="28"/>
        </w:rPr>
        <w:t xml:space="preserve">Ryan Choo, </w:t>
      </w:r>
      <w:ins w:id="8" w:author="Kit Double" w:date="2025-02-26T13:45:00Z" w16du:dateUtc="2025-02-26T02:45:00Z">
        <w:r>
          <w:rPr>
            <w:rFonts w:cstheme="minorHAnsi"/>
            <w:sz w:val="24"/>
            <w:szCs w:val="28"/>
          </w:rPr>
          <w:t xml:space="preserve">Mariya </w:t>
        </w:r>
        <w:proofErr w:type="spellStart"/>
        <w:r>
          <w:rPr>
            <w:rFonts w:cstheme="minorHAnsi"/>
            <w:sz w:val="24"/>
            <w:szCs w:val="28"/>
          </w:rPr>
          <w:t>Bartosh</w:t>
        </w:r>
        <w:proofErr w:type="spellEnd"/>
        <w:r>
          <w:rPr>
            <w:rFonts w:cstheme="minorHAnsi"/>
            <w:sz w:val="24"/>
            <w:szCs w:val="28"/>
          </w:rPr>
          <w:t xml:space="preserve">, Anthony </w:t>
        </w:r>
        <w:proofErr w:type="spellStart"/>
        <w:r>
          <w:rPr>
            <w:rFonts w:cstheme="minorHAnsi"/>
            <w:sz w:val="24"/>
            <w:szCs w:val="28"/>
          </w:rPr>
          <w:t>Mbonu</w:t>
        </w:r>
        <w:proofErr w:type="spellEnd"/>
        <w:r w:rsidRPr="005D0E2A">
          <w:rPr>
            <w:rFonts w:cstheme="minorHAnsi"/>
            <w:sz w:val="24"/>
            <w:szCs w:val="28"/>
          </w:rPr>
          <w:t xml:space="preserve">. </w:t>
        </w:r>
      </w:ins>
    </w:p>
    <w:p w14:paraId="6C4BB66F" w14:textId="11F957CE" w:rsidR="0079623B" w:rsidDel="002250F8" w:rsidRDefault="0079623B" w:rsidP="0079623B">
      <w:pPr>
        <w:pStyle w:val="ListParagraph"/>
        <w:overflowPunct w:val="0"/>
        <w:autoSpaceDE w:val="0"/>
        <w:autoSpaceDN w:val="0"/>
        <w:adjustRightInd w:val="0"/>
        <w:spacing w:after="0" w:line="240" w:lineRule="auto"/>
        <w:ind w:left="1080"/>
        <w:textAlignment w:val="baseline"/>
        <w:rPr>
          <w:del w:id="9" w:author="Kit Double" w:date="2025-02-26T13:45:00Z" w16du:dateUtc="2025-02-26T02:45:00Z"/>
          <w:color w:val="000000" w:themeColor="text1"/>
          <w:sz w:val="24"/>
          <w:szCs w:val="24"/>
        </w:rPr>
      </w:pPr>
    </w:p>
    <w:p w14:paraId="2FA2B9C9" w14:textId="25AA2CDD" w:rsidR="0079623B" w:rsidRPr="002973E3" w:rsidDel="002250F8" w:rsidRDefault="0079623B" w:rsidP="0079623B">
      <w:pPr>
        <w:spacing w:after="0"/>
        <w:ind w:left="284"/>
        <w:jc w:val="both"/>
        <w:rPr>
          <w:del w:id="10" w:author="Kit Double" w:date="2025-02-26T13:45:00Z" w16du:dateUtc="2025-02-26T02:45:00Z"/>
          <w:rFonts w:cstheme="minorHAnsi"/>
          <w:b/>
          <w:bCs/>
          <w:sz w:val="24"/>
          <w:szCs w:val="28"/>
        </w:rPr>
      </w:pPr>
    </w:p>
    <w:p w14:paraId="10BE186F" w14:textId="0C87E884" w:rsidR="0079623B" w:rsidRPr="005D0E2A" w:rsidDel="002250F8" w:rsidRDefault="0079623B" w:rsidP="0079623B">
      <w:pPr>
        <w:spacing w:after="0" w:line="240" w:lineRule="auto"/>
        <w:ind w:left="360"/>
        <w:jc w:val="both"/>
        <w:rPr>
          <w:del w:id="11" w:author="Kit Double" w:date="2025-02-26T13:45:00Z" w16du:dateUtc="2025-02-26T02:45:00Z"/>
          <w:rFonts w:cstheme="minorHAnsi"/>
          <w:sz w:val="24"/>
          <w:szCs w:val="28"/>
        </w:rPr>
      </w:pPr>
    </w:p>
    <w:p w14:paraId="67BC0794" w14:textId="1661D940" w:rsidR="0079623B" w:rsidRPr="005D0E2A" w:rsidDel="002250F8" w:rsidRDefault="0079623B" w:rsidP="0079623B">
      <w:pPr>
        <w:spacing w:after="0" w:line="240" w:lineRule="auto"/>
        <w:ind w:left="360"/>
        <w:jc w:val="both"/>
        <w:rPr>
          <w:del w:id="12" w:author="Kit Double" w:date="2025-02-26T13:45:00Z" w16du:dateUtc="2025-02-26T02:45:00Z"/>
          <w:rFonts w:cstheme="minorHAnsi"/>
          <w:sz w:val="24"/>
          <w:szCs w:val="28"/>
        </w:rPr>
      </w:pPr>
      <w:del w:id="13" w:author="Kit Double" w:date="2025-02-26T13:45:00Z" w16du:dateUtc="2025-02-26T02:45:00Z">
        <w:r w:rsidDel="002250F8">
          <w:rPr>
            <w:rFonts w:cstheme="minorHAnsi"/>
            <w:sz w:val="24"/>
            <w:szCs w:val="28"/>
          </w:rPr>
          <w:delText xml:space="preserve">Data from this study may form the basis of the PhD theses of </w:delText>
        </w:r>
        <w:r w:rsidDel="002250F8">
          <w:rPr>
            <w:color w:val="000000" w:themeColor="text1"/>
            <w:sz w:val="24"/>
            <w:szCs w:val="24"/>
          </w:rPr>
          <w:delText>Yueting Zhan</w:delText>
        </w:r>
        <w:r w:rsidDel="002250F8">
          <w:rPr>
            <w:rFonts w:cstheme="minorHAnsi"/>
            <w:sz w:val="24"/>
            <w:szCs w:val="28"/>
          </w:rPr>
          <w:delText xml:space="preserve"> and </w:delText>
        </w:r>
        <w:r w:rsidRPr="00826504" w:rsidDel="002250F8">
          <w:rPr>
            <w:color w:val="000000" w:themeColor="text1"/>
            <w:sz w:val="24"/>
            <w:szCs w:val="24"/>
          </w:rPr>
          <w:delText>Krasimira Alexandrova</w:delText>
        </w:r>
        <w:r w:rsidDel="002250F8">
          <w:rPr>
            <w:rFonts w:cstheme="minorHAnsi"/>
            <w:sz w:val="24"/>
            <w:szCs w:val="28"/>
          </w:rPr>
          <w:delText xml:space="preserve"> as well as the Honours theses of Callum Brown and Sze Ching Rachel Kwok</w:delText>
        </w:r>
        <w:r w:rsidRPr="005D0E2A" w:rsidDel="002250F8">
          <w:rPr>
            <w:rFonts w:cstheme="minorHAnsi"/>
            <w:sz w:val="24"/>
            <w:szCs w:val="28"/>
          </w:rPr>
          <w:delText xml:space="preserve">. </w:delText>
        </w:r>
      </w:del>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14"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4"/>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5"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 xml:space="preserve">are planning </w:t>
      </w:r>
      <w:r w:rsidR="0035749F">
        <w:rPr>
          <w:rFonts w:cstheme="minorHAnsi"/>
          <w:sz w:val="24"/>
          <w:szCs w:val="28"/>
        </w:rPr>
        <w:lastRenderedPageBreak/>
        <w:t>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6"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5"/>
    <w:bookmarkEnd w:id="16"/>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7A550BD3"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del w:id="17" w:author="Kit Double" w:date="2025-02-26T13:46:00Z" w16du:dateUtc="2025-02-26T02:46:00Z">
      <w:r w:rsidR="008B6590" w:rsidDel="00CA02DD">
        <w:rPr>
          <w:rFonts w:cstheme="minorHAnsi"/>
          <w:color w:val="E64626"/>
          <w:sz w:val="20"/>
          <w:szCs w:val="20"/>
        </w:rPr>
        <w:delText>5</w:delText>
      </w:r>
      <w:r w:rsidR="000A2BB2" w:rsidDel="00CA02DD">
        <w:rPr>
          <w:rFonts w:cstheme="minorHAnsi"/>
          <w:color w:val="E64626"/>
          <w:sz w:val="20"/>
          <w:szCs w:val="20"/>
        </w:rPr>
        <w:delText xml:space="preserve">, </w:delText>
      </w:r>
      <w:r w:rsidR="008B6590" w:rsidDel="00CA02DD">
        <w:rPr>
          <w:rFonts w:cstheme="minorHAnsi"/>
          <w:color w:val="E64626"/>
          <w:sz w:val="20"/>
          <w:szCs w:val="20"/>
        </w:rPr>
        <w:delText>20</w:delText>
      </w:r>
      <w:r w:rsidR="008B6590" w:rsidRPr="00B87862" w:rsidDel="00CA02DD">
        <w:rPr>
          <w:rFonts w:cstheme="minorHAnsi"/>
          <w:color w:val="E64626"/>
          <w:sz w:val="20"/>
          <w:szCs w:val="20"/>
          <w:vertAlign w:val="superscript"/>
        </w:rPr>
        <w:delText>th</w:delText>
      </w:r>
      <w:r w:rsidR="008B6590" w:rsidDel="00CA02DD">
        <w:rPr>
          <w:rFonts w:cstheme="minorHAnsi"/>
          <w:color w:val="E64626"/>
          <w:sz w:val="20"/>
          <w:szCs w:val="20"/>
        </w:rPr>
        <w:delText xml:space="preserve"> September 2024</w:delText>
      </w:r>
    </w:del>
    <w:ins w:id="18" w:author="Kit Double" w:date="2025-02-26T13:46:00Z" w16du:dateUtc="2025-02-26T02:46:00Z">
      <w:r w:rsidR="00CA02DD">
        <w:rPr>
          <w:rFonts w:cstheme="minorHAnsi"/>
          <w:color w:val="E64626"/>
          <w:sz w:val="20"/>
          <w:szCs w:val="20"/>
        </w:rPr>
        <w:t>6, 26</w:t>
      </w:r>
      <w:r w:rsidR="00CA02DD" w:rsidRPr="00CA02DD">
        <w:rPr>
          <w:rFonts w:cstheme="minorHAnsi"/>
          <w:color w:val="E64626"/>
          <w:sz w:val="20"/>
          <w:szCs w:val="20"/>
          <w:vertAlign w:val="superscript"/>
          <w:rPrChange w:id="19" w:author="Kit Double" w:date="2025-02-26T13:46:00Z" w16du:dateUtc="2025-02-26T02:46:00Z">
            <w:rPr>
              <w:rFonts w:cstheme="minorHAnsi"/>
              <w:color w:val="E64626"/>
              <w:sz w:val="20"/>
              <w:szCs w:val="20"/>
            </w:rPr>
          </w:rPrChange>
        </w:rPr>
        <w:t>th</w:t>
      </w:r>
      <w:r w:rsidR="00CA02DD">
        <w:rPr>
          <w:rFonts w:cstheme="minorHAnsi"/>
          <w:color w:val="E64626"/>
          <w:sz w:val="20"/>
          <w:szCs w:val="20"/>
        </w:rPr>
        <w:t xml:space="preserve"> February 2025</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916CF9"/>
    <w:rsid w:val="00926F35"/>
    <w:rsid w:val="00965F75"/>
    <w:rsid w:val="009B6F0C"/>
    <w:rsid w:val="009F2A21"/>
    <w:rsid w:val="00A4619C"/>
    <w:rsid w:val="00AE7861"/>
    <w:rsid w:val="00AF7391"/>
    <w:rsid w:val="00B21895"/>
    <w:rsid w:val="00B52E02"/>
    <w:rsid w:val="00B87862"/>
    <w:rsid w:val="00BD46F4"/>
    <w:rsid w:val="00C4545E"/>
    <w:rsid w:val="00C72DA3"/>
    <w:rsid w:val="00C73A93"/>
    <w:rsid w:val="00C84E63"/>
    <w:rsid w:val="00CA02DD"/>
    <w:rsid w:val="00CB053A"/>
    <w:rsid w:val="00D53621"/>
    <w:rsid w:val="00D74E06"/>
    <w:rsid w:val="00D83AB5"/>
    <w:rsid w:val="00DB2793"/>
    <w:rsid w:val="00DD3AB6"/>
    <w:rsid w:val="00E147BC"/>
    <w:rsid w:val="00E2288C"/>
    <w:rsid w:val="00E91991"/>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5B2C5E-89A7-4DDD-9050-75C0549A72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13</cp:revision>
  <dcterms:created xsi:type="dcterms:W3CDTF">2022-11-03T02:59:00Z</dcterms:created>
  <dcterms:modified xsi:type="dcterms:W3CDTF">2025-02-26T03:00:00Z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