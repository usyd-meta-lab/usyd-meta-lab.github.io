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1AF0DDC7" w14:textId="5F43A0A5" w:rsidR="00A94F2F" w:rsidRDefault="00E56831">
          <w:pPr>
            <w:pStyle w:val="TOC1"/>
            <w:tabs>
              <w:tab w:val="left" w:pos="400"/>
              <w:tab w:val="right" w:leader="dot" w:pos="9962"/>
            </w:tabs>
            <w:rPr>
              <w:ins w:id="0" w:author="Kit Double" w:date="2025-04-03T10:10:00Z" w16du:dateUtc="2025-04-02T23:10:00Z"/>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ins w:id="1" w:author="Kit Double" w:date="2025-04-03T10:10:00Z" w16du:dateUtc="2025-04-02T23:10:00Z">
            <w:r w:rsidR="00A94F2F" w:rsidRPr="001D6DCE">
              <w:rPr>
                <w:rStyle w:val="Hyperlink"/>
                <w:noProof/>
              </w:rPr>
              <w:fldChar w:fldCharType="begin"/>
            </w:r>
            <w:r w:rsidR="00A94F2F" w:rsidRPr="001D6DCE">
              <w:rPr>
                <w:rStyle w:val="Hyperlink"/>
                <w:noProof/>
              </w:rPr>
              <w:instrText xml:space="preserve"> </w:instrText>
            </w:r>
            <w:r w:rsidR="00A94F2F">
              <w:rPr>
                <w:noProof/>
              </w:rPr>
              <w:instrText>HYPERLINK \l "_Toc194567453"</w:instrText>
            </w:r>
            <w:r w:rsidR="00A94F2F" w:rsidRPr="001D6DCE">
              <w:rPr>
                <w:rStyle w:val="Hyperlink"/>
                <w:noProof/>
              </w:rPr>
              <w:instrText xml:space="preserve"> </w:instrText>
            </w:r>
            <w:r w:rsidR="00A94F2F" w:rsidRPr="001D6DCE">
              <w:rPr>
                <w:rStyle w:val="Hyperlink"/>
                <w:noProof/>
              </w:rPr>
            </w:r>
            <w:r w:rsidR="00A94F2F" w:rsidRPr="001D6DCE">
              <w:rPr>
                <w:rStyle w:val="Hyperlink"/>
                <w:noProof/>
              </w:rPr>
              <w:fldChar w:fldCharType="separate"/>
            </w:r>
            <w:r w:rsidR="00A94F2F" w:rsidRPr="001D6DCE">
              <w:rPr>
                <w:rStyle w:val="Hyperlink"/>
                <w:noProof/>
              </w:rPr>
              <w:t>1</w:t>
            </w:r>
            <w:r w:rsidR="00A94F2F">
              <w:rPr>
                <w:rFonts w:cstheme="minorBidi"/>
                <w:b w:val="0"/>
                <w:noProof/>
                <w:kern w:val="2"/>
                <w:lang w:val="en-AU" w:eastAsia="en-GB"/>
                <w14:ligatures w14:val="standardContextual"/>
              </w:rPr>
              <w:tab/>
            </w:r>
            <w:r w:rsidR="00A94F2F" w:rsidRPr="001D6DCE">
              <w:rPr>
                <w:rStyle w:val="Hyperlink"/>
                <w:noProof/>
              </w:rPr>
              <w:t>Demographic Questionnaire</w:t>
            </w:r>
            <w:r w:rsidR="00A94F2F">
              <w:rPr>
                <w:noProof/>
                <w:webHidden/>
              </w:rPr>
              <w:tab/>
            </w:r>
            <w:r w:rsidR="00A94F2F">
              <w:rPr>
                <w:noProof/>
                <w:webHidden/>
              </w:rPr>
              <w:fldChar w:fldCharType="begin"/>
            </w:r>
            <w:r w:rsidR="00A94F2F">
              <w:rPr>
                <w:noProof/>
                <w:webHidden/>
              </w:rPr>
              <w:instrText xml:space="preserve"> PAGEREF _Toc194567453 \h </w:instrText>
            </w:r>
          </w:ins>
          <w:r w:rsidR="00A94F2F">
            <w:rPr>
              <w:noProof/>
              <w:webHidden/>
            </w:rPr>
          </w:r>
          <w:r w:rsidR="00A94F2F">
            <w:rPr>
              <w:noProof/>
              <w:webHidden/>
            </w:rPr>
            <w:fldChar w:fldCharType="separate"/>
          </w:r>
          <w:ins w:id="2" w:author="Kit Double" w:date="2025-04-03T10:10:00Z" w16du:dateUtc="2025-04-02T23:10:00Z">
            <w:r w:rsidR="00A94F2F">
              <w:rPr>
                <w:noProof/>
                <w:webHidden/>
              </w:rPr>
              <w:t>3</w:t>
            </w:r>
            <w:r w:rsidR="00A94F2F">
              <w:rPr>
                <w:noProof/>
                <w:webHidden/>
              </w:rPr>
              <w:fldChar w:fldCharType="end"/>
            </w:r>
            <w:r w:rsidR="00A94F2F" w:rsidRPr="001D6DCE">
              <w:rPr>
                <w:rStyle w:val="Hyperlink"/>
                <w:noProof/>
              </w:rPr>
              <w:fldChar w:fldCharType="end"/>
            </w:r>
          </w:ins>
        </w:p>
        <w:p w14:paraId="2578E1E1" w14:textId="6FB79D62" w:rsidR="00A94F2F" w:rsidRDefault="00A94F2F">
          <w:pPr>
            <w:pStyle w:val="TOC1"/>
            <w:tabs>
              <w:tab w:val="left" w:pos="400"/>
              <w:tab w:val="right" w:leader="dot" w:pos="9962"/>
            </w:tabs>
            <w:rPr>
              <w:ins w:id="3" w:author="Kit Double" w:date="2025-04-03T10:10:00Z" w16du:dateUtc="2025-04-02T23:10:00Z"/>
              <w:rFonts w:cstheme="minorBidi"/>
              <w:b w:val="0"/>
              <w:noProof/>
              <w:kern w:val="2"/>
              <w:lang w:val="en-AU" w:eastAsia="en-GB"/>
              <w14:ligatures w14:val="standardContextual"/>
            </w:rPr>
          </w:pPr>
          <w:ins w:id="4"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"_Toc194567454"</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2</w:t>
            </w:r>
            <w:r>
              <w:rPr>
                <w:rFonts w:cstheme="minorBidi"/>
                <w:b w:val="0"/>
                <w:noProof/>
                <w:kern w:val="2"/>
                <w:lang w:val="en-AU" w:eastAsia="en-GB"/>
                <w14:ligatures w14:val="standardContextual"/>
              </w:rPr>
              <w:tab/>
            </w:r>
            <w:r w:rsidRPr="001D6DCE">
              <w:rPr>
                <w:rStyle w:val="Hyperlink"/>
                <w:noProof/>
              </w:rPr>
              <w:t>Implicit Theories Of Personality</w:t>
            </w:r>
            <w:r>
              <w:rPr>
                <w:noProof/>
                <w:webHidden/>
              </w:rPr>
              <w:tab/>
            </w:r>
            <w:r>
              <w:rPr>
                <w:noProof/>
                <w:webHidden/>
              </w:rPr>
              <w:fldChar w:fldCharType="begin"/>
            </w:r>
            <w:r>
              <w:rPr>
                <w:noProof/>
                <w:webHidden/>
              </w:rPr>
              <w:instrText xml:space="preserve"> PAGEREF _Toc194567454 \h </w:instrText>
            </w:r>
          </w:ins>
          <w:r>
            <w:rPr>
              <w:noProof/>
              <w:webHidden/>
            </w:rPr>
          </w:r>
          <w:r>
            <w:rPr>
              <w:noProof/>
              <w:webHidden/>
            </w:rPr>
            <w:fldChar w:fldCharType="separate"/>
          </w:r>
          <w:ins w:id="5" w:author="Kit Double" w:date="2025-04-03T10:10:00Z" w16du:dateUtc="2025-04-02T23:10:00Z">
            <w:r>
              <w:rPr>
                <w:noProof/>
                <w:webHidden/>
              </w:rPr>
              <w:t>4</w:t>
            </w:r>
            <w:r>
              <w:rPr>
                <w:noProof/>
                <w:webHidden/>
              </w:rPr>
              <w:fldChar w:fldCharType="end"/>
            </w:r>
            <w:r w:rsidRPr="001D6DCE">
              <w:rPr>
                <w:rStyle w:val="Hyperlink"/>
                <w:noProof/>
              </w:rPr>
              <w:fldChar w:fldCharType="end"/>
            </w:r>
          </w:ins>
        </w:p>
        <w:p w14:paraId="297E2C43" w14:textId="47236724" w:rsidR="00A94F2F" w:rsidRDefault="00A94F2F">
          <w:pPr>
            <w:pStyle w:val="TOC1"/>
            <w:tabs>
              <w:tab w:val="left" w:pos="400"/>
              <w:tab w:val="right" w:leader="dot" w:pos="9962"/>
            </w:tabs>
            <w:rPr>
              <w:ins w:id="6" w:author="Kit Double" w:date="2025-04-03T10:10:00Z" w16du:dateUtc="2025-04-02T23:10:00Z"/>
              <w:rFonts w:cstheme="minorBidi"/>
              <w:b w:val="0"/>
              <w:noProof/>
              <w:kern w:val="2"/>
              <w:lang w:val="en-AU" w:eastAsia="en-GB"/>
              <w14:ligatures w14:val="standardContextual"/>
            </w:rPr>
          </w:pPr>
          <w:ins w:id="7"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"_Toc194567455"</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3</w:t>
            </w:r>
            <w:r>
              <w:rPr>
                <w:rFonts w:cstheme="minorBidi"/>
                <w:b w:val="0"/>
                <w:noProof/>
                <w:kern w:val="2"/>
                <w:lang w:val="en-AU" w:eastAsia="en-GB"/>
                <w14:ligatures w14:val="standardContextual"/>
              </w:rPr>
              <w:tab/>
            </w:r>
            <w:r w:rsidRPr="001D6DCE">
              <w:rPr>
                <w:rStyle w:val="Hyperlink"/>
                <w:noProof/>
              </w:rPr>
              <w:t>Implicit Theories Of Intelligence</w:t>
            </w:r>
            <w:r>
              <w:rPr>
                <w:noProof/>
                <w:webHidden/>
              </w:rPr>
              <w:tab/>
            </w:r>
            <w:r>
              <w:rPr>
                <w:noProof/>
                <w:webHidden/>
              </w:rPr>
              <w:fldChar w:fldCharType="begin"/>
            </w:r>
            <w:r>
              <w:rPr>
                <w:noProof/>
                <w:webHidden/>
              </w:rPr>
              <w:instrText xml:space="preserve"> PAGEREF _Toc194567455 \h </w:instrText>
            </w:r>
          </w:ins>
          <w:r>
            <w:rPr>
              <w:noProof/>
              <w:webHidden/>
            </w:rPr>
          </w:r>
          <w:r>
            <w:rPr>
              <w:noProof/>
              <w:webHidden/>
            </w:rPr>
            <w:fldChar w:fldCharType="separate"/>
          </w:r>
          <w:ins w:id="8" w:author="Kit Double" w:date="2025-04-03T10:10:00Z" w16du:dateUtc="2025-04-02T23:10:00Z">
            <w:r>
              <w:rPr>
                <w:noProof/>
                <w:webHidden/>
              </w:rPr>
              <w:t>5</w:t>
            </w:r>
            <w:r>
              <w:rPr>
                <w:noProof/>
                <w:webHidden/>
              </w:rPr>
              <w:fldChar w:fldCharType="end"/>
            </w:r>
            <w:r w:rsidRPr="001D6DCE">
              <w:rPr>
                <w:rStyle w:val="Hyperlink"/>
                <w:noProof/>
              </w:rPr>
              <w:fldChar w:fldCharType="end"/>
            </w:r>
          </w:ins>
        </w:p>
        <w:p w14:paraId="6874D0AB" w14:textId="3EA38F09" w:rsidR="00A94F2F" w:rsidRDefault="00A94F2F">
          <w:pPr>
            <w:pStyle w:val="TOC1"/>
            <w:tabs>
              <w:tab w:val="left" w:pos="400"/>
              <w:tab w:val="right" w:leader="dot" w:pos="9962"/>
            </w:tabs>
            <w:rPr>
              <w:ins w:id="9" w:author="Kit Double" w:date="2025-04-03T10:10:00Z" w16du:dateUtc="2025-04-02T23:10:00Z"/>
              <w:rFonts w:cstheme="minorBidi"/>
              <w:b w:val="0"/>
              <w:noProof/>
              <w:kern w:val="2"/>
              <w:lang w:val="en-AU" w:eastAsia="en-GB"/>
              <w14:ligatures w14:val="standardContextual"/>
            </w:rPr>
          </w:pPr>
          <w:ins w:id="10"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"_Toc194567456"</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4</w:t>
            </w:r>
            <w:r>
              <w:rPr>
                <w:rFonts w:cstheme="minorBidi"/>
                <w:b w:val="0"/>
                <w:noProof/>
                <w:kern w:val="2"/>
                <w:lang w:val="en-AU" w:eastAsia="en-GB"/>
                <w14:ligatures w14:val="standardContextual"/>
              </w:rPr>
              <w:tab/>
            </w:r>
            <w:r w:rsidRPr="001D6DCE">
              <w:rPr>
                <w:rStyle w:val="Hyperlink"/>
                <w:noProof/>
              </w:rPr>
              <w:t>Need For Cognition</w:t>
            </w:r>
            <w:r>
              <w:rPr>
                <w:noProof/>
                <w:webHidden/>
              </w:rPr>
              <w:tab/>
            </w:r>
            <w:r>
              <w:rPr>
                <w:noProof/>
                <w:webHidden/>
              </w:rPr>
              <w:fldChar w:fldCharType="begin"/>
            </w:r>
            <w:r>
              <w:rPr>
                <w:noProof/>
                <w:webHidden/>
              </w:rPr>
              <w:instrText xml:space="preserve"> PAGEREF _Toc194567456 \h </w:instrText>
            </w:r>
          </w:ins>
          <w:r>
            <w:rPr>
              <w:noProof/>
              <w:webHidden/>
            </w:rPr>
          </w:r>
          <w:r>
            <w:rPr>
              <w:noProof/>
              <w:webHidden/>
            </w:rPr>
            <w:fldChar w:fldCharType="separate"/>
          </w:r>
          <w:ins w:id="11" w:author="Kit Double" w:date="2025-04-03T10:10:00Z" w16du:dateUtc="2025-04-02T23:10:00Z">
            <w:r>
              <w:rPr>
                <w:noProof/>
                <w:webHidden/>
              </w:rPr>
              <w:t>5</w:t>
            </w:r>
            <w:r>
              <w:rPr>
                <w:noProof/>
                <w:webHidden/>
              </w:rPr>
              <w:fldChar w:fldCharType="end"/>
            </w:r>
            <w:r w:rsidRPr="001D6DCE">
              <w:rPr>
                <w:rStyle w:val="Hyperlink"/>
                <w:noProof/>
              </w:rPr>
              <w:fldChar w:fldCharType="end"/>
            </w:r>
          </w:ins>
        </w:p>
        <w:p w14:paraId="64761127" w14:textId="6A8281FA" w:rsidR="00A94F2F" w:rsidRDefault="00A94F2F">
          <w:pPr>
            <w:pStyle w:val="TOC1"/>
            <w:tabs>
              <w:tab w:val="left" w:pos="400"/>
              <w:tab w:val="right" w:leader="dot" w:pos="9962"/>
            </w:tabs>
            <w:rPr>
              <w:ins w:id="12" w:author="Kit Double" w:date="2025-04-03T10:10:00Z" w16du:dateUtc="2025-04-02T23:10:00Z"/>
              <w:rFonts w:cstheme="minorBidi"/>
              <w:b w:val="0"/>
              <w:noProof/>
              <w:kern w:val="2"/>
              <w:lang w:val="en-AU" w:eastAsia="en-GB"/>
              <w14:ligatures w14:val="standardContextual"/>
            </w:rPr>
          </w:pPr>
          <w:ins w:id="13"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"_Toc194567457"</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5</w:t>
            </w:r>
            <w:r>
              <w:rPr>
                <w:rFonts w:cstheme="minorBidi"/>
                <w:b w:val="0"/>
                <w:noProof/>
                <w:kern w:val="2"/>
                <w:lang w:val="en-AU" w:eastAsia="en-GB"/>
                <w14:ligatures w14:val="standardContextual"/>
              </w:rPr>
              <w:tab/>
            </w:r>
            <w:r w:rsidRPr="001D6DCE">
              <w:rPr>
                <w:rStyle w:val="Hyperlink"/>
                <w:noProof/>
              </w:rPr>
              <w:t>Goal Orientation</w:t>
            </w:r>
            <w:r>
              <w:rPr>
                <w:noProof/>
                <w:webHidden/>
              </w:rPr>
              <w:tab/>
            </w:r>
            <w:r>
              <w:rPr>
                <w:noProof/>
                <w:webHidden/>
              </w:rPr>
              <w:fldChar w:fldCharType="begin"/>
            </w:r>
            <w:r>
              <w:rPr>
                <w:noProof/>
                <w:webHidden/>
              </w:rPr>
              <w:instrText xml:space="preserve"> PAGEREF _Toc194567457 \h </w:instrText>
            </w:r>
          </w:ins>
          <w:r>
            <w:rPr>
              <w:noProof/>
              <w:webHidden/>
            </w:rPr>
          </w:r>
          <w:r>
            <w:rPr>
              <w:noProof/>
              <w:webHidden/>
            </w:rPr>
            <w:fldChar w:fldCharType="separate"/>
          </w:r>
          <w:ins w:id="14" w:author="Kit Double" w:date="2025-04-03T10:10:00Z" w16du:dateUtc="2025-04-02T23:10:00Z">
            <w:r>
              <w:rPr>
                <w:noProof/>
                <w:webHidden/>
              </w:rPr>
              <w:t>5</w:t>
            </w:r>
            <w:r>
              <w:rPr>
                <w:noProof/>
                <w:webHidden/>
              </w:rPr>
              <w:fldChar w:fldCharType="end"/>
            </w:r>
            <w:r w:rsidRPr="001D6DCE">
              <w:rPr>
                <w:rStyle w:val="Hyperlink"/>
                <w:noProof/>
              </w:rPr>
              <w:fldChar w:fldCharType="end"/>
            </w:r>
          </w:ins>
        </w:p>
        <w:p w14:paraId="207CE7A0" w14:textId="0D4B7028" w:rsidR="00A94F2F" w:rsidRDefault="00A94F2F">
          <w:pPr>
            <w:pStyle w:val="TOC1"/>
            <w:tabs>
              <w:tab w:val="left" w:pos="400"/>
              <w:tab w:val="right" w:leader="dot" w:pos="9962"/>
            </w:tabs>
            <w:rPr>
              <w:ins w:id="15" w:author="Kit Double" w:date="2025-04-03T10:10:00Z" w16du:dateUtc="2025-04-02T23:10:00Z"/>
              <w:rFonts w:cstheme="minorBidi"/>
              <w:b w:val="0"/>
              <w:noProof/>
              <w:kern w:val="2"/>
              <w:lang w:val="en-AU" w:eastAsia="en-GB"/>
              <w14:ligatures w14:val="standardContextual"/>
            </w:rPr>
          </w:pPr>
          <w:ins w:id="16"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"_Toc194567458"</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6</w:t>
            </w:r>
            <w:r>
              <w:rPr>
                <w:rFonts w:cstheme="minorBidi"/>
                <w:b w:val="0"/>
                <w:noProof/>
                <w:kern w:val="2"/>
                <w:lang w:val="en-AU" w:eastAsia="en-GB"/>
                <w14:ligatures w14:val="standardContextual"/>
              </w:rPr>
              <w:tab/>
            </w:r>
            <w:r w:rsidRPr="001D6DCE">
              <w:rPr>
                <w:rStyle w:val="Hyperlink"/>
                <w:noProof/>
              </w:rPr>
              <w:t>Memory And Reasoning Self Concept</w:t>
            </w:r>
            <w:r>
              <w:rPr>
                <w:noProof/>
                <w:webHidden/>
              </w:rPr>
              <w:tab/>
            </w:r>
            <w:r>
              <w:rPr>
                <w:noProof/>
                <w:webHidden/>
              </w:rPr>
              <w:fldChar w:fldCharType="begin"/>
            </w:r>
            <w:r>
              <w:rPr>
                <w:noProof/>
                <w:webHidden/>
              </w:rPr>
              <w:instrText xml:space="preserve"> PAGEREF _Toc194567458 \h </w:instrText>
            </w:r>
          </w:ins>
          <w:r>
            <w:rPr>
              <w:noProof/>
              <w:webHidden/>
            </w:rPr>
          </w:r>
          <w:r>
            <w:rPr>
              <w:noProof/>
              <w:webHidden/>
            </w:rPr>
            <w:fldChar w:fldCharType="separate"/>
          </w:r>
          <w:ins w:id="17" w:author="Kit Double" w:date="2025-04-03T10:10:00Z" w16du:dateUtc="2025-04-02T23:10:00Z">
            <w:r>
              <w:rPr>
                <w:noProof/>
                <w:webHidden/>
              </w:rPr>
              <w:t>6</w:t>
            </w:r>
            <w:r>
              <w:rPr>
                <w:noProof/>
                <w:webHidden/>
              </w:rPr>
              <w:fldChar w:fldCharType="end"/>
            </w:r>
            <w:r w:rsidRPr="001D6DCE">
              <w:rPr>
                <w:rStyle w:val="Hyperlink"/>
                <w:noProof/>
              </w:rPr>
              <w:fldChar w:fldCharType="end"/>
            </w:r>
          </w:ins>
        </w:p>
        <w:p w14:paraId="72CEB286" w14:textId="420DA44B" w:rsidR="00A94F2F" w:rsidRDefault="00A94F2F">
          <w:pPr>
            <w:pStyle w:val="TOC1"/>
            <w:tabs>
              <w:tab w:val="left" w:pos="400"/>
              <w:tab w:val="right" w:leader="dot" w:pos="9962"/>
            </w:tabs>
            <w:rPr>
              <w:ins w:id="18" w:author="Kit Double" w:date="2025-04-03T10:10:00Z" w16du:dateUtc="2025-04-02T23:10:00Z"/>
              <w:rFonts w:cstheme="minorBidi"/>
              <w:b w:val="0"/>
              <w:noProof/>
              <w:kern w:val="2"/>
              <w:lang w:val="en-AU" w:eastAsia="en-GB"/>
              <w14:ligatures w14:val="standardContextual"/>
            </w:rPr>
          </w:pPr>
          <w:ins w:id="19"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"_Toc194567459"</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7</w:t>
            </w:r>
            <w:r>
              <w:rPr>
                <w:rFonts w:cstheme="minorBidi"/>
                <w:b w:val="0"/>
                <w:noProof/>
                <w:kern w:val="2"/>
                <w:lang w:val="en-AU" w:eastAsia="en-GB"/>
                <w14:ligatures w14:val="standardContextual"/>
              </w:rPr>
              <w:tab/>
            </w:r>
            <w:r w:rsidRPr="001D6DCE">
              <w:rPr>
                <w:rStyle w:val="Hyperlink"/>
                <w:noProof/>
              </w:rPr>
              <w:t>Big Five Personality</w:t>
            </w:r>
            <w:r>
              <w:rPr>
                <w:noProof/>
                <w:webHidden/>
              </w:rPr>
              <w:tab/>
            </w:r>
            <w:r>
              <w:rPr>
                <w:noProof/>
                <w:webHidden/>
              </w:rPr>
              <w:fldChar w:fldCharType="begin"/>
            </w:r>
            <w:r>
              <w:rPr>
                <w:noProof/>
                <w:webHidden/>
              </w:rPr>
              <w:instrText xml:space="preserve"> PAGEREF _Toc194567459 \h </w:instrText>
            </w:r>
          </w:ins>
          <w:r>
            <w:rPr>
              <w:noProof/>
              <w:webHidden/>
            </w:rPr>
          </w:r>
          <w:r>
            <w:rPr>
              <w:noProof/>
              <w:webHidden/>
            </w:rPr>
            <w:fldChar w:fldCharType="separate"/>
          </w:r>
          <w:ins w:id="20" w:author="Kit Double" w:date="2025-04-03T10:10:00Z" w16du:dateUtc="2025-04-02T23:10:00Z">
            <w:r>
              <w:rPr>
                <w:noProof/>
                <w:webHidden/>
              </w:rPr>
              <w:t>7</w:t>
            </w:r>
            <w:r>
              <w:rPr>
                <w:noProof/>
                <w:webHidden/>
              </w:rPr>
              <w:fldChar w:fldCharType="end"/>
            </w:r>
            <w:r w:rsidRPr="001D6DCE">
              <w:rPr>
                <w:rStyle w:val="Hyperlink"/>
                <w:noProof/>
              </w:rPr>
              <w:fldChar w:fldCharType="end"/>
            </w:r>
          </w:ins>
        </w:p>
        <w:p w14:paraId="7EA3B0DE" w14:textId="4FB3F537" w:rsidR="00A94F2F" w:rsidRDefault="00A94F2F">
          <w:pPr>
            <w:pStyle w:val="TOC1"/>
            <w:tabs>
              <w:tab w:val="left" w:pos="400"/>
              <w:tab w:val="right" w:leader="dot" w:pos="9962"/>
            </w:tabs>
            <w:rPr>
              <w:ins w:id="21" w:author="Kit Double" w:date="2025-04-03T10:10:00Z" w16du:dateUtc="2025-04-02T23:10:00Z"/>
              <w:rFonts w:cstheme="minorBidi"/>
              <w:b w:val="0"/>
              <w:noProof/>
              <w:kern w:val="2"/>
              <w:lang w:val="en-AU" w:eastAsia="en-GB"/>
              <w14:ligatures w14:val="standardContextual"/>
            </w:rPr>
          </w:pPr>
          <w:ins w:id="22"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"_Toc194567460"</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8</w:t>
            </w:r>
            <w:r>
              <w:rPr>
                <w:rFonts w:cstheme="minorBidi"/>
                <w:b w:val="0"/>
                <w:noProof/>
                <w:kern w:val="2"/>
                <w:lang w:val="en-AU" w:eastAsia="en-GB"/>
                <w14:ligatures w14:val="standardContextual"/>
              </w:rPr>
              <w:tab/>
            </w:r>
            <w:r w:rsidRPr="001D6DCE">
              <w:rPr>
                <w:rStyle w:val="Hyperlink"/>
                <w:noProof/>
              </w:rPr>
              <w:t>Self-efficacy scale</w:t>
            </w:r>
            <w:r>
              <w:rPr>
                <w:noProof/>
                <w:webHidden/>
              </w:rPr>
              <w:tab/>
            </w:r>
            <w:r>
              <w:rPr>
                <w:noProof/>
                <w:webHidden/>
              </w:rPr>
              <w:fldChar w:fldCharType="begin"/>
            </w:r>
            <w:r>
              <w:rPr>
                <w:noProof/>
                <w:webHidden/>
              </w:rPr>
              <w:instrText xml:space="preserve"> PAGEREF _Toc194567460 \h </w:instrText>
            </w:r>
          </w:ins>
          <w:r>
            <w:rPr>
              <w:noProof/>
              <w:webHidden/>
            </w:rPr>
          </w:r>
          <w:r>
            <w:rPr>
              <w:noProof/>
              <w:webHidden/>
            </w:rPr>
            <w:fldChar w:fldCharType="separate"/>
          </w:r>
          <w:ins w:id="23" w:author="Kit Double" w:date="2025-04-03T10:10:00Z" w16du:dateUtc="2025-04-02T23:10:00Z">
            <w:r>
              <w:rPr>
                <w:noProof/>
                <w:webHidden/>
              </w:rPr>
              <w:t>8</w:t>
            </w:r>
            <w:r>
              <w:rPr>
                <w:noProof/>
                <w:webHidden/>
              </w:rPr>
              <w:fldChar w:fldCharType="end"/>
            </w:r>
            <w:r w:rsidRPr="001D6DCE">
              <w:rPr>
                <w:rStyle w:val="Hyperlink"/>
                <w:noProof/>
              </w:rPr>
              <w:fldChar w:fldCharType="end"/>
            </w:r>
          </w:ins>
        </w:p>
        <w:p w14:paraId="68C52DF5" w14:textId="08A95D08" w:rsidR="00A94F2F" w:rsidRDefault="00A94F2F">
          <w:pPr>
            <w:pStyle w:val="TOC1"/>
            <w:tabs>
              <w:tab w:val="left" w:pos="400"/>
              <w:tab w:val="right" w:leader="dot" w:pos="9962"/>
            </w:tabs>
            <w:rPr>
              <w:ins w:id="24" w:author="Kit Double" w:date="2025-04-03T10:10:00Z" w16du:dateUtc="2025-04-02T23:10:00Z"/>
              <w:rFonts w:cstheme="minorBidi"/>
              <w:b w:val="0"/>
              <w:noProof/>
              <w:kern w:val="2"/>
              <w:lang w:val="en-AU" w:eastAsia="en-GB"/>
              <w14:ligatures w14:val="standardContextual"/>
            </w:rPr>
          </w:pPr>
          <w:ins w:id="25"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"_Toc194567461"</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9</w:t>
            </w:r>
            <w:r>
              <w:rPr>
                <w:rFonts w:cstheme="minorBidi"/>
                <w:b w:val="0"/>
                <w:noProof/>
                <w:kern w:val="2"/>
                <w:lang w:val="en-AU" w:eastAsia="en-GB"/>
                <w14:ligatures w14:val="standardContextual"/>
              </w:rPr>
              <w:tab/>
            </w:r>
            <w:r w:rsidRPr="001D6DCE">
              <w:rPr>
                <w:rStyle w:val="Hyperlink"/>
                <w:noProof/>
              </w:rPr>
              <w:t>General Self-efficacy scale (1 min)</w:t>
            </w:r>
            <w:r>
              <w:rPr>
                <w:noProof/>
                <w:webHidden/>
              </w:rPr>
              <w:tab/>
            </w:r>
            <w:r>
              <w:rPr>
                <w:noProof/>
                <w:webHidden/>
              </w:rPr>
              <w:fldChar w:fldCharType="begin"/>
            </w:r>
            <w:r>
              <w:rPr>
                <w:noProof/>
                <w:webHidden/>
              </w:rPr>
              <w:instrText xml:space="preserve"> PAGEREF _Toc194567461 \h </w:instrText>
            </w:r>
          </w:ins>
          <w:r>
            <w:rPr>
              <w:noProof/>
              <w:webHidden/>
            </w:rPr>
          </w:r>
          <w:r>
            <w:rPr>
              <w:noProof/>
              <w:webHidden/>
            </w:rPr>
            <w:fldChar w:fldCharType="separate"/>
          </w:r>
          <w:ins w:id="26" w:author="Kit Double" w:date="2025-04-03T10:10:00Z" w16du:dateUtc="2025-04-02T23:10:00Z">
            <w:r>
              <w:rPr>
                <w:noProof/>
                <w:webHidden/>
              </w:rPr>
              <w:t>8</w:t>
            </w:r>
            <w:r>
              <w:rPr>
                <w:noProof/>
                <w:webHidden/>
              </w:rPr>
              <w:fldChar w:fldCharType="end"/>
            </w:r>
            <w:r w:rsidRPr="001D6DCE">
              <w:rPr>
                <w:rStyle w:val="Hyperlink"/>
                <w:noProof/>
              </w:rPr>
              <w:fldChar w:fldCharType="end"/>
            </w:r>
          </w:ins>
        </w:p>
        <w:p w14:paraId="6F80ECD6" w14:textId="7DDE241A" w:rsidR="00A94F2F" w:rsidRDefault="00A94F2F">
          <w:pPr>
            <w:pStyle w:val="TOC1"/>
            <w:tabs>
              <w:tab w:val="left" w:pos="600"/>
              <w:tab w:val="right" w:leader="dot" w:pos="9962"/>
            </w:tabs>
            <w:rPr>
              <w:ins w:id="27" w:author="Kit Double" w:date="2025-04-03T10:10:00Z" w16du:dateUtc="2025-04-02T23:10:00Z"/>
              <w:rFonts w:cstheme="minorBidi"/>
              <w:b w:val="0"/>
              <w:noProof/>
              <w:kern w:val="2"/>
              <w:lang w:val="en-AU" w:eastAsia="en-GB"/>
              <w14:ligatures w14:val="standardContextual"/>
            </w:rPr>
          </w:pPr>
          <w:ins w:id="28"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"_Toc194567462"</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10</w:t>
            </w:r>
            <w:r>
              <w:rPr>
                <w:rFonts w:cstheme="minorBidi"/>
                <w:b w:val="0"/>
                <w:noProof/>
                <w:kern w:val="2"/>
                <w:lang w:val="en-AU" w:eastAsia="en-GB"/>
                <w14:ligatures w14:val="standardContextual"/>
              </w:rPr>
              <w:tab/>
            </w:r>
            <w:r w:rsidRPr="001D6DCE">
              <w:rPr>
                <w:rStyle w:val="Hyperlink"/>
                <w:noProof/>
              </w:rPr>
              <w:t>Cognitive Failures Questionnaire</w:t>
            </w:r>
            <w:r>
              <w:rPr>
                <w:noProof/>
                <w:webHidden/>
              </w:rPr>
              <w:tab/>
            </w:r>
            <w:r>
              <w:rPr>
                <w:noProof/>
                <w:webHidden/>
              </w:rPr>
              <w:fldChar w:fldCharType="begin"/>
            </w:r>
            <w:r>
              <w:rPr>
                <w:noProof/>
                <w:webHidden/>
              </w:rPr>
              <w:instrText xml:space="preserve"> PAGEREF _Toc194567462 \h </w:instrText>
            </w:r>
          </w:ins>
          <w:r>
            <w:rPr>
              <w:noProof/>
              <w:webHidden/>
            </w:rPr>
          </w:r>
          <w:r>
            <w:rPr>
              <w:noProof/>
              <w:webHidden/>
            </w:rPr>
            <w:fldChar w:fldCharType="separate"/>
          </w:r>
          <w:ins w:id="29" w:author="Kit Double" w:date="2025-04-03T10:10:00Z" w16du:dateUtc="2025-04-02T23:10:00Z">
            <w:r>
              <w:rPr>
                <w:noProof/>
                <w:webHidden/>
              </w:rPr>
              <w:t>9</w:t>
            </w:r>
            <w:r>
              <w:rPr>
                <w:noProof/>
                <w:webHidden/>
              </w:rPr>
              <w:fldChar w:fldCharType="end"/>
            </w:r>
            <w:r w:rsidRPr="001D6DCE">
              <w:rPr>
                <w:rStyle w:val="Hyperlink"/>
                <w:noProof/>
              </w:rPr>
              <w:fldChar w:fldCharType="end"/>
            </w:r>
          </w:ins>
        </w:p>
        <w:p w14:paraId="400ACFF8" w14:textId="1345E791" w:rsidR="00A94F2F" w:rsidRDefault="00A94F2F">
          <w:pPr>
            <w:pStyle w:val="TOC1"/>
            <w:tabs>
              <w:tab w:val="left" w:pos="600"/>
              <w:tab w:val="right" w:leader="dot" w:pos="9962"/>
            </w:tabs>
            <w:rPr>
              <w:ins w:id="30" w:author="Kit Double" w:date="2025-04-03T10:10:00Z" w16du:dateUtc="2025-04-02T23:10:00Z"/>
              <w:rFonts w:cstheme="minorBidi"/>
              <w:b w:val="0"/>
              <w:noProof/>
              <w:kern w:val="2"/>
              <w:lang w:val="en-AU" w:eastAsia="en-GB"/>
              <w14:ligatures w14:val="standardContextual"/>
            </w:rPr>
          </w:pPr>
          <w:ins w:id="31"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"_Toc194567463"</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11</w:t>
            </w:r>
            <w:r>
              <w:rPr>
                <w:rFonts w:cstheme="minorBidi"/>
                <w:b w:val="0"/>
                <w:noProof/>
                <w:kern w:val="2"/>
                <w:lang w:val="en-AU" w:eastAsia="en-GB"/>
                <w14:ligatures w14:val="standardContextual"/>
              </w:rPr>
              <w:tab/>
            </w:r>
            <w:r w:rsidRPr="001D6DCE">
              <w:rPr>
                <w:rStyle w:val="Hyperlink"/>
                <w:noProof/>
              </w:rPr>
              <w:t>Cognitive Reflection</w:t>
            </w:r>
            <w:r>
              <w:rPr>
                <w:noProof/>
                <w:webHidden/>
              </w:rPr>
              <w:tab/>
            </w:r>
            <w:r>
              <w:rPr>
                <w:noProof/>
                <w:webHidden/>
              </w:rPr>
              <w:fldChar w:fldCharType="begin"/>
            </w:r>
            <w:r>
              <w:rPr>
                <w:noProof/>
                <w:webHidden/>
              </w:rPr>
              <w:instrText xml:space="preserve"> PAGEREF _Toc194567463 \h </w:instrText>
            </w:r>
          </w:ins>
          <w:r>
            <w:rPr>
              <w:noProof/>
              <w:webHidden/>
            </w:rPr>
          </w:r>
          <w:r>
            <w:rPr>
              <w:noProof/>
              <w:webHidden/>
            </w:rPr>
            <w:fldChar w:fldCharType="separate"/>
          </w:r>
          <w:ins w:id="32" w:author="Kit Double" w:date="2025-04-03T10:10:00Z" w16du:dateUtc="2025-04-02T23:10:00Z">
            <w:r>
              <w:rPr>
                <w:noProof/>
                <w:webHidden/>
              </w:rPr>
              <w:t>9</w:t>
            </w:r>
            <w:r>
              <w:rPr>
                <w:noProof/>
                <w:webHidden/>
              </w:rPr>
              <w:fldChar w:fldCharType="end"/>
            </w:r>
            <w:r w:rsidRPr="001D6DCE">
              <w:rPr>
                <w:rStyle w:val="Hyperlink"/>
                <w:noProof/>
              </w:rPr>
              <w:fldChar w:fldCharType="end"/>
            </w:r>
          </w:ins>
        </w:p>
        <w:p w14:paraId="79D92B17" w14:textId="7EB7B93E" w:rsidR="00A94F2F" w:rsidRDefault="00A94F2F">
          <w:pPr>
            <w:pStyle w:val="TOC1"/>
            <w:tabs>
              <w:tab w:val="left" w:pos="600"/>
              <w:tab w:val="right" w:leader="dot" w:pos="9962"/>
            </w:tabs>
            <w:rPr>
              <w:ins w:id="33" w:author="Kit Double" w:date="2025-04-03T10:10:00Z" w16du:dateUtc="2025-04-02T23:10:00Z"/>
              <w:rFonts w:cstheme="minorBidi"/>
              <w:b w:val="0"/>
              <w:noProof/>
              <w:kern w:val="2"/>
              <w:lang w:val="en-AU" w:eastAsia="en-GB"/>
              <w14:ligatures w14:val="standardContextual"/>
            </w:rPr>
          </w:pPr>
          <w:ins w:id="34"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"_Toc194567464"</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12</w:t>
            </w:r>
            <w:r>
              <w:rPr>
                <w:rFonts w:cstheme="minorBidi"/>
                <w:b w:val="0"/>
                <w:noProof/>
                <w:kern w:val="2"/>
                <w:lang w:val="en-AU" w:eastAsia="en-GB"/>
                <w14:ligatures w14:val="standardContextual"/>
              </w:rPr>
              <w:tab/>
            </w:r>
            <w:r w:rsidRPr="001D6DCE">
              <w:rPr>
                <w:rStyle w:val="Hyperlink"/>
                <w:noProof/>
              </w:rPr>
              <w:t>Emotional Intelligence</w:t>
            </w:r>
            <w:r>
              <w:rPr>
                <w:noProof/>
                <w:webHidden/>
              </w:rPr>
              <w:tab/>
            </w:r>
            <w:r>
              <w:rPr>
                <w:noProof/>
                <w:webHidden/>
              </w:rPr>
              <w:fldChar w:fldCharType="begin"/>
            </w:r>
            <w:r>
              <w:rPr>
                <w:noProof/>
                <w:webHidden/>
              </w:rPr>
              <w:instrText xml:space="preserve"> PAGEREF _Toc194567464 \h </w:instrText>
            </w:r>
          </w:ins>
          <w:r>
            <w:rPr>
              <w:noProof/>
              <w:webHidden/>
            </w:rPr>
          </w:r>
          <w:r>
            <w:rPr>
              <w:noProof/>
              <w:webHidden/>
            </w:rPr>
            <w:fldChar w:fldCharType="separate"/>
          </w:r>
          <w:ins w:id="35" w:author="Kit Double" w:date="2025-04-03T10:10:00Z" w16du:dateUtc="2025-04-02T23:10:00Z">
            <w:r>
              <w:rPr>
                <w:noProof/>
                <w:webHidden/>
              </w:rPr>
              <w:t>10</w:t>
            </w:r>
            <w:r>
              <w:rPr>
                <w:noProof/>
                <w:webHidden/>
              </w:rPr>
              <w:fldChar w:fldCharType="end"/>
            </w:r>
            <w:r w:rsidRPr="001D6DCE">
              <w:rPr>
                <w:rStyle w:val="Hyperlink"/>
                <w:noProof/>
              </w:rPr>
              <w:fldChar w:fldCharType="end"/>
            </w:r>
          </w:ins>
        </w:p>
        <w:p w14:paraId="1B5714EF" w14:textId="34C1F39C" w:rsidR="00A94F2F" w:rsidRDefault="00A94F2F">
          <w:pPr>
            <w:pStyle w:val="TOC1"/>
            <w:tabs>
              <w:tab w:val="left" w:pos="600"/>
              <w:tab w:val="right" w:leader="dot" w:pos="9962"/>
            </w:tabs>
            <w:rPr>
              <w:ins w:id="36" w:author="Kit Double" w:date="2025-04-03T10:10:00Z" w16du:dateUtc="2025-04-02T23:10:00Z"/>
              <w:rFonts w:cstheme="minorBidi"/>
              <w:b w:val="0"/>
              <w:noProof/>
              <w:kern w:val="2"/>
              <w:lang w:val="en-AU" w:eastAsia="en-GB"/>
              <w14:ligatures w14:val="standardContextual"/>
            </w:rPr>
          </w:pPr>
          <w:ins w:id="37"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"_Toc194567465"</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13</w:t>
            </w:r>
            <w:r>
              <w:rPr>
                <w:rFonts w:cstheme="minorBidi"/>
                <w:b w:val="0"/>
                <w:noProof/>
                <w:kern w:val="2"/>
                <w:lang w:val="en-AU" w:eastAsia="en-GB"/>
                <w14:ligatures w14:val="standardContextual"/>
              </w:rPr>
              <w:tab/>
            </w:r>
            <w:r w:rsidRPr="001D6DCE">
              <w:rPr>
                <w:rStyle w:val="Hyperlink"/>
                <w:noProof/>
              </w:rPr>
              <w:t>Narcissism Scale</w:t>
            </w:r>
            <w:r>
              <w:rPr>
                <w:noProof/>
                <w:webHidden/>
              </w:rPr>
              <w:tab/>
            </w:r>
            <w:r>
              <w:rPr>
                <w:noProof/>
                <w:webHidden/>
              </w:rPr>
              <w:fldChar w:fldCharType="begin"/>
            </w:r>
            <w:r>
              <w:rPr>
                <w:noProof/>
                <w:webHidden/>
              </w:rPr>
              <w:instrText xml:space="preserve"> PAGEREF _Toc194567465 \h </w:instrText>
            </w:r>
          </w:ins>
          <w:r>
            <w:rPr>
              <w:noProof/>
              <w:webHidden/>
            </w:rPr>
          </w:r>
          <w:r>
            <w:rPr>
              <w:noProof/>
              <w:webHidden/>
            </w:rPr>
            <w:fldChar w:fldCharType="separate"/>
          </w:r>
          <w:ins w:id="38" w:author="Kit Double" w:date="2025-04-03T10:10:00Z" w16du:dateUtc="2025-04-02T23:10:00Z">
            <w:r>
              <w:rPr>
                <w:noProof/>
                <w:webHidden/>
              </w:rPr>
              <w:t>11</w:t>
            </w:r>
            <w:r>
              <w:rPr>
                <w:noProof/>
                <w:webHidden/>
              </w:rPr>
              <w:fldChar w:fldCharType="end"/>
            </w:r>
            <w:r w:rsidRPr="001D6DCE">
              <w:rPr>
                <w:rStyle w:val="Hyperlink"/>
                <w:noProof/>
              </w:rPr>
              <w:fldChar w:fldCharType="end"/>
            </w:r>
          </w:ins>
        </w:p>
        <w:p w14:paraId="76CAC6CC" w14:textId="21AD6130" w:rsidR="00A94F2F" w:rsidRDefault="00A94F2F">
          <w:pPr>
            <w:pStyle w:val="TOC1"/>
            <w:tabs>
              <w:tab w:val="left" w:pos="600"/>
              <w:tab w:val="right" w:leader="dot" w:pos="9962"/>
            </w:tabs>
            <w:rPr>
              <w:ins w:id="39" w:author="Kit Double" w:date="2025-04-03T10:10:00Z" w16du:dateUtc="2025-04-02T23:10:00Z"/>
              <w:rFonts w:cstheme="minorBidi"/>
              <w:b w:val="0"/>
              <w:noProof/>
              <w:kern w:val="2"/>
              <w:lang w:val="en-AU" w:eastAsia="en-GB"/>
              <w14:ligatures w14:val="standardContextual"/>
            </w:rPr>
          </w:pPr>
          <w:ins w:id="40"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"_Toc194567466"</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rFonts w:cstheme="minorHAnsi"/>
                <w:noProof/>
              </w:rPr>
              <w:t>14</w:t>
            </w:r>
            <w:r>
              <w:rPr>
                <w:rFonts w:cstheme="minorBidi"/>
                <w:b w:val="0"/>
                <w:noProof/>
                <w:kern w:val="2"/>
                <w:lang w:val="en-AU" w:eastAsia="en-GB"/>
                <w14:ligatures w14:val="standardContextual"/>
              </w:rPr>
              <w:tab/>
            </w:r>
            <w:r w:rsidRPr="001D6DCE">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_Toc194567466 \h </w:instrText>
            </w:r>
          </w:ins>
          <w:r>
            <w:rPr>
              <w:noProof/>
              <w:webHidden/>
            </w:rPr>
          </w:r>
          <w:r>
            <w:rPr>
              <w:noProof/>
              <w:webHidden/>
            </w:rPr>
            <w:fldChar w:fldCharType="separate"/>
          </w:r>
          <w:ins w:id="41" w:author="Kit Double" w:date="2025-04-03T10:10:00Z" w16du:dateUtc="2025-04-02T23:10:00Z">
            <w:r>
              <w:rPr>
                <w:noProof/>
                <w:webHidden/>
              </w:rPr>
              <w:t>13</w:t>
            </w:r>
            <w:r>
              <w:rPr>
                <w:noProof/>
                <w:webHidden/>
              </w:rPr>
              <w:fldChar w:fldCharType="end"/>
            </w:r>
            <w:r w:rsidRPr="001D6DCE">
              <w:rPr>
                <w:rStyle w:val="Hyperlink"/>
                <w:noProof/>
              </w:rPr>
              <w:fldChar w:fldCharType="end"/>
            </w:r>
          </w:ins>
        </w:p>
        <w:p w14:paraId="5C39863B" w14:textId="120D15EA" w:rsidR="00A94F2F" w:rsidRDefault="00A94F2F">
          <w:pPr>
            <w:pStyle w:val="TOC1"/>
            <w:tabs>
              <w:tab w:val="left" w:pos="600"/>
              <w:tab w:val="right" w:leader="dot" w:pos="9962"/>
            </w:tabs>
            <w:rPr>
              <w:ins w:id="42" w:author="Kit Double" w:date="2025-04-03T10:10:00Z" w16du:dateUtc="2025-04-02T23:10:00Z"/>
              <w:rFonts w:cstheme="minorBidi"/>
              <w:b w:val="0"/>
              <w:noProof/>
              <w:kern w:val="2"/>
              <w:lang w:val="en-AU" w:eastAsia="en-GB"/>
              <w14:ligatures w14:val="standardContextual"/>
            </w:rPr>
          </w:pPr>
          <w:ins w:id="43"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"_Toc194567467"</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rFonts w:cstheme="minorHAnsi"/>
                <w:noProof/>
              </w:rPr>
              <w:t>15</w:t>
            </w:r>
            <w:r>
              <w:rPr>
                <w:rFonts w:cstheme="minorBidi"/>
                <w:b w:val="0"/>
                <w:noProof/>
                <w:kern w:val="2"/>
                <w:lang w:val="en-AU" w:eastAsia="en-GB"/>
                <w14:ligatures w14:val="standardContextual"/>
              </w:rPr>
              <w:tab/>
            </w:r>
            <w:r w:rsidRPr="001D6DCE">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_Toc194567467 \h </w:instrText>
            </w:r>
          </w:ins>
          <w:r>
            <w:rPr>
              <w:noProof/>
              <w:webHidden/>
            </w:rPr>
          </w:r>
          <w:r>
            <w:rPr>
              <w:noProof/>
              <w:webHidden/>
            </w:rPr>
            <w:fldChar w:fldCharType="separate"/>
          </w:r>
          <w:ins w:id="44" w:author="Kit Double" w:date="2025-04-03T10:10:00Z" w16du:dateUtc="2025-04-02T23:10:00Z">
            <w:r>
              <w:rPr>
                <w:noProof/>
                <w:webHidden/>
              </w:rPr>
              <w:t>14</w:t>
            </w:r>
            <w:r>
              <w:rPr>
                <w:noProof/>
                <w:webHidden/>
              </w:rPr>
              <w:fldChar w:fldCharType="end"/>
            </w:r>
            <w:r w:rsidRPr="001D6DCE">
              <w:rPr>
                <w:rStyle w:val="Hyperlink"/>
                <w:noProof/>
              </w:rPr>
              <w:fldChar w:fldCharType="end"/>
            </w:r>
          </w:ins>
        </w:p>
        <w:p w14:paraId="25DF6485" w14:textId="42AE11AD" w:rsidR="00A94F2F" w:rsidRDefault="00A94F2F">
          <w:pPr>
            <w:pStyle w:val="TOC1"/>
            <w:tabs>
              <w:tab w:val="left" w:pos="600"/>
              <w:tab w:val="right" w:leader="dot" w:pos="9962"/>
            </w:tabs>
            <w:rPr>
              <w:ins w:id="45" w:author="Kit Double" w:date="2025-04-03T10:10:00Z" w16du:dateUtc="2025-04-02T23:10:00Z"/>
              <w:rFonts w:cstheme="minorBidi"/>
              <w:b w:val="0"/>
              <w:noProof/>
              <w:kern w:val="2"/>
              <w:lang w:val="en-AU" w:eastAsia="en-GB"/>
              <w14:ligatures w14:val="standardContextual"/>
            </w:rPr>
          </w:pPr>
          <w:ins w:id="46"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"_Toc194567468"</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16</w:t>
            </w:r>
            <w:r>
              <w:rPr>
                <w:rFonts w:cstheme="minorBidi"/>
                <w:b w:val="0"/>
                <w:noProof/>
                <w:kern w:val="2"/>
                <w:lang w:val="en-AU" w:eastAsia="en-GB"/>
                <w14:ligatures w14:val="standardContextual"/>
              </w:rPr>
              <w:tab/>
            </w:r>
            <w:r w:rsidRPr="001D6DCE">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_Toc194567468 \h </w:instrText>
            </w:r>
          </w:ins>
          <w:r>
            <w:rPr>
              <w:noProof/>
              <w:webHidden/>
            </w:rPr>
          </w:r>
          <w:r>
            <w:rPr>
              <w:noProof/>
              <w:webHidden/>
            </w:rPr>
            <w:fldChar w:fldCharType="separate"/>
          </w:r>
          <w:ins w:id="47" w:author="Kit Double" w:date="2025-04-03T10:10:00Z" w16du:dateUtc="2025-04-02T23:10:00Z">
            <w:r>
              <w:rPr>
                <w:noProof/>
                <w:webHidden/>
              </w:rPr>
              <w:t>19</w:t>
            </w:r>
            <w:r>
              <w:rPr>
                <w:noProof/>
                <w:webHidden/>
              </w:rPr>
              <w:fldChar w:fldCharType="end"/>
            </w:r>
            <w:r w:rsidRPr="001D6DCE">
              <w:rPr>
                <w:rStyle w:val="Hyperlink"/>
                <w:noProof/>
              </w:rPr>
              <w:fldChar w:fldCharType="end"/>
            </w:r>
          </w:ins>
        </w:p>
        <w:p w14:paraId="0620090D" w14:textId="04076134" w:rsidR="00A94F2F" w:rsidRDefault="00A94F2F">
          <w:pPr>
            <w:pStyle w:val="TOC1"/>
            <w:tabs>
              <w:tab w:val="left" w:pos="600"/>
              <w:tab w:val="right" w:leader="dot" w:pos="9962"/>
            </w:tabs>
            <w:rPr>
              <w:ins w:id="48" w:author="Kit Double" w:date="2025-04-03T10:10:00Z" w16du:dateUtc="2025-04-02T23:10:00Z"/>
              <w:rFonts w:cstheme="minorBidi"/>
              <w:b w:val="0"/>
              <w:noProof/>
              <w:kern w:val="2"/>
              <w:lang w:val="en-AU" w:eastAsia="en-GB"/>
              <w14:ligatures w14:val="standardContextual"/>
            </w:rPr>
          </w:pPr>
          <w:ins w:id="49"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"_Toc194567469"</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lang w:val="en-GB"/>
              </w:rPr>
              <w:t>17</w:t>
            </w:r>
            <w:r>
              <w:rPr>
                <w:rFonts w:cstheme="minorBidi"/>
                <w:b w:val="0"/>
                <w:noProof/>
                <w:kern w:val="2"/>
                <w:lang w:val="en-AU" w:eastAsia="en-GB"/>
                <w14:ligatures w14:val="standardContextual"/>
              </w:rPr>
              <w:tab/>
            </w:r>
            <w:r w:rsidRPr="001D6DCE">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_Toc194567469 \h </w:instrText>
            </w:r>
          </w:ins>
          <w:r>
            <w:rPr>
              <w:noProof/>
              <w:webHidden/>
            </w:rPr>
          </w:r>
          <w:r>
            <w:rPr>
              <w:noProof/>
              <w:webHidden/>
            </w:rPr>
            <w:fldChar w:fldCharType="separate"/>
          </w:r>
          <w:ins w:id="50" w:author="Kit Double" w:date="2025-04-03T10:10:00Z" w16du:dateUtc="2025-04-02T23:10:00Z">
            <w:r>
              <w:rPr>
                <w:noProof/>
                <w:webHidden/>
              </w:rPr>
              <w:t>20</w:t>
            </w:r>
            <w:r>
              <w:rPr>
                <w:noProof/>
                <w:webHidden/>
              </w:rPr>
              <w:fldChar w:fldCharType="end"/>
            </w:r>
            <w:r w:rsidRPr="001D6DCE">
              <w:rPr>
                <w:rStyle w:val="Hyperlink"/>
                <w:noProof/>
              </w:rPr>
              <w:fldChar w:fldCharType="end"/>
            </w:r>
          </w:ins>
        </w:p>
        <w:p w14:paraId="1607FD2F" w14:textId="30D48657" w:rsidR="00A94F2F" w:rsidRDefault="00A94F2F">
          <w:pPr>
            <w:pStyle w:val="TOC1"/>
            <w:tabs>
              <w:tab w:val="left" w:pos="600"/>
              <w:tab w:val="right" w:leader="dot" w:pos="9962"/>
            </w:tabs>
            <w:rPr>
              <w:ins w:id="51" w:author="Kit Double" w:date="2025-04-03T10:10:00Z" w16du:dateUtc="2025-04-02T23:10:00Z"/>
              <w:rFonts w:cstheme="minorBidi"/>
              <w:b w:val="0"/>
              <w:noProof/>
              <w:kern w:val="2"/>
              <w:lang w:val="en-AU" w:eastAsia="en-GB"/>
              <w14:ligatures w14:val="standardContextual"/>
            </w:rPr>
          </w:pPr>
          <w:ins w:id="52"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"_Toc194567470"</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lang w:val="en-GB"/>
              </w:rPr>
              <w:t>18</w:t>
            </w:r>
            <w:r>
              <w:rPr>
                <w:rFonts w:cstheme="minorBidi"/>
                <w:b w:val="0"/>
                <w:noProof/>
                <w:kern w:val="2"/>
                <w:lang w:val="en-AU" w:eastAsia="en-GB"/>
                <w14:ligatures w14:val="standardContextual"/>
              </w:rPr>
              <w:tab/>
            </w:r>
            <w:r w:rsidRPr="001D6DCE">
              <w:rPr>
                <w:rStyle w:val="Hyperlink"/>
                <w:noProof/>
                <w:lang w:val="en-GB"/>
              </w:rPr>
              <w:t>Wong-Law Emotional Intelligence Scale</w:t>
            </w:r>
            <w:r>
              <w:rPr>
                <w:noProof/>
                <w:webHidden/>
              </w:rPr>
              <w:tab/>
            </w:r>
            <w:r>
              <w:rPr>
                <w:noProof/>
                <w:webHidden/>
              </w:rPr>
              <w:fldChar w:fldCharType="begin"/>
            </w:r>
            <w:r>
              <w:rPr>
                <w:noProof/>
                <w:webHidden/>
              </w:rPr>
              <w:instrText xml:space="preserve"> PAGEREF _Toc194567470 \h </w:instrText>
            </w:r>
          </w:ins>
          <w:r>
            <w:rPr>
              <w:noProof/>
              <w:webHidden/>
            </w:rPr>
          </w:r>
          <w:r>
            <w:rPr>
              <w:noProof/>
              <w:webHidden/>
            </w:rPr>
            <w:fldChar w:fldCharType="separate"/>
          </w:r>
          <w:ins w:id="53" w:author="Kit Double" w:date="2025-04-03T10:10:00Z" w16du:dateUtc="2025-04-02T23:10:00Z">
            <w:r>
              <w:rPr>
                <w:noProof/>
                <w:webHidden/>
              </w:rPr>
              <w:t>21</w:t>
            </w:r>
            <w:r>
              <w:rPr>
                <w:noProof/>
                <w:webHidden/>
              </w:rPr>
              <w:fldChar w:fldCharType="end"/>
            </w:r>
            <w:r w:rsidRPr="001D6DCE">
              <w:rPr>
                <w:rStyle w:val="Hyperlink"/>
                <w:noProof/>
              </w:rPr>
              <w:fldChar w:fldCharType="end"/>
            </w:r>
          </w:ins>
        </w:p>
        <w:p w14:paraId="4B88B629" w14:textId="7590BF80" w:rsidR="00A94F2F" w:rsidRDefault="00A94F2F">
          <w:pPr>
            <w:pStyle w:val="TOC1"/>
            <w:tabs>
              <w:tab w:val="left" w:pos="600"/>
              <w:tab w:val="right" w:leader="dot" w:pos="9962"/>
            </w:tabs>
            <w:rPr>
              <w:ins w:id="54" w:author="Kit Double" w:date="2025-04-03T10:10:00Z" w16du:dateUtc="2025-04-02T23:10:00Z"/>
              <w:rFonts w:cstheme="minorBidi"/>
              <w:b w:val="0"/>
              <w:noProof/>
              <w:kern w:val="2"/>
              <w:lang w:val="en-AU" w:eastAsia="en-GB"/>
              <w14:ligatures w14:val="standardContextual"/>
            </w:rPr>
          </w:pPr>
          <w:ins w:id="55"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"_Toc194567471"</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lang w:val="en-AU" w:eastAsia="en-AU"/>
              </w:rPr>
              <w:t>19</w:t>
            </w:r>
            <w:r>
              <w:rPr>
                <w:rFonts w:cstheme="minorBidi"/>
                <w:b w:val="0"/>
                <w:noProof/>
                <w:kern w:val="2"/>
                <w:lang w:val="en-AU" w:eastAsia="en-GB"/>
                <w14:ligatures w14:val="standardContextual"/>
              </w:rPr>
              <w:tab/>
            </w:r>
            <w:r w:rsidRPr="001D6DCE">
              <w:rPr>
                <w:rStyle w:val="Hyperlink"/>
                <w:noProof/>
                <w:lang w:val="en-AU" w:eastAsia="en-AU"/>
              </w:rPr>
              <w:t>Psychological Wellbeing</w:t>
            </w:r>
            <w:r>
              <w:rPr>
                <w:noProof/>
                <w:webHidden/>
              </w:rPr>
              <w:tab/>
            </w:r>
            <w:r>
              <w:rPr>
                <w:noProof/>
                <w:webHidden/>
              </w:rPr>
              <w:fldChar w:fldCharType="begin"/>
            </w:r>
            <w:r>
              <w:rPr>
                <w:noProof/>
                <w:webHidden/>
              </w:rPr>
              <w:instrText xml:space="preserve"> PAGEREF _Toc194567471 \h </w:instrText>
            </w:r>
          </w:ins>
          <w:r>
            <w:rPr>
              <w:noProof/>
              <w:webHidden/>
            </w:rPr>
          </w:r>
          <w:r>
            <w:rPr>
              <w:noProof/>
              <w:webHidden/>
            </w:rPr>
            <w:fldChar w:fldCharType="separate"/>
          </w:r>
          <w:ins w:id="56" w:author="Kit Double" w:date="2025-04-03T10:10:00Z" w16du:dateUtc="2025-04-02T23:10:00Z">
            <w:r>
              <w:rPr>
                <w:noProof/>
                <w:webHidden/>
              </w:rPr>
              <w:t>21</w:t>
            </w:r>
            <w:r>
              <w:rPr>
                <w:noProof/>
                <w:webHidden/>
              </w:rPr>
              <w:fldChar w:fldCharType="end"/>
            </w:r>
            <w:r w:rsidRPr="001D6DCE">
              <w:rPr>
                <w:rStyle w:val="Hyperlink"/>
                <w:noProof/>
              </w:rPr>
              <w:fldChar w:fldCharType="end"/>
            </w:r>
          </w:ins>
        </w:p>
        <w:p w14:paraId="56C124AD" w14:textId="3D894936" w:rsidR="00A94F2F" w:rsidRDefault="00A94F2F">
          <w:pPr>
            <w:pStyle w:val="TOC1"/>
            <w:tabs>
              <w:tab w:val="left" w:pos="600"/>
              <w:tab w:val="right" w:leader="dot" w:pos="9962"/>
            </w:tabs>
            <w:rPr>
              <w:ins w:id="57" w:author="Kit Double" w:date="2025-04-03T10:10:00Z" w16du:dateUtc="2025-04-02T23:10:00Z"/>
              <w:rFonts w:cstheme="minorBidi"/>
              <w:b w:val="0"/>
              <w:noProof/>
              <w:kern w:val="2"/>
              <w:lang w:val="en-AU" w:eastAsia="en-GB"/>
              <w14:ligatures w14:val="standardContextual"/>
            </w:rPr>
          </w:pPr>
          <w:ins w:id="58"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"_Toc194567472"</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20</w:t>
            </w:r>
            <w:r>
              <w:rPr>
                <w:rFonts w:cstheme="minorBidi"/>
                <w:b w:val="0"/>
                <w:noProof/>
                <w:kern w:val="2"/>
                <w:lang w:val="en-AU" w:eastAsia="en-GB"/>
                <w14:ligatures w14:val="standardContextual"/>
              </w:rPr>
              <w:tab/>
            </w:r>
            <w:r w:rsidRPr="001D6DCE">
              <w:rPr>
                <w:rStyle w:val="Hyperlink"/>
                <w:noProof/>
              </w:rPr>
              <w:t>Positive and Negative Affect (Self-report)</w:t>
            </w:r>
            <w:r>
              <w:rPr>
                <w:noProof/>
                <w:webHidden/>
              </w:rPr>
              <w:tab/>
            </w:r>
            <w:r>
              <w:rPr>
                <w:noProof/>
                <w:webHidden/>
              </w:rPr>
              <w:fldChar w:fldCharType="begin"/>
            </w:r>
            <w:r>
              <w:rPr>
                <w:noProof/>
                <w:webHidden/>
              </w:rPr>
              <w:instrText xml:space="preserve"> PAGEREF _Toc194567472 \h </w:instrText>
            </w:r>
          </w:ins>
          <w:r>
            <w:rPr>
              <w:noProof/>
              <w:webHidden/>
            </w:rPr>
          </w:r>
          <w:r>
            <w:rPr>
              <w:noProof/>
              <w:webHidden/>
            </w:rPr>
            <w:fldChar w:fldCharType="separate"/>
          </w:r>
          <w:ins w:id="59" w:author="Kit Double" w:date="2025-04-03T10:10:00Z" w16du:dateUtc="2025-04-02T23:10:00Z">
            <w:r>
              <w:rPr>
                <w:noProof/>
                <w:webHidden/>
              </w:rPr>
              <w:t>23</w:t>
            </w:r>
            <w:r>
              <w:rPr>
                <w:noProof/>
                <w:webHidden/>
              </w:rPr>
              <w:fldChar w:fldCharType="end"/>
            </w:r>
            <w:r w:rsidRPr="001D6DCE">
              <w:rPr>
                <w:rStyle w:val="Hyperlink"/>
                <w:noProof/>
              </w:rPr>
              <w:fldChar w:fldCharType="end"/>
            </w:r>
          </w:ins>
        </w:p>
        <w:p w14:paraId="4AA8DC43" w14:textId="1321975B" w:rsidR="00A94F2F" w:rsidRDefault="00A94F2F">
          <w:pPr>
            <w:pStyle w:val="TOC1"/>
            <w:tabs>
              <w:tab w:val="left" w:pos="600"/>
              <w:tab w:val="right" w:leader="dot" w:pos="9962"/>
            </w:tabs>
            <w:rPr>
              <w:ins w:id="60" w:author="Kit Double" w:date="2025-04-03T10:10:00Z" w16du:dateUtc="2025-04-02T23:10:00Z"/>
              <w:rFonts w:cstheme="minorBidi"/>
              <w:b w:val="0"/>
              <w:noProof/>
              <w:kern w:val="2"/>
              <w:lang w:val="en-AU" w:eastAsia="en-GB"/>
              <w14:ligatures w14:val="standardContextual"/>
            </w:rPr>
          </w:pPr>
          <w:ins w:id="61"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"_Toc194567473"</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21</w:t>
            </w:r>
            <w:r>
              <w:rPr>
                <w:rFonts w:cstheme="minorBidi"/>
                <w:b w:val="0"/>
                <w:noProof/>
                <w:kern w:val="2"/>
                <w:lang w:val="en-AU" w:eastAsia="en-GB"/>
                <w14:ligatures w14:val="standardContextual"/>
              </w:rPr>
              <w:tab/>
            </w:r>
            <w:r w:rsidRPr="001D6DCE">
              <w:rPr>
                <w:rStyle w:val="Hyperlink"/>
                <w:noProof/>
              </w:rPr>
              <w:t>Social Media Questionnaire</w:t>
            </w:r>
            <w:r>
              <w:rPr>
                <w:noProof/>
                <w:webHidden/>
              </w:rPr>
              <w:tab/>
            </w:r>
            <w:r>
              <w:rPr>
                <w:noProof/>
                <w:webHidden/>
              </w:rPr>
              <w:fldChar w:fldCharType="begin"/>
            </w:r>
            <w:r>
              <w:rPr>
                <w:noProof/>
                <w:webHidden/>
              </w:rPr>
              <w:instrText xml:space="preserve"> PAGEREF _Toc194567473 \h </w:instrText>
            </w:r>
          </w:ins>
          <w:r>
            <w:rPr>
              <w:noProof/>
              <w:webHidden/>
            </w:rPr>
          </w:r>
          <w:r>
            <w:rPr>
              <w:noProof/>
              <w:webHidden/>
            </w:rPr>
            <w:fldChar w:fldCharType="separate"/>
          </w:r>
          <w:ins w:id="62" w:author="Kit Double" w:date="2025-04-03T10:10:00Z" w16du:dateUtc="2025-04-02T23:10:00Z">
            <w:r>
              <w:rPr>
                <w:noProof/>
                <w:webHidden/>
              </w:rPr>
              <w:t>23</w:t>
            </w:r>
            <w:r>
              <w:rPr>
                <w:noProof/>
                <w:webHidden/>
              </w:rPr>
              <w:fldChar w:fldCharType="end"/>
            </w:r>
            <w:r w:rsidRPr="001D6DCE">
              <w:rPr>
                <w:rStyle w:val="Hyperlink"/>
                <w:noProof/>
              </w:rPr>
              <w:fldChar w:fldCharType="end"/>
            </w:r>
          </w:ins>
        </w:p>
        <w:p w14:paraId="4B16C0E5" w14:textId="08071789" w:rsidR="00A94F2F" w:rsidRDefault="00A94F2F">
          <w:pPr>
            <w:pStyle w:val="TOC1"/>
            <w:tabs>
              <w:tab w:val="left" w:pos="600"/>
              <w:tab w:val="right" w:leader="dot" w:pos="9962"/>
            </w:tabs>
            <w:rPr>
              <w:ins w:id="63" w:author="Kit Double" w:date="2025-04-03T10:10:00Z" w16du:dateUtc="2025-04-02T23:10:00Z"/>
              <w:rFonts w:cstheme="minorBidi"/>
              <w:b w:val="0"/>
              <w:noProof/>
              <w:kern w:val="2"/>
              <w:lang w:val="en-AU" w:eastAsia="en-GB"/>
              <w14:ligatures w14:val="standardContextual"/>
            </w:rPr>
          </w:pPr>
          <w:ins w:id="64"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"_Toc194567474"</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22</w:t>
            </w:r>
            <w:r>
              <w:rPr>
                <w:rFonts w:cstheme="minorBidi"/>
                <w:b w:val="0"/>
                <w:noProof/>
                <w:kern w:val="2"/>
                <w:lang w:val="en-AU" w:eastAsia="en-GB"/>
                <w14:ligatures w14:val="standardContextual"/>
              </w:rPr>
              <w:tab/>
            </w:r>
            <w:r w:rsidRPr="001D6DCE">
              <w:rPr>
                <w:rStyle w:val="Hyperlink"/>
                <w:noProof/>
              </w:rPr>
              <w:t>Mobile phone questionnaire</w:t>
            </w:r>
            <w:r>
              <w:rPr>
                <w:noProof/>
                <w:webHidden/>
              </w:rPr>
              <w:tab/>
            </w:r>
            <w:r>
              <w:rPr>
                <w:noProof/>
                <w:webHidden/>
              </w:rPr>
              <w:fldChar w:fldCharType="begin"/>
            </w:r>
            <w:r>
              <w:rPr>
                <w:noProof/>
                <w:webHidden/>
              </w:rPr>
              <w:instrText xml:space="preserve"> PAGEREF _Toc194567474 \h </w:instrText>
            </w:r>
          </w:ins>
          <w:r>
            <w:rPr>
              <w:noProof/>
              <w:webHidden/>
            </w:rPr>
          </w:r>
          <w:r>
            <w:rPr>
              <w:noProof/>
              <w:webHidden/>
            </w:rPr>
            <w:fldChar w:fldCharType="separate"/>
          </w:r>
          <w:ins w:id="65" w:author="Kit Double" w:date="2025-04-03T10:10:00Z" w16du:dateUtc="2025-04-02T23:10:00Z">
            <w:r>
              <w:rPr>
                <w:noProof/>
                <w:webHidden/>
              </w:rPr>
              <w:t>23</w:t>
            </w:r>
            <w:r>
              <w:rPr>
                <w:noProof/>
                <w:webHidden/>
              </w:rPr>
              <w:fldChar w:fldCharType="end"/>
            </w:r>
            <w:r w:rsidRPr="001D6DCE">
              <w:rPr>
                <w:rStyle w:val="Hyperlink"/>
                <w:noProof/>
              </w:rPr>
              <w:fldChar w:fldCharType="end"/>
            </w:r>
          </w:ins>
        </w:p>
        <w:p w14:paraId="42F2E0C4" w14:textId="229D17AD" w:rsidR="00A94F2F" w:rsidRDefault="00A94F2F">
          <w:pPr>
            <w:pStyle w:val="TOC1"/>
            <w:tabs>
              <w:tab w:val="left" w:pos="600"/>
              <w:tab w:val="right" w:leader="dot" w:pos="9962"/>
            </w:tabs>
            <w:rPr>
              <w:ins w:id="66" w:author="Kit Double" w:date="2025-04-03T10:10:00Z" w16du:dateUtc="2025-04-02T23:10:00Z"/>
              <w:rFonts w:cstheme="minorBidi"/>
              <w:b w:val="0"/>
              <w:noProof/>
              <w:kern w:val="2"/>
              <w:lang w:val="en-AU" w:eastAsia="en-GB"/>
              <w14:ligatures w14:val="standardContextual"/>
            </w:rPr>
          </w:pPr>
          <w:ins w:id="67"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"_Toc194567475"</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lang w:val="en-AU"/>
              </w:rPr>
              <w:t>23</w:t>
            </w:r>
            <w:r>
              <w:rPr>
                <w:rFonts w:cstheme="minorBidi"/>
                <w:b w:val="0"/>
                <w:noProof/>
                <w:kern w:val="2"/>
                <w:lang w:val="en-AU" w:eastAsia="en-GB"/>
                <w14:ligatures w14:val="standardContextual"/>
              </w:rPr>
              <w:tab/>
            </w:r>
            <w:r w:rsidRPr="001D6DCE">
              <w:rPr>
                <w:rStyle w:val="Hyperlink"/>
                <w:noProof/>
                <w:lang w:val="en-AU"/>
              </w:rPr>
              <w:t>SOCIAL NETWORK SCALE</w:t>
            </w:r>
            <w:r>
              <w:rPr>
                <w:noProof/>
                <w:webHidden/>
              </w:rPr>
              <w:tab/>
            </w:r>
            <w:r>
              <w:rPr>
                <w:noProof/>
                <w:webHidden/>
              </w:rPr>
              <w:fldChar w:fldCharType="begin"/>
            </w:r>
            <w:r>
              <w:rPr>
                <w:noProof/>
                <w:webHidden/>
              </w:rPr>
              <w:instrText xml:space="preserve"> PAGEREF _Toc194567475 \h </w:instrText>
            </w:r>
          </w:ins>
          <w:r>
            <w:rPr>
              <w:noProof/>
              <w:webHidden/>
            </w:rPr>
          </w:r>
          <w:r>
            <w:rPr>
              <w:noProof/>
              <w:webHidden/>
            </w:rPr>
            <w:fldChar w:fldCharType="separate"/>
          </w:r>
          <w:ins w:id="68" w:author="Kit Double" w:date="2025-04-03T10:10:00Z" w16du:dateUtc="2025-04-02T23:10:00Z">
            <w:r>
              <w:rPr>
                <w:noProof/>
                <w:webHidden/>
              </w:rPr>
              <w:t>23</w:t>
            </w:r>
            <w:r>
              <w:rPr>
                <w:noProof/>
                <w:webHidden/>
              </w:rPr>
              <w:fldChar w:fldCharType="end"/>
            </w:r>
            <w:r w:rsidRPr="001D6DCE">
              <w:rPr>
                <w:rStyle w:val="Hyperlink"/>
                <w:noProof/>
              </w:rPr>
              <w:fldChar w:fldCharType="end"/>
            </w:r>
          </w:ins>
        </w:p>
        <w:p w14:paraId="7AA5954B" w14:textId="0A88B4CF" w:rsidR="00A94F2F" w:rsidRDefault="00A94F2F">
          <w:pPr>
            <w:pStyle w:val="TOC1"/>
            <w:tabs>
              <w:tab w:val="left" w:pos="600"/>
              <w:tab w:val="right" w:leader="dot" w:pos="9962"/>
            </w:tabs>
            <w:rPr>
              <w:ins w:id="69" w:author="Kit Double" w:date="2025-04-03T10:10:00Z" w16du:dateUtc="2025-04-02T23:10:00Z"/>
              <w:rFonts w:cstheme="minorBidi"/>
              <w:b w:val="0"/>
              <w:noProof/>
              <w:kern w:val="2"/>
              <w:lang w:val="en-AU" w:eastAsia="en-GB"/>
              <w14:ligatures w14:val="standardContextual"/>
            </w:rPr>
          </w:pPr>
          <w:ins w:id="70"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"_Toc194567476"</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lang w:val="en-AU"/>
              </w:rPr>
              <w:t>24</w:t>
            </w:r>
            <w:r>
              <w:rPr>
                <w:rFonts w:cstheme="minorBidi"/>
                <w:b w:val="0"/>
                <w:noProof/>
                <w:kern w:val="2"/>
                <w:lang w:val="en-AU" w:eastAsia="en-GB"/>
                <w14:ligatures w14:val="standardContextual"/>
              </w:rPr>
              <w:tab/>
            </w:r>
            <w:r w:rsidRPr="001D6DCE">
              <w:rPr>
                <w:rStyle w:val="Hyperlink"/>
                <w:noProof/>
                <w:lang w:val="en-AU"/>
              </w:rPr>
              <w:t>Sociability Scale</w:t>
            </w:r>
            <w:r>
              <w:rPr>
                <w:noProof/>
                <w:webHidden/>
              </w:rPr>
              <w:tab/>
            </w:r>
            <w:r>
              <w:rPr>
                <w:noProof/>
                <w:webHidden/>
              </w:rPr>
              <w:fldChar w:fldCharType="begin"/>
            </w:r>
            <w:r>
              <w:rPr>
                <w:noProof/>
                <w:webHidden/>
              </w:rPr>
              <w:instrText xml:space="preserve"> PAGEREF _Toc194567476 \h </w:instrText>
            </w:r>
          </w:ins>
          <w:r>
            <w:rPr>
              <w:noProof/>
              <w:webHidden/>
            </w:rPr>
          </w:r>
          <w:r>
            <w:rPr>
              <w:noProof/>
              <w:webHidden/>
            </w:rPr>
            <w:fldChar w:fldCharType="separate"/>
          </w:r>
          <w:ins w:id="71" w:author="Kit Double" w:date="2025-04-03T10:10:00Z" w16du:dateUtc="2025-04-02T23:10:00Z">
            <w:r>
              <w:rPr>
                <w:noProof/>
                <w:webHidden/>
              </w:rPr>
              <w:t>24</w:t>
            </w:r>
            <w:r>
              <w:rPr>
                <w:noProof/>
                <w:webHidden/>
              </w:rPr>
              <w:fldChar w:fldCharType="end"/>
            </w:r>
            <w:r w:rsidRPr="001D6DCE">
              <w:rPr>
                <w:rStyle w:val="Hyperlink"/>
                <w:noProof/>
              </w:rPr>
              <w:fldChar w:fldCharType="end"/>
            </w:r>
          </w:ins>
        </w:p>
        <w:p w14:paraId="3D5D5322" w14:textId="6FC0C3D9" w:rsidR="00A94F2F" w:rsidRDefault="00A94F2F">
          <w:pPr>
            <w:pStyle w:val="TOC1"/>
            <w:tabs>
              <w:tab w:val="left" w:pos="600"/>
              <w:tab w:val="right" w:leader="dot" w:pos="9962"/>
            </w:tabs>
            <w:rPr>
              <w:ins w:id="72" w:author="Kit Double" w:date="2025-04-03T10:10:00Z" w16du:dateUtc="2025-04-02T23:10:00Z"/>
              <w:rFonts w:cstheme="minorBidi"/>
              <w:b w:val="0"/>
              <w:noProof/>
              <w:kern w:val="2"/>
              <w:lang w:val="en-AU" w:eastAsia="en-GB"/>
              <w14:ligatures w14:val="standardContextual"/>
            </w:rPr>
          </w:pPr>
          <w:ins w:id="73"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"_Toc194567477"</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lang w:val="en-AU"/>
              </w:rPr>
              <w:t>25</w:t>
            </w:r>
            <w:r>
              <w:rPr>
                <w:rFonts w:cstheme="minorBidi"/>
                <w:b w:val="0"/>
                <w:noProof/>
                <w:kern w:val="2"/>
                <w:lang w:val="en-AU" w:eastAsia="en-GB"/>
                <w14:ligatures w14:val="standardContextual"/>
              </w:rPr>
              <w:tab/>
            </w:r>
            <w:r w:rsidRPr="001D6DCE">
              <w:rPr>
                <w:rStyle w:val="Hyperlink"/>
                <w:noProof/>
                <w:lang w:val="en-AU"/>
              </w:rPr>
              <w:t>Self-Rated Emotional Intelligence Scale</w:t>
            </w:r>
            <w:r>
              <w:rPr>
                <w:noProof/>
                <w:webHidden/>
              </w:rPr>
              <w:tab/>
            </w:r>
            <w:r>
              <w:rPr>
                <w:noProof/>
                <w:webHidden/>
              </w:rPr>
              <w:fldChar w:fldCharType="begin"/>
            </w:r>
            <w:r>
              <w:rPr>
                <w:noProof/>
                <w:webHidden/>
              </w:rPr>
              <w:instrText xml:space="preserve"> PAGEREF _Toc194567477 \h </w:instrText>
            </w:r>
          </w:ins>
          <w:r>
            <w:rPr>
              <w:noProof/>
              <w:webHidden/>
            </w:rPr>
          </w:r>
          <w:r>
            <w:rPr>
              <w:noProof/>
              <w:webHidden/>
            </w:rPr>
            <w:fldChar w:fldCharType="separate"/>
          </w:r>
          <w:ins w:id="74" w:author="Kit Double" w:date="2025-04-03T10:10:00Z" w16du:dateUtc="2025-04-02T23:10:00Z">
            <w:r>
              <w:rPr>
                <w:noProof/>
                <w:webHidden/>
              </w:rPr>
              <w:t>24</w:t>
            </w:r>
            <w:r>
              <w:rPr>
                <w:noProof/>
                <w:webHidden/>
              </w:rPr>
              <w:fldChar w:fldCharType="end"/>
            </w:r>
            <w:r w:rsidRPr="001D6DCE">
              <w:rPr>
                <w:rStyle w:val="Hyperlink"/>
                <w:noProof/>
              </w:rPr>
              <w:fldChar w:fldCharType="end"/>
            </w:r>
          </w:ins>
        </w:p>
        <w:p w14:paraId="404B26FA" w14:textId="32935278" w:rsidR="00A94F2F" w:rsidRDefault="00A94F2F">
          <w:pPr>
            <w:pStyle w:val="TOC1"/>
            <w:tabs>
              <w:tab w:val="left" w:pos="600"/>
              <w:tab w:val="right" w:leader="dot" w:pos="9962"/>
            </w:tabs>
            <w:rPr>
              <w:ins w:id="75" w:author="Kit Double" w:date="2025-04-03T10:10:00Z" w16du:dateUtc="2025-04-02T23:10:00Z"/>
              <w:rFonts w:cstheme="minorBidi"/>
              <w:b w:val="0"/>
              <w:noProof/>
              <w:kern w:val="2"/>
              <w:lang w:val="en-AU" w:eastAsia="en-GB"/>
              <w14:ligatures w14:val="standardContextual"/>
            </w:rPr>
          </w:pPr>
          <w:ins w:id="76"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"_Toc194567478"</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lang w:val="en-GB"/>
              </w:rPr>
              <w:t>26</w:t>
            </w:r>
            <w:r>
              <w:rPr>
                <w:rFonts w:cstheme="minorBidi"/>
                <w:b w:val="0"/>
                <w:noProof/>
                <w:kern w:val="2"/>
                <w:lang w:val="en-AU" w:eastAsia="en-GB"/>
                <w14:ligatures w14:val="standardContextual"/>
              </w:rPr>
              <w:tab/>
            </w:r>
            <w:r w:rsidRPr="001D6DCE">
              <w:rPr>
                <w:rStyle w:val="Hyperlink"/>
                <w:noProof/>
                <w:lang w:val="en-GB"/>
              </w:rPr>
              <w:t>The Profile of Emotional Competence</w:t>
            </w:r>
            <w:r>
              <w:rPr>
                <w:noProof/>
                <w:webHidden/>
              </w:rPr>
              <w:tab/>
            </w:r>
            <w:r>
              <w:rPr>
                <w:noProof/>
                <w:webHidden/>
              </w:rPr>
              <w:fldChar w:fldCharType="begin"/>
            </w:r>
            <w:r>
              <w:rPr>
                <w:noProof/>
                <w:webHidden/>
              </w:rPr>
              <w:instrText xml:space="preserve"> PAGEREF _Toc194567478 \h </w:instrText>
            </w:r>
          </w:ins>
          <w:r>
            <w:rPr>
              <w:noProof/>
              <w:webHidden/>
            </w:rPr>
          </w:r>
          <w:r>
            <w:rPr>
              <w:noProof/>
              <w:webHidden/>
            </w:rPr>
            <w:fldChar w:fldCharType="separate"/>
          </w:r>
          <w:ins w:id="77" w:author="Kit Double" w:date="2025-04-03T10:10:00Z" w16du:dateUtc="2025-04-02T23:10:00Z">
            <w:r>
              <w:rPr>
                <w:noProof/>
                <w:webHidden/>
              </w:rPr>
              <w:t>25</w:t>
            </w:r>
            <w:r>
              <w:rPr>
                <w:noProof/>
                <w:webHidden/>
              </w:rPr>
              <w:fldChar w:fldCharType="end"/>
            </w:r>
            <w:r w:rsidRPr="001D6DCE">
              <w:rPr>
                <w:rStyle w:val="Hyperlink"/>
                <w:noProof/>
              </w:rPr>
              <w:fldChar w:fldCharType="end"/>
            </w:r>
          </w:ins>
        </w:p>
        <w:p w14:paraId="1E2326AE" w14:textId="6E5FC547" w:rsidR="00A94F2F" w:rsidRDefault="00A94F2F">
          <w:pPr>
            <w:pStyle w:val="TOC1"/>
            <w:tabs>
              <w:tab w:val="left" w:pos="600"/>
              <w:tab w:val="right" w:leader="dot" w:pos="9962"/>
            </w:tabs>
            <w:rPr>
              <w:ins w:id="78" w:author="Kit Double" w:date="2025-04-03T10:10:00Z" w16du:dateUtc="2025-04-02T23:10:00Z"/>
              <w:rFonts w:cstheme="minorBidi"/>
              <w:b w:val="0"/>
              <w:noProof/>
              <w:kern w:val="2"/>
              <w:lang w:val="en-AU" w:eastAsia="en-GB"/>
              <w14:ligatures w14:val="standardContextual"/>
            </w:rPr>
          </w:pPr>
          <w:ins w:id="79" w:author="Kit Double" w:date="2025-04-03T10:10:00Z" w16du:dateUtc="2025-04-02T23:10:00Z">
            <w:r w:rsidRPr="001D6DCE">
              <w:rPr>
                <w:rStyle w:val="Hyperlink"/>
                <w:noProof/>
              </w:rPr>
              <w:fldChar w:fldCharType="begin"/>
            </w:r>
            <w:r w:rsidRPr="001D6DCE">
              <w:rPr>
                <w:rStyle w:val="Hyperlink"/>
                <w:noProof/>
              </w:rPr>
              <w:instrText xml:space="preserve"> </w:instrText>
            </w:r>
            <w:r>
              <w:rPr>
                <w:noProof/>
              </w:rPr>
              <w:instrText>HYPERLINK \l "_Toc194567479"</w:instrText>
            </w:r>
            <w:r w:rsidRPr="001D6DCE">
              <w:rPr>
                <w:rStyle w:val="Hyperlink"/>
                <w:noProof/>
              </w:rPr>
              <w:instrText xml:space="preserve"> </w:instrText>
            </w:r>
            <w:r w:rsidRPr="001D6DCE">
              <w:rPr>
                <w:rStyle w:val="Hyperlink"/>
                <w:noProof/>
              </w:rPr>
            </w:r>
            <w:r w:rsidRPr="001D6DCE">
              <w:rPr>
                <w:rStyle w:val="Hyperlink"/>
                <w:noProof/>
              </w:rPr>
              <w:fldChar w:fldCharType="separate"/>
            </w:r>
            <w:r w:rsidRPr="001D6DCE">
              <w:rPr>
                <w:rStyle w:val="Hyperlink"/>
                <w:noProof/>
              </w:rPr>
              <w:t>27</w:t>
            </w:r>
            <w:r>
              <w:rPr>
                <w:rFonts w:cstheme="minorBidi"/>
                <w:b w:val="0"/>
                <w:noProof/>
                <w:kern w:val="2"/>
                <w:lang w:val="en-AU" w:eastAsia="en-GB"/>
                <w14:ligatures w14:val="standardContextual"/>
              </w:rPr>
              <w:tab/>
            </w:r>
            <w:r w:rsidRPr="001D6DCE">
              <w:rPr>
                <w:rStyle w:val="Hyperlink"/>
                <w:noProof/>
              </w:rPr>
              <w:t>Metacognitive Monitoring Scale</w:t>
            </w:r>
            <w:r>
              <w:rPr>
                <w:noProof/>
                <w:webHidden/>
              </w:rPr>
              <w:tab/>
            </w:r>
            <w:r>
              <w:rPr>
                <w:noProof/>
                <w:webHidden/>
              </w:rPr>
              <w:fldChar w:fldCharType="begin"/>
            </w:r>
            <w:r>
              <w:rPr>
                <w:noProof/>
                <w:webHidden/>
              </w:rPr>
              <w:instrText xml:space="preserve"> PAGEREF _Toc194567479 \h </w:instrText>
            </w:r>
          </w:ins>
          <w:r>
            <w:rPr>
              <w:noProof/>
              <w:webHidden/>
            </w:rPr>
          </w:r>
          <w:r>
            <w:rPr>
              <w:noProof/>
              <w:webHidden/>
            </w:rPr>
            <w:fldChar w:fldCharType="separate"/>
          </w:r>
          <w:ins w:id="80" w:author="Kit Double" w:date="2025-04-03T10:10:00Z" w16du:dateUtc="2025-04-02T23:10:00Z">
            <w:r>
              <w:rPr>
                <w:noProof/>
                <w:webHidden/>
              </w:rPr>
              <w:t>26</w:t>
            </w:r>
            <w:r>
              <w:rPr>
                <w:noProof/>
                <w:webHidden/>
              </w:rPr>
              <w:fldChar w:fldCharType="end"/>
            </w:r>
            <w:r w:rsidRPr="001D6DCE">
              <w:rPr>
                <w:rStyle w:val="Hyperlink"/>
                <w:noProof/>
              </w:rPr>
              <w:fldChar w:fldCharType="end"/>
            </w:r>
          </w:ins>
        </w:p>
        <w:p w14:paraId="2F50D706" w14:textId="458F9D3A" w:rsidR="00B10059" w:rsidDel="002622F5" w:rsidRDefault="00B10059">
          <w:pPr>
            <w:pStyle w:val="TOC1"/>
            <w:tabs>
              <w:tab w:val="left" w:pos="400"/>
              <w:tab w:val="right" w:leader="dot" w:pos="9962"/>
            </w:tabs>
            <w:rPr>
              <w:del w:id="81" w:author="Kit Double" w:date="2025-04-03T10:10:00Z" w16du:dateUtc="2025-04-02T23:10:00Z"/>
              <w:rFonts w:cstheme="minorBidi"/>
              <w:b w:val="0"/>
              <w:noProof/>
              <w:kern w:val="2"/>
              <w:lang w:val="en-AU" w:eastAsia="en-GB"/>
              <w14:ligatures w14:val="standardContextual"/>
            </w:rPr>
          </w:pPr>
          <w:del w:id="82" w:author="Kit Double" w:date="2025-04-03T10:10:00Z" w16du:dateUtc="2025-04-02T23:10:00Z">
            <w:r w:rsidRPr="002622F5" w:rsidDel="002622F5">
              <w:rPr>
                <w:rPrChange w:id="83" w:author="Kit Double" w:date="2025-04-03T10:10:00Z" w16du:dateUtc="2025-04-02T23:10:00Z">
                  <w:rPr>
                    <w:rStyle w:val="Hyperlink"/>
                    <w:b w:val="0"/>
                    <w:noProof/>
                  </w:rPr>
                </w:rPrChange>
              </w:rPr>
              <w:delText>1</w:delText>
            </w:r>
            <w:r w:rsidDel="002622F5">
              <w:rPr>
                <w:rFonts w:cstheme="minorBidi"/>
                <w:b w:val="0"/>
                <w:noProof/>
                <w:kern w:val="2"/>
                <w:lang w:val="en-AU" w:eastAsia="en-GB"/>
                <w14:ligatures w14:val="standardContextual"/>
              </w:rPr>
              <w:tab/>
            </w:r>
            <w:r w:rsidRPr="002622F5" w:rsidDel="002622F5">
              <w:rPr>
                <w:rPrChange w:id="84" w:author="Kit Double" w:date="2025-04-03T10:10:00Z" w16du:dateUtc="2025-04-02T23:10:00Z">
                  <w:rPr>
                    <w:rStyle w:val="Hyperlink"/>
                    <w:b w:val="0"/>
                    <w:noProof/>
                  </w:rPr>
                </w:rPrChange>
              </w:rPr>
              <w:delText>Demographic Questionnaire</w:delText>
            </w:r>
            <w:r w:rsidDel="002622F5">
              <w:rPr>
                <w:noProof/>
                <w:webHidden/>
              </w:rPr>
              <w:tab/>
              <w:delText>2</w:delText>
            </w:r>
          </w:del>
        </w:p>
        <w:p w14:paraId="4B55C55D" w14:textId="2C1E02E9" w:rsidR="00B10059" w:rsidDel="002622F5" w:rsidRDefault="00B10059">
          <w:pPr>
            <w:pStyle w:val="TOC1"/>
            <w:tabs>
              <w:tab w:val="left" w:pos="400"/>
              <w:tab w:val="right" w:leader="dot" w:pos="9962"/>
            </w:tabs>
            <w:rPr>
              <w:del w:id="85" w:author="Kit Double" w:date="2025-04-03T10:10:00Z" w16du:dateUtc="2025-04-02T23:10:00Z"/>
              <w:rFonts w:cstheme="minorBidi"/>
              <w:b w:val="0"/>
              <w:noProof/>
              <w:kern w:val="2"/>
              <w:lang w:val="en-AU" w:eastAsia="en-GB"/>
              <w14:ligatures w14:val="standardContextual"/>
            </w:rPr>
          </w:pPr>
          <w:del w:id="86" w:author="Kit Double" w:date="2025-04-03T10:10:00Z" w16du:dateUtc="2025-04-02T23:10:00Z">
            <w:r w:rsidRPr="002622F5" w:rsidDel="002622F5">
              <w:rPr>
                <w:rPrChange w:id="87" w:author="Kit Double" w:date="2025-04-03T10:10:00Z" w16du:dateUtc="2025-04-02T23:10:00Z">
                  <w:rPr>
                    <w:rStyle w:val="Hyperlink"/>
                    <w:b w:val="0"/>
                    <w:noProof/>
                  </w:rPr>
                </w:rPrChange>
              </w:rPr>
              <w:delText>2</w:delText>
            </w:r>
            <w:r w:rsidDel="002622F5">
              <w:rPr>
                <w:rFonts w:cstheme="minorBidi"/>
                <w:b w:val="0"/>
                <w:noProof/>
                <w:kern w:val="2"/>
                <w:lang w:val="en-AU" w:eastAsia="en-GB"/>
                <w14:ligatures w14:val="standardContextual"/>
              </w:rPr>
              <w:tab/>
            </w:r>
            <w:r w:rsidRPr="002622F5" w:rsidDel="002622F5">
              <w:rPr>
                <w:rPrChange w:id="88" w:author="Kit Double" w:date="2025-04-03T10:10:00Z" w16du:dateUtc="2025-04-02T23:10:00Z">
                  <w:rPr>
                    <w:rStyle w:val="Hyperlink"/>
                    <w:b w:val="0"/>
                    <w:noProof/>
                  </w:rPr>
                </w:rPrChange>
              </w:rPr>
              <w:delText>Implicit Theories Of Personality</w:delText>
            </w:r>
            <w:r w:rsidDel="002622F5">
              <w:rPr>
                <w:noProof/>
                <w:webHidden/>
              </w:rPr>
              <w:tab/>
              <w:delText>3</w:delText>
            </w:r>
          </w:del>
        </w:p>
        <w:p w14:paraId="348165DD" w14:textId="1A7478A3" w:rsidR="00B10059" w:rsidDel="002622F5" w:rsidRDefault="00B10059">
          <w:pPr>
            <w:pStyle w:val="TOC1"/>
            <w:tabs>
              <w:tab w:val="left" w:pos="400"/>
              <w:tab w:val="right" w:leader="dot" w:pos="9962"/>
            </w:tabs>
            <w:rPr>
              <w:del w:id="89" w:author="Kit Double" w:date="2025-04-03T10:10:00Z" w16du:dateUtc="2025-04-02T23:10:00Z"/>
              <w:rFonts w:cstheme="minorBidi"/>
              <w:b w:val="0"/>
              <w:noProof/>
              <w:kern w:val="2"/>
              <w:lang w:val="en-AU" w:eastAsia="en-GB"/>
              <w14:ligatures w14:val="standardContextual"/>
            </w:rPr>
          </w:pPr>
          <w:del w:id="90" w:author="Kit Double" w:date="2025-04-03T10:10:00Z" w16du:dateUtc="2025-04-02T23:10:00Z">
            <w:r w:rsidRPr="002622F5" w:rsidDel="002622F5">
              <w:rPr>
                <w:rPrChange w:id="91" w:author="Kit Double" w:date="2025-04-03T10:10:00Z" w16du:dateUtc="2025-04-02T23:10:00Z">
                  <w:rPr>
                    <w:rStyle w:val="Hyperlink"/>
                    <w:b w:val="0"/>
                    <w:noProof/>
                  </w:rPr>
                </w:rPrChange>
              </w:rPr>
              <w:delText>3</w:delText>
            </w:r>
            <w:r w:rsidDel="002622F5">
              <w:rPr>
                <w:rFonts w:cstheme="minorBidi"/>
                <w:b w:val="0"/>
                <w:noProof/>
                <w:kern w:val="2"/>
                <w:lang w:val="en-AU" w:eastAsia="en-GB"/>
                <w14:ligatures w14:val="standardContextual"/>
              </w:rPr>
              <w:tab/>
            </w:r>
            <w:r w:rsidRPr="002622F5" w:rsidDel="002622F5">
              <w:rPr>
                <w:rPrChange w:id="92" w:author="Kit Double" w:date="2025-04-03T10:10:00Z" w16du:dateUtc="2025-04-02T23:10:00Z">
                  <w:rPr>
                    <w:rStyle w:val="Hyperlink"/>
                    <w:b w:val="0"/>
                    <w:noProof/>
                  </w:rPr>
                </w:rPrChange>
              </w:rPr>
              <w:delText>Implicit Theories Of Intelligence</w:delText>
            </w:r>
            <w:r w:rsidDel="002622F5">
              <w:rPr>
                <w:noProof/>
                <w:webHidden/>
              </w:rPr>
              <w:tab/>
              <w:delText>4</w:delText>
            </w:r>
          </w:del>
        </w:p>
        <w:p w14:paraId="632DAA65" w14:textId="324C28B2" w:rsidR="00B10059" w:rsidDel="002622F5" w:rsidRDefault="00B10059">
          <w:pPr>
            <w:pStyle w:val="TOC1"/>
            <w:tabs>
              <w:tab w:val="left" w:pos="400"/>
              <w:tab w:val="right" w:leader="dot" w:pos="9962"/>
            </w:tabs>
            <w:rPr>
              <w:del w:id="93" w:author="Kit Double" w:date="2025-04-03T10:10:00Z" w16du:dateUtc="2025-04-02T23:10:00Z"/>
              <w:rFonts w:cstheme="minorBidi"/>
              <w:b w:val="0"/>
              <w:noProof/>
              <w:kern w:val="2"/>
              <w:lang w:val="en-AU" w:eastAsia="en-GB"/>
              <w14:ligatures w14:val="standardContextual"/>
            </w:rPr>
          </w:pPr>
          <w:del w:id="94" w:author="Kit Double" w:date="2025-04-03T10:10:00Z" w16du:dateUtc="2025-04-02T23:10:00Z">
            <w:r w:rsidRPr="002622F5" w:rsidDel="002622F5">
              <w:rPr>
                <w:rPrChange w:id="95" w:author="Kit Double" w:date="2025-04-03T10:10:00Z" w16du:dateUtc="2025-04-02T23:10:00Z">
                  <w:rPr>
                    <w:rStyle w:val="Hyperlink"/>
                    <w:b w:val="0"/>
                    <w:noProof/>
                  </w:rPr>
                </w:rPrChange>
              </w:rPr>
              <w:delText>4</w:delText>
            </w:r>
            <w:r w:rsidDel="002622F5">
              <w:rPr>
                <w:rFonts w:cstheme="minorBidi"/>
                <w:b w:val="0"/>
                <w:noProof/>
                <w:kern w:val="2"/>
                <w:lang w:val="en-AU" w:eastAsia="en-GB"/>
                <w14:ligatures w14:val="standardContextual"/>
              </w:rPr>
              <w:tab/>
            </w:r>
            <w:r w:rsidRPr="002622F5" w:rsidDel="002622F5">
              <w:rPr>
                <w:rPrChange w:id="96" w:author="Kit Double" w:date="2025-04-03T10:10:00Z" w16du:dateUtc="2025-04-02T23:10:00Z">
                  <w:rPr>
                    <w:rStyle w:val="Hyperlink"/>
                    <w:b w:val="0"/>
                    <w:noProof/>
                  </w:rPr>
                </w:rPrChange>
              </w:rPr>
              <w:delText>Need For Cognition</w:delText>
            </w:r>
            <w:r w:rsidDel="002622F5">
              <w:rPr>
                <w:noProof/>
                <w:webHidden/>
              </w:rPr>
              <w:tab/>
              <w:delText>4</w:delText>
            </w:r>
          </w:del>
        </w:p>
        <w:p w14:paraId="69EEE019" w14:textId="266C7965" w:rsidR="00B10059" w:rsidDel="002622F5" w:rsidRDefault="00B10059">
          <w:pPr>
            <w:pStyle w:val="TOC1"/>
            <w:tabs>
              <w:tab w:val="left" w:pos="400"/>
              <w:tab w:val="right" w:leader="dot" w:pos="9962"/>
            </w:tabs>
            <w:rPr>
              <w:del w:id="97" w:author="Kit Double" w:date="2025-04-03T10:10:00Z" w16du:dateUtc="2025-04-02T23:10:00Z"/>
              <w:rFonts w:cstheme="minorBidi"/>
              <w:b w:val="0"/>
              <w:noProof/>
              <w:kern w:val="2"/>
              <w:lang w:val="en-AU" w:eastAsia="en-GB"/>
              <w14:ligatures w14:val="standardContextual"/>
            </w:rPr>
          </w:pPr>
          <w:del w:id="98" w:author="Kit Double" w:date="2025-04-03T10:10:00Z" w16du:dateUtc="2025-04-02T23:10:00Z">
            <w:r w:rsidRPr="002622F5" w:rsidDel="002622F5">
              <w:rPr>
                <w:rPrChange w:id="99" w:author="Kit Double" w:date="2025-04-03T10:10:00Z" w16du:dateUtc="2025-04-02T23:10:00Z">
                  <w:rPr>
                    <w:rStyle w:val="Hyperlink"/>
                    <w:b w:val="0"/>
                    <w:noProof/>
                  </w:rPr>
                </w:rPrChange>
              </w:rPr>
              <w:delText>5</w:delText>
            </w:r>
            <w:r w:rsidDel="002622F5">
              <w:rPr>
                <w:rFonts w:cstheme="minorBidi"/>
                <w:b w:val="0"/>
                <w:noProof/>
                <w:kern w:val="2"/>
                <w:lang w:val="en-AU" w:eastAsia="en-GB"/>
                <w14:ligatures w14:val="standardContextual"/>
              </w:rPr>
              <w:tab/>
            </w:r>
            <w:r w:rsidRPr="002622F5" w:rsidDel="002622F5">
              <w:rPr>
                <w:rPrChange w:id="100" w:author="Kit Double" w:date="2025-04-03T10:10:00Z" w16du:dateUtc="2025-04-02T23:10:00Z">
                  <w:rPr>
                    <w:rStyle w:val="Hyperlink"/>
                    <w:b w:val="0"/>
                    <w:noProof/>
                  </w:rPr>
                </w:rPrChange>
              </w:rPr>
              <w:delText>Goal Orientation</w:delText>
            </w:r>
            <w:r w:rsidDel="002622F5">
              <w:rPr>
                <w:noProof/>
                <w:webHidden/>
              </w:rPr>
              <w:tab/>
              <w:delText>4</w:delText>
            </w:r>
          </w:del>
        </w:p>
        <w:p w14:paraId="0C17FF25" w14:textId="6553D7A1" w:rsidR="00B10059" w:rsidDel="002622F5" w:rsidRDefault="00B10059">
          <w:pPr>
            <w:pStyle w:val="TOC1"/>
            <w:tabs>
              <w:tab w:val="left" w:pos="400"/>
              <w:tab w:val="right" w:leader="dot" w:pos="9962"/>
            </w:tabs>
            <w:rPr>
              <w:del w:id="101" w:author="Kit Double" w:date="2025-04-03T10:10:00Z" w16du:dateUtc="2025-04-02T23:10:00Z"/>
              <w:rFonts w:cstheme="minorBidi"/>
              <w:b w:val="0"/>
              <w:noProof/>
              <w:kern w:val="2"/>
              <w:lang w:val="en-AU" w:eastAsia="en-GB"/>
              <w14:ligatures w14:val="standardContextual"/>
            </w:rPr>
          </w:pPr>
          <w:del w:id="102" w:author="Kit Double" w:date="2025-04-03T10:10:00Z" w16du:dateUtc="2025-04-02T23:10:00Z">
            <w:r w:rsidRPr="002622F5" w:rsidDel="002622F5">
              <w:rPr>
                <w:rPrChange w:id="103" w:author="Kit Double" w:date="2025-04-03T10:10:00Z" w16du:dateUtc="2025-04-02T23:10:00Z">
                  <w:rPr>
                    <w:rStyle w:val="Hyperlink"/>
                    <w:b w:val="0"/>
                    <w:noProof/>
                  </w:rPr>
                </w:rPrChange>
              </w:rPr>
              <w:delText>6</w:delText>
            </w:r>
            <w:r w:rsidDel="002622F5">
              <w:rPr>
                <w:rFonts w:cstheme="minorBidi"/>
                <w:b w:val="0"/>
                <w:noProof/>
                <w:kern w:val="2"/>
                <w:lang w:val="en-AU" w:eastAsia="en-GB"/>
                <w14:ligatures w14:val="standardContextual"/>
              </w:rPr>
              <w:tab/>
            </w:r>
            <w:r w:rsidRPr="002622F5" w:rsidDel="002622F5">
              <w:rPr>
                <w:rPrChange w:id="104" w:author="Kit Double" w:date="2025-04-03T10:10:00Z" w16du:dateUtc="2025-04-02T23:10:00Z">
                  <w:rPr>
                    <w:rStyle w:val="Hyperlink"/>
                    <w:b w:val="0"/>
                    <w:noProof/>
                  </w:rPr>
                </w:rPrChange>
              </w:rPr>
              <w:delText>Memory And Reasoning Self Concept</w:delText>
            </w:r>
            <w:r w:rsidDel="002622F5">
              <w:rPr>
                <w:noProof/>
                <w:webHidden/>
              </w:rPr>
              <w:tab/>
              <w:delText>5</w:delText>
            </w:r>
          </w:del>
        </w:p>
        <w:p w14:paraId="0FA3DCAD" w14:textId="02F93CA6" w:rsidR="00B10059" w:rsidDel="002622F5" w:rsidRDefault="00B10059">
          <w:pPr>
            <w:pStyle w:val="TOC1"/>
            <w:tabs>
              <w:tab w:val="left" w:pos="400"/>
              <w:tab w:val="right" w:leader="dot" w:pos="9962"/>
            </w:tabs>
            <w:rPr>
              <w:del w:id="105" w:author="Kit Double" w:date="2025-04-03T10:10:00Z" w16du:dateUtc="2025-04-02T23:10:00Z"/>
              <w:rFonts w:cstheme="minorBidi"/>
              <w:b w:val="0"/>
              <w:noProof/>
              <w:kern w:val="2"/>
              <w:lang w:val="en-AU" w:eastAsia="en-GB"/>
              <w14:ligatures w14:val="standardContextual"/>
            </w:rPr>
          </w:pPr>
          <w:del w:id="106" w:author="Kit Double" w:date="2025-04-03T10:10:00Z" w16du:dateUtc="2025-04-02T23:10:00Z">
            <w:r w:rsidRPr="002622F5" w:rsidDel="002622F5">
              <w:rPr>
                <w:rPrChange w:id="107" w:author="Kit Double" w:date="2025-04-03T10:10:00Z" w16du:dateUtc="2025-04-02T23:10:00Z">
                  <w:rPr>
                    <w:rStyle w:val="Hyperlink"/>
                    <w:b w:val="0"/>
                    <w:noProof/>
                  </w:rPr>
                </w:rPrChange>
              </w:rPr>
              <w:delText>7</w:delText>
            </w:r>
            <w:r w:rsidDel="002622F5">
              <w:rPr>
                <w:rFonts w:cstheme="minorBidi"/>
                <w:b w:val="0"/>
                <w:noProof/>
                <w:kern w:val="2"/>
                <w:lang w:val="en-AU" w:eastAsia="en-GB"/>
                <w14:ligatures w14:val="standardContextual"/>
              </w:rPr>
              <w:tab/>
            </w:r>
            <w:r w:rsidRPr="002622F5" w:rsidDel="002622F5">
              <w:rPr>
                <w:rPrChange w:id="108" w:author="Kit Double" w:date="2025-04-03T10:10:00Z" w16du:dateUtc="2025-04-02T23:10:00Z">
                  <w:rPr>
                    <w:rStyle w:val="Hyperlink"/>
                    <w:b w:val="0"/>
                    <w:noProof/>
                  </w:rPr>
                </w:rPrChange>
              </w:rPr>
              <w:delText>Big Five Personality</w:delText>
            </w:r>
            <w:r w:rsidDel="002622F5">
              <w:rPr>
                <w:noProof/>
                <w:webHidden/>
              </w:rPr>
              <w:tab/>
              <w:delText>6</w:delText>
            </w:r>
          </w:del>
        </w:p>
        <w:p w14:paraId="1C558F19" w14:textId="6A4AF1E8" w:rsidR="00B10059" w:rsidDel="002622F5" w:rsidRDefault="00B10059">
          <w:pPr>
            <w:pStyle w:val="TOC1"/>
            <w:tabs>
              <w:tab w:val="left" w:pos="400"/>
              <w:tab w:val="right" w:leader="dot" w:pos="9962"/>
            </w:tabs>
            <w:rPr>
              <w:del w:id="109" w:author="Kit Double" w:date="2025-04-03T10:10:00Z" w16du:dateUtc="2025-04-02T23:10:00Z"/>
              <w:rFonts w:cstheme="minorBidi"/>
              <w:b w:val="0"/>
              <w:noProof/>
              <w:kern w:val="2"/>
              <w:lang w:val="en-AU" w:eastAsia="en-GB"/>
              <w14:ligatures w14:val="standardContextual"/>
            </w:rPr>
          </w:pPr>
          <w:del w:id="110" w:author="Kit Double" w:date="2025-04-03T10:10:00Z" w16du:dateUtc="2025-04-02T23:10:00Z">
            <w:r w:rsidRPr="002622F5" w:rsidDel="002622F5">
              <w:rPr>
                <w:rPrChange w:id="111" w:author="Kit Double" w:date="2025-04-03T10:10:00Z" w16du:dateUtc="2025-04-02T23:10:00Z">
                  <w:rPr>
                    <w:rStyle w:val="Hyperlink"/>
                    <w:b w:val="0"/>
                    <w:noProof/>
                  </w:rPr>
                </w:rPrChange>
              </w:rPr>
              <w:delText>8</w:delText>
            </w:r>
            <w:r w:rsidDel="002622F5">
              <w:rPr>
                <w:rFonts w:cstheme="minorBidi"/>
                <w:b w:val="0"/>
                <w:noProof/>
                <w:kern w:val="2"/>
                <w:lang w:val="en-AU" w:eastAsia="en-GB"/>
                <w14:ligatures w14:val="standardContextual"/>
              </w:rPr>
              <w:tab/>
            </w:r>
            <w:r w:rsidRPr="002622F5" w:rsidDel="002622F5">
              <w:rPr>
                <w:rPrChange w:id="112" w:author="Kit Double" w:date="2025-04-03T10:10:00Z" w16du:dateUtc="2025-04-02T23:10:00Z">
                  <w:rPr>
                    <w:rStyle w:val="Hyperlink"/>
                    <w:b w:val="0"/>
                    <w:noProof/>
                  </w:rPr>
                </w:rPrChange>
              </w:rPr>
              <w:delText>Self-efficacy scale</w:delText>
            </w:r>
            <w:r w:rsidDel="002622F5">
              <w:rPr>
                <w:noProof/>
                <w:webHidden/>
              </w:rPr>
              <w:tab/>
              <w:delText>7</w:delText>
            </w:r>
          </w:del>
        </w:p>
        <w:p w14:paraId="195F790B" w14:textId="2C81439F" w:rsidR="00B10059" w:rsidDel="002622F5" w:rsidRDefault="00B10059">
          <w:pPr>
            <w:pStyle w:val="TOC1"/>
            <w:tabs>
              <w:tab w:val="left" w:pos="400"/>
              <w:tab w:val="right" w:leader="dot" w:pos="9962"/>
            </w:tabs>
            <w:rPr>
              <w:del w:id="113" w:author="Kit Double" w:date="2025-04-03T10:10:00Z" w16du:dateUtc="2025-04-02T23:10:00Z"/>
              <w:rFonts w:cstheme="minorBidi"/>
              <w:b w:val="0"/>
              <w:noProof/>
              <w:kern w:val="2"/>
              <w:lang w:val="en-AU" w:eastAsia="en-GB"/>
              <w14:ligatures w14:val="standardContextual"/>
            </w:rPr>
          </w:pPr>
          <w:del w:id="114" w:author="Kit Double" w:date="2025-04-03T10:10:00Z" w16du:dateUtc="2025-04-02T23:10:00Z">
            <w:r w:rsidRPr="002622F5" w:rsidDel="002622F5">
              <w:rPr>
                <w:rPrChange w:id="115" w:author="Kit Double" w:date="2025-04-03T10:10:00Z" w16du:dateUtc="2025-04-02T23:10:00Z">
                  <w:rPr>
                    <w:rStyle w:val="Hyperlink"/>
                    <w:b w:val="0"/>
                    <w:noProof/>
                  </w:rPr>
                </w:rPrChange>
              </w:rPr>
              <w:delText>9</w:delText>
            </w:r>
            <w:r w:rsidDel="002622F5">
              <w:rPr>
                <w:rFonts w:cstheme="minorBidi"/>
                <w:b w:val="0"/>
                <w:noProof/>
                <w:kern w:val="2"/>
                <w:lang w:val="en-AU" w:eastAsia="en-GB"/>
                <w14:ligatures w14:val="standardContextual"/>
              </w:rPr>
              <w:tab/>
            </w:r>
            <w:r w:rsidRPr="002622F5" w:rsidDel="002622F5">
              <w:rPr>
                <w:rPrChange w:id="116" w:author="Kit Double" w:date="2025-04-03T10:10:00Z" w16du:dateUtc="2025-04-02T23:10:00Z">
                  <w:rPr>
                    <w:rStyle w:val="Hyperlink"/>
                    <w:b w:val="0"/>
                    <w:noProof/>
                  </w:rPr>
                </w:rPrChange>
              </w:rPr>
              <w:delText>General Self-efficacy scale (1 min)</w:delText>
            </w:r>
            <w:r w:rsidDel="002622F5">
              <w:rPr>
                <w:noProof/>
                <w:webHidden/>
              </w:rPr>
              <w:tab/>
              <w:delText>7</w:delText>
            </w:r>
          </w:del>
        </w:p>
        <w:p w14:paraId="7EB34EFE" w14:textId="11F1ABE6" w:rsidR="00B10059" w:rsidDel="002622F5" w:rsidRDefault="00B10059">
          <w:pPr>
            <w:pStyle w:val="TOC1"/>
            <w:tabs>
              <w:tab w:val="left" w:pos="600"/>
              <w:tab w:val="right" w:leader="dot" w:pos="9962"/>
            </w:tabs>
            <w:rPr>
              <w:del w:id="117" w:author="Kit Double" w:date="2025-04-03T10:10:00Z" w16du:dateUtc="2025-04-02T23:10:00Z"/>
              <w:rFonts w:cstheme="minorBidi"/>
              <w:b w:val="0"/>
              <w:noProof/>
              <w:kern w:val="2"/>
              <w:lang w:val="en-AU" w:eastAsia="en-GB"/>
              <w14:ligatures w14:val="standardContextual"/>
            </w:rPr>
          </w:pPr>
          <w:del w:id="118" w:author="Kit Double" w:date="2025-04-03T10:10:00Z" w16du:dateUtc="2025-04-02T23:10:00Z">
            <w:r w:rsidRPr="002622F5" w:rsidDel="002622F5">
              <w:rPr>
                <w:rPrChange w:id="119" w:author="Kit Double" w:date="2025-04-03T10:10:00Z" w16du:dateUtc="2025-04-02T23:10:00Z">
                  <w:rPr>
                    <w:rStyle w:val="Hyperlink"/>
                    <w:b w:val="0"/>
                    <w:noProof/>
                  </w:rPr>
                </w:rPrChange>
              </w:rPr>
              <w:delText>10</w:delText>
            </w:r>
            <w:r w:rsidDel="002622F5">
              <w:rPr>
                <w:rFonts w:cstheme="minorBidi"/>
                <w:b w:val="0"/>
                <w:noProof/>
                <w:kern w:val="2"/>
                <w:lang w:val="en-AU" w:eastAsia="en-GB"/>
                <w14:ligatures w14:val="standardContextual"/>
              </w:rPr>
              <w:tab/>
            </w:r>
            <w:r w:rsidRPr="002622F5" w:rsidDel="002622F5">
              <w:rPr>
                <w:rPrChange w:id="120" w:author="Kit Double" w:date="2025-04-03T10:10:00Z" w16du:dateUtc="2025-04-02T23:10:00Z">
                  <w:rPr>
                    <w:rStyle w:val="Hyperlink"/>
                    <w:b w:val="0"/>
                    <w:noProof/>
                  </w:rPr>
                </w:rPrChange>
              </w:rPr>
              <w:delText>Cognitive Failures Questionnaire</w:delText>
            </w:r>
            <w:r w:rsidDel="002622F5">
              <w:rPr>
                <w:noProof/>
                <w:webHidden/>
              </w:rPr>
              <w:tab/>
              <w:delText>8</w:delText>
            </w:r>
          </w:del>
        </w:p>
        <w:p w14:paraId="3FEA68B9" w14:textId="773A970E" w:rsidR="00B10059" w:rsidDel="002622F5" w:rsidRDefault="00B10059">
          <w:pPr>
            <w:pStyle w:val="TOC1"/>
            <w:tabs>
              <w:tab w:val="left" w:pos="600"/>
              <w:tab w:val="right" w:leader="dot" w:pos="9962"/>
            </w:tabs>
            <w:rPr>
              <w:del w:id="121" w:author="Kit Double" w:date="2025-04-03T10:10:00Z" w16du:dateUtc="2025-04-02T23:10:00Z"/>
              <w:rFonts w:cstheme="minorBidi"/>
              <w:b w:val="0"/>
              <w:noProof/>
              <w:kern w:val="2"/>
              <w:lang w:val="en-AU" w:eastAsia="en-GB"/>
              <w14:ligatures w14:val="standardContextual"/>
            </w:rPr>
          </w:pPr>
          <w:del w:id="122" w:author="Kit Double" w:date="2025-04-03T10:10:00Z" w16du:dateUtc="2025-04-02T23:10:00Z">
            <w:r w:rsidRPr="002622F5" w:rsidDel="002622F5">
              <w:rPr>
                <w:rPrChange w:id="123" w:author="Kit Double" w:date="2025-04-03T10:10:00Z" w16du:dateUtc="2025-04-02T23:10:00Z">
                  <w:rPr>
                    <w:rStyle w:val="Hyperlink"/>
                    <w:b w:val="0"/>
                    <w:noProof/>
                  </w:rPr>
                </w:rPrChange>
              </w:rPr>
              <w:delText>11</w:delText>
            </w:r>
            <w:r w:rsidDel="002622F5">
              <w:rPr>
                <w:rFonts w:cstheme="minorBidi"/>
                <w:b w:val="0"/>
                <w:noProof/>
                <w:kern w:val="2"/>
                <w:lang w:val="en-AU" w:eastAsia="en-GB"/>
                <w14:ligatures w14:val="standardContextual"/>
              </w:rPr>
              <w:tab/>
            </w:r>
            <w:r w:rsidRPr="002622F5" w:rsidDel="002622F5">
              <w:rPr>
                <w:rPrChange w:id="124" w:author="Kit Double" w:date="2025-04-03T10:10:00Z" w16du:dateUtc="2025-04-02T23:10:00Z">
                  <w:rPr>
                    <w:rStyle w:val="Hyperlink"/>
                    <w:b w:val="0"/>
                    <w:noProof/>
                  </w:rPr>
                </w:rPrChange>
              </w:rPr>
              <w:delText>Cognitive Reflection</w:delText>
            </w:r>
            <w:r w:rsidDel="002622F5">
              <w:rPr>
                <w:noProof/>
                <w:webHidden/>
              </w:rPr>
              <w:tab/>
              <w:delText>8</w:delText>
            </w:r>
          </w:del>
        </w:p>
        <w:p w14:paraId="1EC06431" w14:textId="3C55E472" w:rsidR="00B10059" w:rsidDel="002622F5" w:rsidRDefault="00B10059">
          <w:pPr>
            <w:pStyle w:val="TOC1"/>
            <w:tabs>
              <w:tab w:val="left" w:pos="600"/>
              <w:tab w:val="right" w:leader="dot" w:pos="9962"/>
            </w:tabs>
            <w:rPr>
              <w:del w:id="125" w:author="Kit Double" w:date="2025-04-03T10:10:00Z" w16du:dateUtc="2025-04-02T23:10:00Z"/>
              <w:rFonts w:cstheme="minorBidi"/>
              <w:b w:val="0"/>
              <w:noProof/>
              <w:kern w:val="2"/>
              <w:lang w:val="en-AU" w:eastAsia="en-GB"/>
              <w14:ligatures w14:val="standardContextual"/>
            </w:rPr>
          </w:pPr>
          <w:del w:id="126" w:author="Kit Double" w:date="2025-04-03T10:10:00Z" w16du:dateUtc="2025-04-02T23:10:00Z">
            <w:r w:rsidRPr="002622F5" w:rsidDel="002622F5">
              <w:rPr>
                <w:rPrChange w:id="127" w:author="Kit Double" w:date="2025-04-03T10:10:00Z" w16du:dateUtc="2025-04-02T23:10:00Z">
                  <w:rPr>
                    <w:rStyle w:val="Hyperlink"/>
                    <w:b w:val="0"/>
                    <w:noProof/>
                  </w:rPr>
                </w:rPrChange>
              </w:rPr>
              <w:delText>12</w:delText>
            </w:r>
            <w:r w:rsidDel="002622F5">
              <w:rPr>
                <w:rFonts w:cstheme="minorBidi"/>
                <w:b w:val="0"/>
                <w:noProof/>
                <w:kern w:val="2"/>
                <w:lang w:val="en-AU" w:eastAsia="en-GB"/>
                <w14:ligatures w14:val="standardContextual"/>
              </w:rPr>
              <w:tab/>
            </w:r>
            <w:r w:rsidRPr="002622F5" w:rsidDel="002622F5">
              <w:rPr>
                <w:rPrChange w:id="128" w:author="Kit Double" w:date="2025-04-03T10:10:00Z" w16du:dateUtc="2025-04-02T23:10:00Z">
                  <w:rPr>
                    <w:rStyle w:val="Hyperlink"/>
                    <w:b w:val="0"/>
                    <w:noProof/>
                  </w:rPr>
                </w:rPrChange>
              </w:rPr>
              <w:delText>Emotional Intelligence</w:delText>
            </w:r>
            <w:r w:rsidDel="002622F5">
              <w:rPr>
                <w:noProof/>
                <w:webHidden/>
              </w:rPr>
              <w:tab/>
              <w:delText>9</w:delText>
            </w:r>
          </w:del>
        </w:p>
        <w:p w14:paraId="55D05D41" w14:textId="1AD9DCDA" w:rsidR="00B10059" w:rsidDel="002622F5" w:rsidRDefault="00B10059">
          <w:pPr>
            <w:pStyle w:val="TOC1"/>
            <w:tabs>
              <w:tab w:val="left" w:pos="600"/>
              <w:tab w:val="right" w:leader="dot" w:pos="9962"/>
            </w:tabs>
            <w:rPr>
              <w:del w:id="129" w:author="Kit Double" w:date="2025-04-03T10:10:00Z" w16du:dateUtc="2025-04-02T23:10:00Z"/>
              <w:rFonts w:cstheme="minorBidi"/>
              <w:b w:val="0"/>
              <w:noProof/>
              <w:kern w:val="2"/>
              <w:lang w:val="en-AU" w:eastAsia="en-GB"/>
              <w14:ligatures w14:val="standardContextual"/>
            </w:rPr>
          </w:pPr>
          <w:del w:id="130" w:author="Kit Double" w:date="2025-04-03T10:10:00Z" w16du:dateUtc="2025-04-02T23:10:00Z">
            <w:r w:rsidRPr="002622F5" w:rsidDel="002622F5">
              <w:rPr>
                <w:rPrChange w:id="131" w:author="Kit Double" w:date="2025-04-03T10:10:00Z" w16du:dateUtc="2025-04-02T23:10:00Z">
                  <w:rPr>
                    <w:rStyle w:val="Hyperlink"/>
                    <w:b w:val="0"/>
                    <w:noProof/>
                  </w:rPr>
                </w:rPrChange>
              </w:rPr>
              <w:delText>13</w:delText>
            </w:r>
            <w:r w:rsidDel="002622F5">
              <w:rPr>
                <w:rFonts w:cstheme="minorBidi"/>
                <w:b w:val="0"/>
                <w:noProof/>
                <w:kern w:val="2"/>
                <w:lang w:val="en-AU" w:eastAsia="en-GB"/>
                <w14:ligatures w14:val="standardContextual"/>
              </w:rPr>
              <w:tab/>
            </w:r>
            <w:r w:rsidRPr="002622F5" w:rsidDel="002622F5">
              <w:rPr>
                <w:rPrChange w:id="132" w:author="Kit Double" w:date="2025-04-03T10:10:00Z" w16du:dateUtc="2025-04-02T23:10:00Z">
                  <w:rPr>
                    <w:rStyle w:val="Hyperlink"/>
                    <w:b w:val="0"/>
                    <w:noProof/>
                  </w:rPr>
                </w:rPrChange>
              </w:rPr>
              <w:delText>Narcissism Scale</w:delText>
            </w:r>
            <w:r w:rsidDel="002622F5">
              <w:rPr>
                <w:noProof/>
                <w:webHidden/>
              </w:rPr>
              <w:tab/>
              <w:delText>10</w:delText>
            </w:r>
          </w:del>
        </w:p>
        <w:p w14:paraId="35965BF5" w14:textId="1AB2905D" w:rsidR="00B10059" w:rsidDel="002622F5" w:rsidRDefault="00B10059">
          <w:pPr>
            <w:pStyle w:val="TOC1"/>
            <w:tabs>
              <w:tab w:val="left" w:pos="600"/>
              <w:tab w:val="right" w:leader="dot" w:pos="9962"/>
            </w:tabs>
            <w:rPr>
              <w:del w:id="133" w:author="Kit Double" w:date="2025-04-03T10:10:00Z" w16du:dateUtc="2025-04-02T23:10:00Z"/>
              <w:rFonts w:cstheme="minorBidi"/>
              <w:b w:val="0"/>
              <w:noProof/>
              <w:kern w:val="2"/>
              <w:lang w:val="en-AU" w:eastAsia="en-GB"/>
              <w14:ligatures w14:val="standardContextual"/>
            </w:rPr>
          </w:pPr>
          <w:del w:id="134" w:author="Kit Double" w:date="2025-04-03T10:10:00Z" w16du:dateUtc="2025-04-02T23:10:00Z">
            <w:r w:rsidRPr="002622F5" w:rsidDel="002622F5">
              <w:rPr>
                <w:rPrChange w:id="135" w:author="Kit Double" w:date="2025-04-03T10:10:00Z" w16du:dateUtc="2025-04-02T23:10:00Z">
                  <w:rPr>
                    <w:rStyle w:val="Hyperlink"/>
                    <w:rFonts w:cstheme="minorHAnsi"/>
                    <w:b w:val="0"/>
                    <w:noProof/>
                  </w:rPr>
                </w:rPrChange>
              </w:rPr>
              <w:delText>14</w:delText>
            </w:r>
            <w:r w:rsidDel="002622F5">
              <w:rPr>
                <w:rFonts w:cstheme="minorBidi"/>
                <w:b w:val="0"/>
                <w:noProof/>
                <w:kern w:val="2"/>
                <w:lang w:val="en-AU" w:eastAsia="en-GB"/>
                <w14:ligatures w14:val="standardContextual"/>
              </w:rPr>
              <w:tab/>
            </w:r>
            <w:r w:rsidRPr="002622F5" w:rsidDel="002622F5">
              <w:rPr>
                <w:rPrChange w:id="136" w:author="Kit Double" w:date="2025-04-03T10:10:00Z" w16du:dateUtc="2025-04-02T23:10:00Z">
                  <w:rPr>
                    <w:rStyle w:val="Hyperlink"/>
                    <w:rFonts w:cstheme="minorHAnsi"/>
                    <w:b w:val="0"/>
                    <w:noProof/>
                  </w:rPr>
                </w:rPrChange>
              </w:rPr>
              <w:delText>The Situational Test of Emotional Understanding</w:delText>
            </w:r>
            <w:r w:rsidDel="002622F5">
              <w:rPr>
                <w:noProof/>
                <w:webHidden/>
              </w:rPr>
              <w:tab/>
              <w:delText>12</w:delText>
            </w:r>
          </w:del>
        </w:p>
        <w:p w14:paraId="64529B92" w14:textId="37680930" w:rsidR="00B10059" w:rsidDel="002622F5" w:rsidRDefault="00B10059">
          <w:pPr>
            <w:pStyle w:val="TOC1"/>
            <w:tabs>
              <w:tab w:val="left" w:pos="600"/>
              <w:tab w:val="right" w:leader="dot" w:pos="9962"/>
            </w:tabs>
            <w:rPr>
              <w:del w:id="137" w:author="Kit Double" w:date="2025-04-03T10:10:00Z" w16du:dateUtc="2025-04-02T23:10:00Z"/>
              <w:rFonts w:cstheme="minorBidi"/>
              <w:b w:val="0"/>
              <w:noProof/>
              <w:kern w:val="2"/>
              <w:lang w:val="en-AU" w:eastAsia="en-GB"/>
              <w14:ligatures w14:val="standardContextual"/>
            </w:rPr>
          </w:pPr>
          <w:del w:id="138" w:author="Kit Double" w:date="2025-04-03T10:10:00Z" w16du:dateUtc="2025-04-02T23:10:00Z">
            <w:r w:rsidRPr="002622F5" w:rsidDel="002622F5">
              <w:rPr>
                <w:rPrChange w:id="139" w:author="Kit Double" w:date="2025-04-03T10:10:00Z" w16du:dateUtc="2025-04-02T23:10:00Z">
                  <w:rPr>
                    <w:rStyle w:val="Hyperlink"/>
                    <w:rFonts w:cstheme="minorHAnsi"/>
                    <w:b w:val="0"/>
                    <w:noProof/>
                  </w:rPr>
                </w:rPrChange>
              </w:rPr>
              <w:delText>15</w:delText>
            </w:r>
            <w:r w:rsidDel="002622F5">
              <w:rPr>
                <w:rFonts w:cstheme="minorBidi"/>
                <w:b w:val="0"/>
                <w:noProof/>
                <w:kern w:val="2"/>
                <w:lang w:val="en-AU" w:eastAsia="en-GB"/>
                <w14:ligatures w14:val="standardContextual"/>
              </w:rPr>
              <w:tab/>
            </w:r>
            <w:r w:rsidRPr="002622F5" w:rsidDel="002622F5">
              <w:rPr>
                <w:rPrChange w:id="140" w:author="Kit Double" w:date="2025-04-03T10:10:00Z" w16du:dateUtc="2025-04-02T23:10:00Z">
                  <w:rPr>
                    <w:rStyle w:val="Hyperlink"/>
                    <w:rFonts w:cstheme="minorHAnsi"/>
                    <w:b w:val="0"/>
                    <w:noProof/>
                  </w:rPr>
                </w:rPrChange>
              </w:rPr>
              <w:delText>Situational Test of Emotion Management-Brief (STEM-B)</w:delText>
            </w:r>
            <w:r w:rsidDel="002622F5">
              <w:rPr>
                <w:noProof/>
                <w:webHidden/>
              </w:rPr>
              <w:tab/>
              <w:delText>13</w:delText>
            </w:r>
          </w:del>
        </w:p>
        <w:p w14:paraId="50271A83" w14:textId="75E151AB" w:rsidR="00B10059" w:rsidDel="002622F5" w:rsidRDefault="00B10059">
          <w:pPr>
            <w:pStyle w:val="TOC1"/>
            <w:tabs>
              <w:tab w:val="left" w:pos="600"/>
              <w:tab w:val="right" w:leader="dot" w:pos="9962"/>
            </w:tabs>
            <w:rPr>
              <w:del w:id="141" w:author="Kit Double" w:date="2025-04-03T10:10:00Z" w16du:dateUtc="2025-04-02T23:10:00Z"/>
              <w:rFonts w:cstheme="minorBidi"/>
              <w:b w:val="0"/>
              <w:noProof/>
              <w:kern w:val="2"/>
              <w:lang w:val="en-AU" w:eastAsia="en-GB"/>
              <w14:ligatures w14:val="standardContextual"/>
            </w:rPr>
          </w:pPr>
          <w:del w:id="142" w:author="Kit Double" w:date="2025-04-03T10:10:00Z" w16du:dateUtc="2025-04-02T23:10:00Z">
            <w:r w:rsidRPr="002622F5" w:rsidDel="002622F5">
              <w:rPr>
                <w:rPrChange w:id="143" w:author="Kit Double" w:date="2025-04-03T10:10:00Z" w16du:dateUtc="2025-04-02T23:10:00Z">
                  <w:rPr>
                    <w:rStyle w:val="Hyperlink"/>
                    <w:b w:val="0"/>
                    <w:noProof/>
                  </w:rPr>
                </w:rPrChange>
              </w:rPr>
              <w:delText>16</w:delText>
            </w:r>
            <w:r w:rsidDel="002622F5">
              <w:rPr>
                <w:rFonts w:cstheme="minorBidi"/>
                <w:b w:val="0"/>
                <w:noProof/>
                <w:kern w:val="2"/>
                <w:lang w:val="en-AU" w:eastAsia="en-GB"/>
                <w14:ligatures w14:val="standardContextual"/>
              </w:rPr>
              <w:tab/>
            </w:r>
            <w:r w:rsidRPr="002622F5" w:rsidDel="002622F5">
              <w:rPr>
                <w:rPrChange w:id="144" w:author="Kit Double" w:date="2025-04-03T10:10:00Z" w16du:dateUtc="2025-04-02T23:10:00Z">
                  <w:rPr>
                    <w:rStyle w:val="Hyperlink"/>
                    <w:b w:val="0"/>
                    <w:noProof/>
                  </w:rPr>
                </w:rPrChange>
              </w:rPr>
              <w:delText>Japanese and Caucasian Brief Affect Recognition Test</w:delText>
            </w:r>
            <w:r w:rsidDel="002622F5">
              <w:rPr>
                <w:noProof/>
                <w:webHidden/>
              </w:rPr>
              <w:tab/>
              <w:delText>18</w:delText>
            </w:r>
          </w:del>
        </w:p>
        <w:p w14:paraId="0730F1B4" w14:textId="57B07961" w:rsidR="00B10059" w:rsidDel="002622F5" w:rsidRDefault="00B10059">
          <w:pPr>
            <w:pStyle w:val="TOC1"/>
            <w:tabs>
              <w:tab w:val="left" w:pos="600"/>
              <w:tab w:val="right" w:leader="dot" w:pos="9962"/>
            </w:tabs>
            <w:rPr>
              <w:del w:id="145" w:author="Kit Double" w:date="2025-04-03T10:10:00Z" w16du:dateUtc="2025-04-02T23:10:00Z"/>
              <w:rFonts w:cstheme="minorBidi"/>
              <w:b w:val="0"/>
              <w:noProof/>
              <w:kern w:val="2"/>
              <w:lang w:val="en-AU" w:eastAsia="en-GB"/>
              <w14:ligatures w14:val="standardContextual"/>
            </w:rPr>
          </w:pPr>
          <w:del w:id="146" w:author="Kit Double" w:date="2025-04-03T10:10:00Z" w16du:dateUtc="2025-04-02T23:10:00Z">
            <w:r w:rsidRPr="002622F5" w:rsidDel="002622F5">
              <w:rPr>
                <w:rPrChange w:id="147" w:author="Kit Double" w:date="2025-04-03T10:10:00Z" w16du:dateUtc="2025-04-02T23:10:00Z">
                  <w:rPr>
                    <w:rStyle w:val="Hyperlink"/>
                    <w:b w:val="0"/>
                    <w:noProof/>
                    <w:lang w:val="en-GB"/>
                  </w:rPr>
                </w:rPrChange>
              </w:rPr>
              <w:delText>17</w:delText>
            </w:r>
            <w:r w:rsidDel="002622F5">
              <w:rPr>
                <w:rFonts w:cstheme="minorBidi"/>
                <w:b w:val="0"/>
                <w:noProof/>
                <w:kern w:val="2"/>
                <w:lang w:val="en-AU" w:eastAsia="en-GB"/>
                <w14:ligatures w14:val="standardContextual"/>
              </w:rPr>
              <w:tab/>
            </w:r>
            <w:r w:rsidRPr="002622F5" w:rsidDel="002622F5">
              <w:rPr>
                <w:rPrChange w:id="148" w:author="Kit Double" w:date="2025-04-03T10:10:00Z" w16du:dateUtc="2025-04-02T23:10:00Z">
                  <w:rPr>
                    <w:rStyle w:val="Hyperlink"/>
                    <w:b w:val="0"/>
                    <w:noProof/>
                    <w:lang w:val="en-GB"/>
                  </w:rPr>
                </w:rPrChange>
              </w:rPr>
              <w:delText>Trait Emotional Intelligence Questionnaire—Short Form</w:delText>
            </w:r>
            <w:r w:rsidDel="002622F5">
              <w:rPr>
                <w:noProof/>
                <w:webHidden/>
              </w:rPr>
              <w:tab/>
              <w:delText>19</w:delText>
            </w:r>
          </w:del>
        </w:p>
        <w:p w14:paraId="7BB53F42" w14:textId="3A56DE4B" w:rsidR="00B10059" w:rsidDel="002622F5" w:rsidRDefault="00B10059">
          <w:pPr>
            <w:pStyle w:val="TOC1"/>
            <w:tabs>
              <w:tab w:val="left" w:pos="600"/>
              <w:tab w:val="right" w:leader="dot" w:pos="9962"/>
            </w:tabs>
            <w:rPr>
              <w:del w:id="149" w:author="Kit Double" w:date="2025-04-03T10:10:00Z" w16du:dateUtc="2025-04-02T23:10:00Z"/>
              <w:rFonts w:cstheme="minorBidi"/>
              <w:b w:val="0"/>
              <w:noProof/>
              <w:kern w:val="2"/>
              <w:lang w:val="en-AU" w:eastAsia="en-GB"/>
              <w14:ligatures w14:val="standardContextual"/>
            </w:rPr>
          </w:pPr>
          <w:del w:id="150" w:author="Kit Double" w:date="2025-04-03T10:10:00Z" w16du:dateUtc="2025-04-02T23:10:00Z">
            <w:r w:rsidRPr="002622F5" w:rsidDel="002622F5">
              <w:rPr>
                <w:rPrChange w:id="151" w:author="Kit Double" w:date="2025-04-03T10:10:00Z" w16du:dateUtc="2025-04-02T23:10:00Z">
                  <w:rPr>
                    <w:rStyle w:val="Hyperlink"/>
                    <w:b w:val="0"/>
                    <w:noProof/>
                    <w:lang w:val="en-GB"/>
                  </w:rPr>
                </w:rPrChange>
              </w:rPr>
              <w:delText>18</w:delText>
            </w:r>
            <w:r w:rsidDel="002622F5">
              <w:rPr>
                <w:rFonts w:cstheme="minorBidi"/>
                <w:b w:val="0"/>
                <w:noProof/>
                <w:kern w:val="2"/>
                <w:lang w:val="en-AU" w:eastAsia="en-GB"/>
                <w14:ligatures w14:val="standardContextual"/>
              </w:rPr>
              <w:tab/>
            </w:r>
            <w:r w:rsidRPr="002622F5" w:rsidDel="002622F5">
              <w:rPr>
                <w:rPrChange w:id="152" w:author="Kit Double" w:date="2025-04-03T10:10:00Z" w16du:dateUtc="2025-04-02T23:10:00Z">
                  <w:rPr>
                    <w:rStyle w:val="Hyperlink"/>
                    <w:b w:val="0"/>
                    <w:noProof/>
                    <w:lang w:val="en-GB"/>
                  </w:rPr>
                </w:rPrChange>
              </w:rPr>
              <w:delText>Wong-Law Emotional Intelligence Scale</w:delText>
            </w:r>
            <w:r w:rsidDel="002622F5">
              <w:rPr>
                <w:noProof/>
                <w:webHidden/>
              </w:rPr>
              <w:tab/>
              <w:delText>20</w:delText>
            </w:r>
          </w:del>
        </w:p>
        <w:p w14:paraId="7348C202" w14:textId="58892913" w:rsidR="00B10059" w:rsidDel="002622F5" w:rsidRDefault="00B10059">
          <w:pPr>
            <w:pStyle w:val="TOC1"/>
            <w:tabs>
              <w:tab w:val="left" w:pos="600"/>
              <w:tab w:val="right" w:leader="dot" w:pos="9962"/>
            </w:tabs>
            <w:rPr>
              <w:del w:id="153" w:author="Kit Double" w:date="2025-04-03T10:10:00Z" w16du:dateUtc="2025-04-02T23:10:00Z"/>
              <w:rFonts w:cstheme="minorBidi"/>
              <w:b w:val="0"/>
              <w:noProof/>
              <w:kern w:val="2"/>
              <w:lang w:val="en-AU" w:eastAsia="en-GB"/>
              <w14:ligatures w14:val="standardContextual"/>
            </w:rPr>
          </w:pPr>
          <w:del w:id="154" w:author="Kit Double" w:date="2025-04-03T10:10:00Z" w16du:dateUtc="2025-04-02T23:10:00Z">
            <w:r w:rsidRPr="002622F5" w:rsidDel="002622F5">
              <w:rPr>
                <w:rPrChange w:id="155" w:author="Kit Double" w:date="2025-04-03T10:10:00Z" w16du:dateUtc="2025-04-02T23:10:00Z">
                  <w:rPr>
                    <w:rStyle w:val="Hyperlink"/>
                    <w:b w:val="0"/>
                    <w:noProof/>
                    <w:lang w:val="en-AU" w:eastAsia="en-AU"/>
                  </w:rPr>
                </w:rPrChange>
              </w:rPr>
              <w:delText>19</w:delText>
            </w:r>
            <w:r w:rsidDel="002622F5">
              <w:rPr>
                <w:rFonts w:cstheme="minorBidi"/>
                <w:b w:val="0"/>
                <w:noProof/>
                <w:kern w:val="2"/>
                <w:lang w:val="en-AU" w:eastAsia="en-GB"/>
                <w14:ligatures w14:val="standardContextual"/>
              </w:rPr>
              <w:tab/>
            </w:r>
            <w:r w:rsidRPr="002622F5" w:rsidDel="002622F5">
              <w:rPr>
                <w:rPrChange w:id="156" w:author="Kit Double" w:date="2025-04-03T10:10:00Z" w16du:dateUtc="2025-04-02T23:10:00Z">
                  <w:rPr>
                    <w:rStyle w:val="Hyperlink"/>
                    <w:b w:val="0"/>
                    <w:noProof/>
                    <w:lang w:val="en-AU" w:eastAsia="en-AU"/>
                  </w:rPr>
                </w:rPrChange>
              </w:rPr>
              <w:delText>Psychological Wellbeing</w:delText>
            </w:r>
            <w:r w:rsidDel="002622F5">
              <w:rPr>
                <w:noProof/>
                <w:webHidden/>
              </w:rPr>
              <w:tab/>
              <w:delText>20</w:delText>
            </w:r>
          </w:del>
        </w:p>
        <w:p w14:paraId="4947AA4E" w14:textId="5079C418" w:rsidR="00B10059" w:rsidDel="002622F5" w:rsidRDefault="00B10059">
          <w:pPr>
            <w:pStyle w:val="TOC1"/>
            <w:tabs>
              <w:tab w:val="left" w:pos="600"/>
              <w:tab w:val="right" w:leader="dot" w:pos="9962"/>
            </w:tabs>
            <w:rPr>
              <w:del w:id="157" w:author="Kit Double" w:date="2025-04-03T10:10:00Z" w16du:dateUtc="2025-04-02T23:10:00Z"/>
              <w:rFonts w:cstheme="minorBidi"/>
              <w:b w:val="0"/>
              <w:noProof/>
              <w:kern w:val="2"/>
              <w:lang w:val="en-AU" w:eastAsia="en-GB"/>
              <w14:ligatures w14:val="standardContextual"/>
            </w:rPr>
          </w:pPr>
          <w:del w:id="158" w:author="Kit Double" w:date="2025-04-03T10:10:00Z" w16du:dateUtc="2025-04-02T23:10:00Z">
            <w:r w:rsidRPr="002622F5" w:rsidDel="002622F5">
              <w:rPr>
                <w:rPrChange w:id="159" w:author="Kit Double" w:date="2025-04-03T10:10:00Z" w16du:dateUtc="2025-04-02T23:10:00Z">
                  <w:rPr>
                    <w:rStyle w:val="Hyperlink"/>
                    <w:b w:val="0"/>
                    <w:noProof/>
                  </w:rPr>
                </w:rPrChange>
              </w:rPr>
              <w:delText>20</w:delText>
            </w:r>
            <w:r w:rsidDel="002622F5">
              <w:rPr>
                <w:rFonts w:cstheme="minorBidi"/>
                <w:b w:val="0"/>
                <w:noProof/>
                <w:kern w:val="2"/>
                <w:lang w:val="en-AU" w:eastAsia="en-GB"/>
                <w14:ligatures w14:val="standardContextual"/>
              </w:rPr>
              <w:tab/>
            </w:r>
            <w:r w:rsidRPr="002622F5" w:rsidDel="002622F5">
              <w:rPr>
                <w:rPrChange w:id="160" w:author="Kit Double" w:date="2025-04-03T10:10:00Z" w16du:dateUtc="2025-04-02T23:10:00Z">
                  <w:rPr>
                    <w:rStyle w:val="Hyperlink"/>
                    <w:b w:val="0"/>
                    <w:noProof/>
                  </w:rPr>
                </w:rPrChange>
              </w:rPr>
              <w:delText>Positive and Negative Affect (Self-report)</w:delText>
            </w:r>
            <w:r w:rsidDel="002622F5">
              <w:rPr>
                <w:noProof/>
                <w:webHidden/>
              </w:rPr>
              <w:tab/>
              <w:delText>22</w:delText>
            </w:r>
          </w:del>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lastRenderedPageBreak/>
        <w:br w:type="page"/>
      </w:r>
    </w:p>
    <w:p w14:paraId="108C9468" w14:textId="77777777" w:rsidR="00F70EE2" w:rsidRDefault="00F70EE2" w:rsidP="00F70EE2">
      <w:pPr>
        <w:pStyle w:val="ListParagraph"/>
        <w:ind w:left="1440"/>
      </w:pPr>
    </w:p>
    <w:p w14:paraId="47925B4F" w14:textId="28C8F3B1" w:rsidR="0050004F" w:rsidRPr="002A433D" w:rsidRDefault="0050004F" w:rsidP="0050004F">
      <w:pPr>
        <w:pStyle w:val="Heading1"/>
        <w:numPr>
          <w:ilvl w:val="0"/>
          <w:numId w:val="9"/>
        </w:numPr>
        <w:rPr>
          <w:rFonts w:cs="Arial"/>
        </w:rPr>
      </w:pPr>
      <w:bookmarkStart w:id="161" w:name="_Toc419116886"/>
      <w:bookmarkStart w:id="162" w:name="_Toc194567453"/>
      <w:r w:rsidRPr="002A433D">
        <w:rPr>
          <w:rFonts w:cs="Arial"/>
        </w:rPr>
        <w:t>Demographic Questionnaire</w:t>
      </w:r>
      <w:bookmarkEnd w:id="161"/>
      <w:bookmarkEnd w:id="162"/>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19D9CB1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rsidRPr="19D9CB1D">
        <w:t xml:space="preserve">Which country </w:t>
      </w:r>
      <w:r w:rsidR="002875CF" w:rsidRPr="19D9CB1D">
        <w:t xml:space="preserve">do </w:t>
      </w:r>
      <w:r w:rsidRPr="19D9CB1D">
        <w:t>you currently reside in?</w:t>
      </w:r>
      <w:r w:rsidR="00B741C1" w:rsidRPr="19D9CB1D">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rsidRPr="472F77A0">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r>
        <w:rPr>
          <w:rFonts w:cs="Times New Roman"/>
          <w:szCs w:val="24"/>
        </w:rPr>
        <w:t>Bachelors degree</w:t>
      </w:r>
    </w:p>
    <w:p w14:paraId="6C27EFFC" w14:textId="23FD1D69" w:rsidR="0050004F" w:rsidRPr="005D61B4" w:rsidRDefault="009D32AF" w:rsidP="0050004F">
      <w:pPr>
        <w:pStyle w:val="ListParagraph"/>
        <w:numPr>
          <w:ilvl w:val="1"/>
          <w:numId w:val="2"/>
        </w:numPr>
      </w:pPr>
      <w:r>
        <w:rPr>
          <w:rFonts w:cs="Times New Roman"/>
          <w:szCs w:val="24"/>
        </w:rPr>
        <w:t>Masters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r>
        <w:rPr>
          <w:rFonts w:cs="Times New Roman"/>
          <w:szCs w:val="24"/>
        </w:rPr>
        <w:t>Bachelors degree</w:t>
      </w:r>
    </w:p>
    <w:p w14:paraId="03FF0601" w14:textId="77777777" w:rsidR="009D32AF" w:rsidRPr="005D61B4" w:rsidRDefault="009D32AF" w:rsidP="009D32AF">
      <w:pPr>
        <w:pStyle w:val="ListParagraph"/>
        <w:numPr>
          <w:ilvl w:val="1"/>
          <w:numId w:val="2"/>
        </w:numPr>
      </w:pPr>
      <w:r>
        <w:rPr>
          <w:rFonts w:cs="Times New Roman"/>
          <w:szCs w:val="24"/>
        </w:rPr>
        <w:t>Masters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r>
        <w:rPr>
          <w:rFonts w:cs="Times New Roman"/>
          <w:szCs w:val="24"/>
        </w:rPr>
        <w:t>Bachelors degree</w:t>
      </w:r>
    </w:p>
    <w:p w14:paraId="1FB04965" w14:textId="77777777" w:rsidR="009D32AF" w:rsidRPr="005D61B4" w:rsidRDefault="009D32AF" w:rsidP="009D32AF">
      <w:pPr>
        <w:pStyle w:val="ListParagraph"/>
        <w:numPr>
          <w:ilvl w:val="1"/>
          <w:numId w:val="2"/>
        </w:numPr>
      </w:pPr>
      <w:r>
        <w:rPr>
          <w:rFonts w:cs="Times New Roman"/>
          <w:szCs w:val="24"/>
        </w:rPr>
        <w:t>Masters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lastRenderedPageBreak/>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drawing>
          <wp:anchor distT="0" distB="0" distL="114300" distR="114300" simplePos="0" relativeHeight="251658240" behindDoc="0" locked="0" layoutInCell="1" allowOverlap="1" wp14:anchorId="283E11EF" wp14:editId="6A935E59">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11">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472F77A0">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r>
      <w:r w:rsidRPr="472F77A0">
        <w:t>Please select the number of the rung where you think you stand.</w:t>
      </w:r>
      <w:r>
        <w:br/>
      </w:r>
      <w:r w:rsidRPr="472F77A0">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79F67E29" w:rsidR="00420083" w:rsidRPr="00420083" w:rsidRDefault="009B282F" w:rsidP="00170DC9">
      <w:pPr>
        <w:pStyle w:val="Heading1"/>
      </w:pPr>
      <w:bookmarkStart w:id="163" w:name="_Toc194567454"/>
      <w:r w:rsidRPr="472F77A0">
        <w:t>Implicit Theories Of Personality</w:t>
      </w:r>
      <w:bookmarkEnd w:id="163"/>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472F77A0">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472F77A0">
        <w:t>The kind of person you are, is something very basic about you and it can't be changed very much</w:t>
      </w:r>
      <w:r w:rsidR="0064278D" w:rsidRPr="472F77A0">
        <w:t>.</w:t>
      </w:r>
    </w:p>
    <w:p w14:paraId="5D5A3F17" w14:textId="77777777" w:rsidR="00420083" w:rsidRPr="00420083" w:rsidRDefault="00420083" w:rsidP="00067173">
      <w:pPr>
        <w:pStyle w:val="ListParagraph"/>
        <w:numPr>
          <w:ilvl w:val="0"/>
          <w:numId w:val="38"/>
        </w:numPr>
      </w:pPr>
      <w:r w:rsidRPr="472F77A0">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lastRenderedPageBreak/>
        <w:t>You can change even your most basic qualities.</w:t>
      </w:r>
    </w:p>
    <w:p w14:paraId="3D74C069" w14:textId="77777777" w:rsidR="00420083" w:rsidRDefault="00420083" w:rsidP="00420083"/>
    <w:p w14:paraId="4306408E" w14:textId="77589B03" w:rsidR="00420083" w:rsidRPr="00420083" w:rsidRDefault="009B282F" w:rsidP="00C30483">
      <w:pPr>
        <w:pStyle w:val="Heading1"/>
      </w:pPr>
      <w:bookmarkStart w:id="164" w:name="_Toc194567455"/>
      <w:r w:rsidRPr="472F77A0">
        <w:t>Implicit Theories Of Intelligence</w:t>
      </w:r>
      <w:bookmarkEnd w:id="164"/>
      <w:r w:rsidR="003F2E2A" w:rsidRPr="472F77A0">
        <w:t xml:space="preserve"> </w:t>
      </w:r>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472F77A0">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472F77A0">
        <w:t>You have a certain amount of intelligence, and you can't really do much to change it</w:t>
      </w:r>
      <w:r w:rsidR="0064278D" w:rsidRPr="472F77A0">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472F77A0">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6D0458F0" w:rsidR="009D32AF" w:rsidRPr="00552FCF" w:rsidRDefault="009D32AF" w:rsidP="009D32AF">
      <w:pPr>
        <w:pStyle w:val="Heading1"/>
        <w:numPr>
          <w:ilvl w:val="0"/>
          <w:numId w:val="9"/>
        </w:numPr>
      </w:pPr>
      <w:bookmarkStart w:id="165" w:name="_Toc194567456"/>
      <w:bookmarkStart w:id="166" w:name="_Toc258484830"/>
      <w:r w:rsidRPr="00552FCF">
        <w:t>Need For Cognition</w:t>
      </w:r>
      <w:bookmarkEnd w:id="165"/>
      <w:r>
        <w:t xml:space="preserve"> </w:t>
      </w:r>
      <w:bookmarkEnd w:id="166"/>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472F77A0">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rsidRPr="472F77A0">
        <w:t>I try to anticipate and avoid situations where there is likely chance I will have to think in depth about something.</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472F77A0">
        <w:t>I only think as hard as I have to.</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472F77A0">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472F77A0">
        <w:t>I really enjoy a task that involves coming up with new solutions to problems.</w:t>
      </w:r>
    </w:p>
    <w:p w14:paraId="5B6AEB74" w14:textId="77777777" w:rsidR="009D32AF" w:rsidRDefault="009D32AF" w:rsidP="009D32AF">
      <w:pPr>
        <w:pStyle w:val="ListParagraph"/>
        <w:numPr>
          <w:ilvl w:val="0"/>
          <w:numId w:val="5"/>
        </w:numPr>
      </w:pPr>
      <w:r w:rsidRPr="472F77A0">
        <w:t>Learning new ways to think doesn't excite me very much.</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472F77A0">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472F77A0">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472F77A0">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0CEB9565" w:rsidR="009D32AF" w:rsidRPr="00552FCF" w:rsidRDefault="009D32AF" w:rsidP="009D32AF">
      <w:pPr>
        <w:pStyle w:val="Heading1"/>
        <w:numPr>
          <w:ilvl w:val="0"/>
          <w:numId w:val="9"/>
        </w:numPr>
      </w:pPr>
      <w:bookmarkStart w:id="167" w:name="_Toc258484831"/>
      <w:bookmarkStart w:id="168" w:name="_Toc194567457"/>
      <w:r>
        <w:t>Goal Orientation</w:t>
      </w:r>
      <w:bookmarkEnd w:id="167"/>
      <w:bookmarkEnd w:id="168"/>
    </w:p>
    <w:p w14:paraId="4EDEABEF" w14:textId="7B334F8F" w:rsidR="008C47F0" w:rsidRDefault="008C47F0" w:rsidP="008C47F0">
      <w:pPr>
        <w:rPr>
          <w:bCs/>
        </w:rPr>
      </w:pPr>
      <w:r>
        <w:rPr>
          <w:bCs/>
        </w:rPr>
        <w:t>Scal</w:t>
      </w:r>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472F77A0">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472F77A0">
      <w:pPr>
        <w:pStyle w:val="ListParagraph"/>
        <w:numPr>
          <w:ilvl w:val="0"/>
          <w:numId w:val="6"/>
        </w:numPr>
        <w:rPr>
          <w:i/>
        </w:rPr>
      </w:pPr>
      <w:r w:rsidRPr="472F77A0">
        <w:t xml:space="preserve">I would rather prove my ability on a task that I can do well at than to try a new task.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472F77A0">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472F77A0">
        <w:t>When I don't understand something at work, I prefer to avoid asking what might appear to others to be "dumb questions" that I should know the answer to already.</w:t>
      </w:r>
    </w:p>
    <w:p w14:paraId="4443685F" w14:textId="77777777" w:rsidR="009D32AF" w:rsidRDefault="009D32AF" w:rsidP="009D32AF">
      <w:pPr>
        <w:pStyle w:val="ListParagraph"/>
        <w:numPr>
          <w:ilvl w:val="0"/>
          <w:numId w:val="6"/>
        </w:numPr>
      </w:pPr>
      <w:r w:rsidRPr="472F77A0">
        <w:t>I prefer to work in situations that require a high level of ability and talent</w:t>
      </w:r>
    </w:p>
    <w:p w14:paraId="6907CE9D" w14:textId="4FD42179" w:rsidR="009D32AF" w:rsidRPr="00552FCF" w:rsidRDefault="009D32AF" w:rsidP="009D32AF">
      <w:pPr>
        <w:pStyle w:val="Heading1"/>
        <w:numPr>
          <w:ilvl w:val="0"/>
          <w:numId w:val="9"/>
        </w:numPr>
      </w:pPr>
      <w:bookmarkStart w:id="169" w:name="_Toc194567458"/>
      <w:bookmarkStart w:id="170" w:name="_Toc258484832"/>
      <w:r w:rsidRPr="00CD3536">
        <w:t>Memory And Reasoning Self Concept</w:t>
      </w:r>
      <w:bookmarkEnd w:id="169"/>
      <w:r>
        <w:t xml:space="preserve"> </w:t>
      </w:r>
      <w:bookmarkEnd w:id="170"/>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472F77A0">
        <w:t>In this questionnaire you will be presented with a series of statements which ask you to describe your own abilities, preferences and strategies with respect to reasoning and memory. 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472F77A0">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lastRenderedPageBreak/>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5FC854ED" w:rsidR="009D32AF" w:rsidRPr="00552FCF" w:rsidRDefault="009D32AF" w:rsidP="009D32AF">
      <w:pPr>
        <w:pStyle w:val="Heading1"/>
        <w:numPr>
          <w:ilvl w:val="0"/>
          <w:numId w:val="9"/>
        </w:numPr>
      </w:pPr>
      <w:bookmarkStart w:id="171" w:name="_Toc194567459"/>
      <w:bookmarkStart w:id="172" w:name="_Toc258484833"/>
      <w:r>
        <w:t>Big Five</w:t>
      </w:r>
      <w:r w:rsidRPr="00552FCF">
        <w:t xml:space="preserve"> Personality</w:t>
      </w:r>
      <w:bookmarkEnd w:id="171"/>
      <w:r>
        <w:t xml:space="preserve"> </w:t>
      </w:r>
      <w:bookmarkEnd w:id="172"/>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472F77A0">
        <w:t>You will now be presented with phrases describing people's behaviours.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carefully, and then indicate the accuracy of the statement.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472F77A0">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472F77A0">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472F77A0">
        <w:t>Am often down in the dumps.</w:t>
      </w:r>
    </w:p>
    <w:p w14:paraId="76EBD8EF" w14:textId="77777777" w:rsidR="009D32AF" w:rsidRDefault="009D32AF" w:rsidP="009D32AF">
      <w:pPr>
        <w:pStyle w:val="ListParagraph"/>
        <w:numPr>
          <w:ilvl w:val="0"/>
          <w:numId w:val="8"/>
        </w:numPr>
      </w:pPr>
      <w:r w:rsidRPr="472F77A0">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472F77A0">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472F77A0">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472F77A0">
        <w:t xml:space="preserve">Do not like art. </w:t>
      </w:r>
    </w:p>
    <w:p w14:paraId="46256B2C" w14:textId="77777777" w:rsidR="009D32AF" w:rsidRDefault="009D32AF" w:rsidP="009D32AF">
      <w:pPr>
        <w:pStyle w:val="ListParagraph"/>
        <w:numPr>
          <w:ilvl w:val="0"/>
          <w:numId w:val="8"/>
        </w:numPr>
      </w:pPr>
      <w:r w:rsidRPr="472F77A0">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472F77A0">
        <w:t xml:space="preserve">Feel comfortable with myself. </w:t>
      </w:r>
    </w:p>
    <w:p w14:paraId="580BD1BC" w14:textId="77777777" w:rsidR="009D32AF" w:rsidRDefault="009D32AF" w:rsidP="009D32AF">
      <w:pPr>
        <w:pStyle w:val="ListParagraph"/>
        <w:numPr>
          <w:ilvl w:val="0"/>
          <w:numId w:val="8"/>
        </w:numPr>
      </w:pPr>
      <w:r w:rsidRPr="472F77A0">
        <w:t xml:space="preserve">Would describe my experiences as somewhat dull. </w:t>
      </w:r>
    </w:p>
    <w:p w14:paraId="587A0E8F" w14:textId="77777777" w:rsidR="009D32AF" w:rsidRDefault="009D32AF" w:rsidP="009D32AF">
      <w:pPr>
        <w:pStyle w:val="ListParagraph"/>
        <w:numPr>
          <w:ilvl w:val="0"/>
          <w:numId w:val="8"/>
        </w:numPr>
      </w:pPr>
      <w:r w:rsidRPr="0064278D">
        <w:lastRenderedPageBreak/>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472F77A0">
        <w:t xml:space="preserve">Am not easily bothered by things. </w:t>
      </w:r>
    </w:p>
    <w:p w14:paraId="248ACC54" w14:textId="77777777" w:rsidR="009D32AF" w:rsidRDefault="009D32AF" w:rsidP="009D32AF">
      <w:pPr>
        <w:pStyle w:val="ListParagraph"/>
        <w:numPr>
          <w:ilvl w:val="0"/>
          <w:numId w:val="8"/>
        </w:numPr>
      </w:pPr>
      <w:r w:rsidRPr="472F77A0">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472F77A0">
        <w:t xml:space="preserve">Don't see things through. </w:t>
      </w:r>
    </w:p>
    <w:p w14:paraId="10E09F51" w14:textId="77777777" w:rsidR="009D32AF" w:rsidRDefault="009D32AF" w:rsidP="009D32AF">
      <w:pPr>
        <w:pStyle w:val="ListParagraph"/>
        <w:numPr>
          <w:ilvl w:val="0"/>
          <w:numId w:val="8"/>
        </w:numPr>
      </w:pPr>
      <w:r w:rsidRPr="472F77A0">
        <w:t xml:space="preserve">Am very pleased with myself. </w:t>
      </w:r>
    </w:p>
    <w:p w14:paraId="144C94A9" w14:textId="77777777" w:rsidR="009D32AF" w:rsidRDefault="009D32AF" w:rsidP="009D32AF">
      <w:pPr>
        <w:pStyle w:val="ListParagraph"/>
        <w:numPr>
          <w:ilvl w:val="0"/>
          <w:numId w:val="8"/>
        </w:numPr>
      </w:pPr>
      <w:r w:rsidRPr="472F77A0">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115B88B1" w:rsidR="00E22340" w:rsidRPr="00552FCF" w:rsidRDefault="00A5109D" w:rsidP="00E22340">
      <w:pPr>
        <w:pStyle w:val="Heading1"/>
      </w:pPr>
      <w:bookmarkStart w:id="173" w:name="_Toc194567460"/>
      <w:r>
        <w:t>Self-efficacy s</w:t>
      </w:r>
      <w:r w:rsidR="00E22340">
        <w:t>cale</w:t>
      </w:r>
      <w:bookmarkEnd w:id="173"/>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472F77A0">
        <w:t xml:space="preserve">The following questions ask about your perceptions of your ability to perform various activities, such as concentrating, multi-tasking, remembering facts, information and </w:t>
      </w:r>
      <w:r w:rsidR="00AF372C" w:rsidRPr="472F77A0">
        <w:t>everyday cognitive tasks</w:t>
      </w:r>
      <w:r w:rsidRPr="472F77A0">
        <w:t xml:space="preserve">. </w:t>
      </w:r>
      <w:r w:rsidR="00AF372C" w:rsidRPr="472F77A0">
        <w:t xml:space="preserve">If you were given a test of your ability to perform each activity, please indicate how confident </w:t>
      </w:r>
      <w:r w:rsidRPr="472F77A0">
        <w:t xml:space="preserve">you </w:t>
      </w:r>
      <w:r w:rsidR="00AF372C" w:rsidRPr="472F77A0">
        <w:t xml:space="preserve">are </w:t>
      </w:r>
      <w:r w:rsidRPr="472F77A0">
        <w:t>about your a</w:t>
      </w:r>
      <w:r w:rsidR="00AF372C" w:rsidRPr="472F77A0">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74" w:name="_Toc194567461"/>
      <w:r>
        <w:t>General Self-efficacy scale (</w:t>
      </w:r>
      <w:r w:rsidR="00D90826">
        <w:t>1</w:t>
      </w:r>
      <w:r>
        <w:t xml:space="preserve"> min)</w:t>
      </w:r>
      <w:bookmarkEnd w:id="174"/>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rsidRPr="472F77A0">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6C14D536" w:rsidR="003D165C" w:rsidRDefault="003D165C" w:rsidP="003D165C">
      <w:pPr>
        <w:pStyle w:val="Heading1"/>
      </w:pPr>
      <w:bookmarkStart w:id="175" w:name="_Toc194567462"/>
      <w:r>
        <w:lastRenderedPageBreak/>
        <w:t>Cognitive Failures Questionnaire</w:t>
      </w:r>
      <w:bookmarkEnd w:id="175"/>
      <w:r w:rsidR="005B2B41">
        <w:t xml:space="preserve"> </w:t>
      </w:r>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rsidRPr="472F77A0">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rsidRPr="472F77A0">
        <w:t xml:space="preserve">Do you find you forget why you went from one part of the house to the other? </w:t>
      </w:r>
    </w:p>
    <w:p w14:paraId="5AFFE9BC" w14:textId="77777777" w:rsidR="003D165C" w:rsidRDefault="003D165C" w:rsidP="003D165C">
      <w:pPr>
        <w:pStyle w:val="ListParagraph"/>
        <w:numPr>
          <w:ilvl w:val="0"/>
          <w:numId w:val="23"/>
        </w:numPr>
      </w:pPr>
      <w:r w:rsidRPr="472F77A0">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rsidRPr="472F77A0">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rsidRPr="472F77A0">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rsidRPr="472F77A0">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rsidRPr="472F77A0">
        <w:t xml:space="preserve">Do you fail to see what you want in a supermarket (although it’s there)? </w:t>
      </w:r>
    </w:p>
    <w:p w14:paraId="4573CD4E" w14:textId="162553BF" w:rsidR="003D165C" w:rsidRDefault="003D165C" w:rsidP="003D165C">
      <w:pPr>
        <w:pStyle w:val="ListParagraph"/>
        <w:numPr>
          <w:ilvl w:val="0"/>
          <w:numId w:val="23"/>
        </w:numPr>
      </w:pPr>
      <w:r w:rsidRPr="472F77A0">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rsidRPr="472F77A0">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rsidRPr="472F77A0">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rsidRPr="472F77A0">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rsidRPr="472F77A0">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9AB0F8C" w:rsidR="00241164" w:rsidRDefault="00241164" w:rsidP="00241164">
      <w:pPr>
        <w:pStyle w:val="Heading1"/>
      </w:pPr>
      <w:bookmarkStart w:id="176" w:name="_Toc194567463"/>
      <w:r>
        <w:t>Cognitive Reflection</w:t>
      </w:r>
      <w:bookmarkEnd w:id="176"/>
      <w:r>
        <w:t xml:space="preserve"> </w:t>
      </w:r>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 xml:space="preserve">In a lake, there is a patch of lily pads. Every day, the patch doubles in size. If it takes 48 days for the </w:t>
      </w:r>
      <w:r w:rsidRPr="00241164">
        <w:rPr>
          <w:lang w:val="en-AU"/>
        </w:rPr>
        <w:lastRenderedPageBreak/>
        <w:t>patch to cover the entire lake, how long would it take for the patch to cover half of the lake?</w:t>
      </w:r>
    </w:p>
    <w:p w14:paraId="6181CDEE" w14:textId="2F5D730D" w:rsidR="00241164" w:rsidRDefault="00241164" w:rsidP="00A23C53">
      <w:pPr>
        <w:ind w:left="0"/>
      </w:pPr>
    </w:p>
    <w:p w14:paraId="2F13852D" w14:textId="3B4478F3" w:rsidR="00241164" w:rsidRDefault="00241164" w:rsidP="00241164">
      <w:pPr>
        <w:pStyle w:val="Heading1"/>
      </w:pPr>
      <w:bookmarkStart w:id="177" w:name="_Toc194567464"/>
      <w:r>
        <w:t>Emotional Intelligence</w:t>
      </w:r>
      <w:bookmarkEnd w:id="177"/>
      <w:r w:rsidR="004126E1">
        <w:t xml:space="preserve"> </w:t>
      </w:r>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rsidRPr="472F77A0">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12"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12"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3"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3"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0F6C7B">
      <w:pPr>
        <w:pStyle w:val="Heading1"/>
      </w:pPr>
      <w:bookmarkStart w:id="178" w:name="_Toc194567465"/>
      <w:r>
        <w:t>Narcissism Scale</w:t>
      </w:r>
      <w:bookmarkEnd w:id="178"/>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472F77A0">
        <w:tc>
          <w:tcPr>
            <w:tcW w:w="6534" w:type="dxa"/>
            <w:gridSpan w:val="3"/>
            <w:tcBorders>
              <w:bottom w:val="single" w:sz="4" w:space="0" w:color="auto"/>
            </w:tcBorders>
            <w:vAlign w:val="center"/>
          </w:tcPr>
          <w:p w14:paraId="6F32042E" w14:textId="77777777" w:rsidR="00D9755B" w:rsidRPr="002861FC" w:rsidRDefault="00D9755B" w:rsidP="000F6C7B">
            <w:pPr>
              <w:contextualSpacing/>
              <w:rPr>
                <w:rFonts w:ascii="Times New Roman" w:hAnsi="Times New Roman" w:cs="Times New Roman"/>
                <w:sz w:val="24"/>
                <w:szCs w:val="24"/>
              </w:rPr>
            </w:pPr>
          </w:p>
        </w:tc>
      </w:tr>
      <w:tr w:rsidR="00D9755B" w:rsidRPr="002861FC" w14:paraId="78B8EF84" w14:textId="77777777" w:rsidTr="472F77A0">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0F6C7B">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472F77A0">
        <w:tc>
          <w:tcPr>
            <w:tcW w:w="270" w:type="dxa"/>
            <w:vAlign w:val="center"/>
          </w:tcPr>
          <w:p w14:paraId="69C9969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472F77A0">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Exploitativeness</w:t>
            </w:r>
          </w:p>
        </w:tc>
      </w:tr>
      <w:tr w:rsidR="00D9755B" w:rsidRPr="002861FC" w14:paraId="2213A05A" w14:textId="77777777" w:rsidTr="472F77A0">
        <w:tc>
          <w:tcPr>
            <w:tcW w:w="270" w:type="dxa"/>
            <w:vAlign w:val="center"/>
          </w:tcPr>
          <w:p w14:paraId="219295BB"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472F77A0">
        <w:tc>
          <w:tcPr>
            <w:tcW w:w="270" w:type="dxa"/>
            <w:vAlign w:val="center"/>
          </w:tcPr>
          <w:p w14:paraId="65FB6D0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472F77A0">
        <w:tc>
          <w:tcPr>
            <w:tcW w:w="270" w:type="dxa"/>
            <w:vAlign w:val="center"/>
          </w:tcPr>
          <w:p w14:paraId="1871A24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472F77A0">
        <w:tc>
          <w:tcPr>
            <w:tcW w:w="270" w:type="dxa"/>
            <w:vAlign w:val="center"/>
          </w:tcPr>
          <w:p w14:paraId="1476DEB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472F77A0">
        <w:tc>
          <w:tcPr>
            <w:tcW w:w="270" w:type="dxa"/>
            <w:vAlign w:val="center"/>
          </w:tcPr>
          <w:p w14:paraId="6E19763C"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472F77A0">
        <w:tc>
          <w:tcPr>
            <w:tcW w:w="270" w:type="dxa"/>
            <w:vAlign w:val="center"/>
          </w:tcPr>
          <w:p w14:paraId="14F920F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472F77A0">
        <w:tc>
          <w:tcPr>
            <w:tcW w:w="270" w:type="dxa"/>
            <w:vAlign w:val="center"/>
          </w:tcPr>
          <w:p w14:paraId="5674BAFE"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25. Sacrificing for others makes me the better person.</w:t>
            </w:r>
          </w:p>
        </w:tc>
      </w:tr>
      <w:tr w:rsidR="00D9755B" w:rsidRPr="002861FC" w14:paraId="383F1029" w14:textId="77777777" w:rsidTr="472F77A0">
        <w:tc>
          <w:tcPr>
            <w:tcW w:w="270" w:type="dxa"/>
            <w:vAlign w:val="center"/>
          </w:tcPr>
          <w:p w14:paraId="20B28DD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472F77A0">
        <w:tc>
          <w:tcPr>
            <w:tcW w:w="270" w:type="dxa"/>
            <w:vAlign w:val="center"/>
          </w:tcPr>
          <w:p w14:paraId="665BD806"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472F77A0">
        <w:tc>
          <w:tcPr>
            <w:tcW w:w="270" w:type="dxa"/>
            <w:vAlign w:val="center"/>
          </w:tcPr>
          <w:p w14:paraId="1BC85BF7"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472F77A0">
        <w:tc>
          <w:tcPr>
            <w:tcW w:w="270" w:type="dxa"/>
            <w:vAlign w:val="center"/>
          </w:tcPr>
          <w:p w14:paraId="18961189"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472F77A0">
        <w:tc>
          <w:tcPr>
            <w:tcW w:w="270" w:type="dxa"/>
            <w:vAlign w:val="center"/>
          </w:tcPr>
          <w:p w14:paraId="78A4E38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472F77A0">
        <w:tc>
          <w:tcPr>
            <w:tcW w:w="270" w:type="dxa"/>
            <w:vAlign w:val="center"/>
          </w:tcPr>
          <w:p w14:paraId="032EF4A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472F77A0">
        <w:tc>
          <w:tcPr>
            <w:tcW w:w="270" w:type="dxa"/>
            <w:vAlign w:val="center"/>
          </w:tcPr>
          <w:p w14:paraId="3EABCA8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472F77A0">
        <w:tc>
          <w:tcPr>
            <w:tcW w:w="6534" w:type="dxa"/>
            <w:gridSpan w:val="3"/>
            <w:shd w:val="clear" w:color="auto" w:fill="D9D9D9" w:themeFill="background1" w:themeFillShade="D9"/>
            <w:vAlign w:val="center"/>
          </w:tcPr>
          <w:p w14:paraId="75FA0278" w14:textId="77777777" w:rsidR="00D9755B" w:rsidRPr="002861FC" w:rsidRDefault="00D9755B" w:rsidP="000F6C7B">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472F77A0">
        <w:tc>
          <w:tcPr>
            <w:tcW w:w="270" w:type="dxa"/>
            <w:vAlign w:val="center"/>
          </w:tcPr>
          <w:p w14:paraId="72D7464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472F77A0">
        <w:tc>
          <w:tcPr>
            <w:tcW w:w="270" w:type="dxa"/>
            <w:vAlign w:val="center"/>
          </w:tcPr>
          <w:p w14:paraId="13B6D72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  8. When people don’t notice me, I start to feel bad about myself.</w:t>
            </w:r>
          </w:p>
        </w:tc>
      </w:tr>
      <w:tr w:rsidR="00D9755B" w:rsidRPr="002861FC" w14:paraId="70A90811" w14:textId="77777777" w:rsidTr="472F77A0">
        <w:tc>
          <w:tcPr>
            <w:tcW w:w="270" w:type="dxa"/>
            <w:vAlign w:val="center"/>
          </w:tcPr>
          <w:p w14:paraId="2B712BE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30. It’s hard to feel good about myself unless I know other people admire me.</w:t>
            </w:r>
          </w:p>
        </w:tc>
      </w:tr>
      <w:tr w:rsidR="00D9755B" w:rsidRPr="002861FC" w14:paraId="14112C18" w14:textId="77777777" w:rsidTr="472F77A0">
        <w:tc>
          <w:tcPr>
            <w:tcW w:w="270" w:type="dxa"/>
            <w:vAlign w:val="center"/>
          </w:tcPr>
          <w:p w14:paraId="1FA76DF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472F77A0">
        <w:tc>
          <w:tcPr>
            <w:tcW w:w="270" w:type="dxa"/>
            <w:vAlign w:val="center"/>
          </w:tcPr>
          <w:p w14:paraId="71D5556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472F77A0">
        <w:tc>
          <w:tcPr>
            <w:tcW w:w="270" w:type="dxa"/>
            <w:vAlign w:val="center"/>
          </w:tcPr>
          <w:p w14:paraId="19CF7F0E"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472F77A0">
        <w:tc>
          <w:tcPr>
            <w:tcW w:w="270" w:type="dxa"/>
            <w:vAlign w:val="center"/>
          </w:tcPr>
          <w:p w14:paraId="389730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472F77A0">
        <w:tc>
          <w:tcPr>
            <w:tcW w:w="270" w:type="dxa"/>
            <w:vAlign w:val="center"/>
          </w:tcPr>
          <w:p w14:paraId="7BA9A0EC"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28. It’s hard to show others the weaknesses I feel inside.</w:t>
            </w:r>
          </w:p>
        </w:tc>
      </w:tr>
      <w:tr w:rsidR="00D9755B" w:rsidRPr="002861FC" w14:paraId="7CA93C0B" w14:textId="77777777" w:rsidTr="472F77A0">
        <w:tc>
          <w:tcPr>
            <w:tcW w:w="270" w:type="dxa"/>
            <w:vAlign w:val="center"/>
          </w:tcPr>
          <w:p w14:paraId="0131E45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46. I can’t stand relying on other people because it makes me feel weak.</w:t>
            </w:r>
          </w:p>
        </w:tc>
      </w:tr>
      <w:tr w:rsidR="00D9755B" w:rsidRPr="002861FC" w14:paraId="370DD446" w14:textId="77777777" w:rsidTr="472F77A0">
        <w:tc>
          <w:tcPr>
            <w:tcW w:w="270" w:type="dxa"/>
            <w:vAlign w:val="center"/>
          </w:tcPr>
          <w:p w14:paraId="037166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472F77A0">
        <w:tc>
          <w:tcPr>
            <w:tcW w:w="270" w:type="dxa"/>
            <w:vAlign w:val="center"/>
          </w:tcPr>
          <w:p w14:paraId="28954D69"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472F77A0">
        <w:tc>
          <w:tcPr>
            <w:tcW w:w="270" w:type="dxa"/>
            <w:vAlign w:val="center"/>
          </w:tcPr>
          <w:p w14:paraId="5E1A3E7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17. Sometimes I avoid people because I’m concerned that they’ll disappoint me.</w:t>
            </w:r>
          </w:p>
        </w:tc>
      </w:tr>
      <w:tr w:rsidR="00D9755B" w:rsidRPr="002861FC" w14:paraId="56BB20D4" w14:textId="77777777" w:rsidTr="472F77A0">
        <w:tc>
          <w:tcPr>
            <w:tcW w:w="270" w:type="dxa"/>
            <w:vAlign w:val="center"/>
          </w:tcPr>
          <w:p w14:paraId="78CB2F0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472F77A0">
        <w:tc>
          <w:tcPr>
            <w:tcW w:w="270" w:type="dxa"/>
            <w:vAlign w:val="center"/>
          </w:tcPr>
          <w:p w14:paraId="63E74EE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472F77A0">
        <w:tc>
          <w:tcPr>
            <w:tcW w:w="270" w:type="dxa"/>
            <w:vAlign w:val="center"/>
          </w:tcPr>
          <w:p w14:paraId="5F99BCA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34. Sometimes I avoid people because I’m concerned they won’t acknowledge what I do for them.</w:t>
            </w:r>
          </w:p>
        </w:tc>
      </w:tr>
      <w:tr w:rsidR="00D9755B" w:rsidRPr="002861FC" w14:paraId="414DB9A2" w14:textId="77777777" w:rsidTr="472F77A0">
        <w:tc>
          <w:tcPr>
            <w:tcW w:w="270" w:type="dxa"/>
            <w:vAlign w:val="center"/>
          </w:tcPr>
          <w:p w14:paraId="343998B2"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472F77A0">
        <w:tc>
          <w:tcPr>
            <w:tcW w:w="270" w:type="dxa"/>
            <w:vAlign w:val="center"/>
          </w:tcPr>
          <w:p w14:paraId="5DD7422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472F77A0">
        <w:tc>
          <w:tcPr>
            <w:tcW w:w="270" w:type="dxa"/>
            <w:vAlign w:val="center"/>
          </w:tcPr>
          <w:p w14:paraId="4E9097F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18. I typically get very angry when I’m unable to get what I want from others.</w:t>
            </w:r>
          </w:p>
        </w:tc>
      </w:tr>
      <w:tr w:rsidR="00D9755B" w:rsidRPr="002861FC" w14:paraId="0EC6D121" w14:textId="77777777" w:rsidTr="472F77A0">
        <w:tc>
          <w:tcPr>
            <w:tcW w:w="270" w:type="dxa"/>
            <w:vAlign w:val="center"/>
          </w:tcPr>
          <w:p w14:paraId="361DFB8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37. It irritates me when people don’t notice how good a person I am.</w:t>
            </w:r>
          </w:p>
        </w:tc>
      </w:tr>
      <w:tr w:rsidR="00D9755B" w:rsidRPr="002861FC" w14:paraId="45EF25AE" w14:textId="77777777" w:rsidTr="472F77A0">
        <w:tc>
          <w:tcPr>
            <w:tcW w:w="270" w:type="dxa"/>
            <w:tcBorders>
              <w:bottom w:val="single" w:sz="4" w:space="0" w:color="auto"/>
            </w:tcBorders>
            <w:vAlign w:val="center"/>
          </w:tcPr>
          <w:p w14:paraId="7C519083" w14:textId="77777777" w:rsidR="00D9755B" w:rsidRPr="002861FC" w:rsidRDefault="00D9755B" w:rsidP="000F6C7B">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0F6C7B">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179" w:name="_Toc72830083"/>
      <w:bookmarkStart w:id="180" w:name="_Toc171940457"/>
      <w:bookmarkStart w:id="181" w:name="_Toc194567466"/>
      <w:r w:rsidRPr="002437D4">
        <w:rPr>
          <w:rFonts w:cstheme="minorHAnsi"/>
        </w:rPr>
        <w:t>The Situational Test of Emotional Understanding</w:t>
      </w:r>
      <w:bookmarkEnd w:id="179"/>
      <w:bookmarkEnd w:id="180"/>
      <w:bookmarkEnd w:id="181"/>
    </w:p>
    <w:tbl>
      <w:tblPr>
        <w:tblStyle w:val="TableGrid"/>
        <w:tblW w:w="0" w:type="auto"/>
        <w:tblLook w:val="04A0" w:firstRow="1" w:lastRow="0" w:firstColumn="1" w:lastColumn="0" w:noHBand="0" w:noVBand="1"/>
      </w:tblPr>
      <w:tblGrid>
        <w:gridCol w:w="9962"/>
      </w:tblGrid>
      <w:tr w:rsidR="002A36BB" w:rsidRPr="002437D4" w14:paraId="7D8294F6" w14:textId="77777777" w:rsidTr="472F77A0">
        <w:tc>
          <w:tcPr>
            <w:tcW w:w="9962" w:type="dxa"/>
          </w:tcPr>
          <w:p w14:paraId="0128E3D2" w14:textId="77777777" w:rsidR="002A36BB" w:rsidRPr="002437D4" w:rsidRDefault="002A36BB" w:rsidP="472F77A0">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The following questions each describe a situation, and ask you to choose which of five emotions is most likely to result from that situation.</w:t>
            </w:r>
          </w:p>
          <w:p w14:paraId="18B89954" w14:textId="77777777" w:rsidR="002A36BB" w:rsidRPr="002437D4" w:rsidRDefault="002A36BB" w:rsidP="000F6C7B">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0F6C7B">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Clara receives a gift. Clara is most likely to feel?</w:t>
            </w:r>
          </w:p>
          <w:p w14:paraId="4AA74BFE"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(a) happy  (b) angry  (c) frightened  (d) bored  (e) hungry</w:t>
            </w:r>
          </w:p>
          <w:p w14:paraId="0F1B1A81" w14:textId="77777777" w:rsidR="002A36BB" w:rsidRPr="002437D4" w:rsidRDefault="002A36BB" w:rsidP="000F6C7B">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472F77A0">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would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182" w:name="_Toc72830084"/>
    </w:p>
    <w:p w14:paraId="40A77D7F" w14:textId="77777777" w:rsidR="002A36BB" w:rsidRPr="002A1813" w:rsidRDefault="002A36BB" w:rsidP="472F77A0">
      <w:pPr>
        <w:rPr>
          <w:rFonts w:cstheme="minorHAnsi"/>
          <w:color w:val="000000"/>
        </w:rPr>
      </w:pPr>
      <w:r w:rsidRPr="472F77A0">
        <w:rPr>
          <w:rFonts w:cstheme="minorBidi"/>
          <w:color w:val="000000" w:themeColor="text1"/>
        </w:rPr>
        <w:t xml:space="preserve">1. Xavier completes a difficult task on time and under budget. </w:t>
      </w:r>
      <w:r w:rsidRPr="472F77A0">
        <w:rPr>
          <w:rFonts w:cstheme="minorBidi"/>
          <w:i/>
          <w:iCs/>
          <w:color w:val="000000" w:themeColor="text1"/>
        </w:rPr>
        <w:t xml:space="preserve">Xavier is most likely to feel? </w:t>
      </w:r>
    </w:p>
    <w:p w14:paraId="748639F7" w14:textId="77777777" w:rsidR="002A36BB" w:rsidRPr="002A1813" w:rsidRDefault="002A36BB" w:rsidP="472F77A0">
      <w:pPr>
        <w:rPr>
          <w:rFonts w:cstheme="minorHAnsi"/>
          <w:color w:val="000000"/>
        </w:rPr>
      </w:pPr>
      <w:r w:rsidRPr="472F77A0">
        <w:rPr>
          <w:rFonts w:cstheme="minorBidi"/>
          <w:color w:val="000000" w:themeColor="text1"/>
        </w:rPr>
        <w:t xml:space="preserve">(a) Surprise   (b) Pride   (c) Relief   (d) Hope   (e)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472F77A0">
      <w:pPr>
        <w:rPr>
          <w:rFonts w:cstheme="minorHAnsi"/>
          <w:color w:val="000000"/>
        </w:rPr>
      </w:pPr>
      <w:r w:rsidRPr="472F77A0">
        <w:rPr>
          <w:rFonts w:cstheme="minorBidi"/>
          <w:color w:val="000000" w:themeColor="text1"/>
        </w:rPr>
        <w:t xml:space="preserve">2. If the current situation continues, Denise's employer will probably be able to move her job to a location much closer to her home, which she really wants. </w:t>
      </w:r>
      <w:r w:rsidRPr="472F77A0">
        <w:rPr>
          <w:rFonts w:cstheme="minorBidi"/>
          <w:i/>
          <w:iCs/>
          <w:color w:val="000000" w:themeColor="text1"/>
        </w:rPr>
        <w:t xml:space="preserve">Denise is most likely to feel? </w:t>
      </w:r>
    </w:p>
    <w:p w14:paraId="1EC5C454" w14:textId="77777777" w:rsidR="002A36BB" w:rsidRPr="002A1813" w:rsidRDefault="002A36BB" w:rsidP="472F77A0">
      <w:pPr>
        <w:rPr>
          <w:rFonts w:cstheme="minorHAnsi"/>
          <w:color w:val="000000"/>
        </w:rPr>
      </w:pPr>
      <w:r w:rsidRPr="472F77A0">
        <w:rPr>
          <w:rFonts w:cstheme="minorBidi"/>
          <w:color w:val="000000" w:themeColor="text1"/>
        </w:rPr>
        <w:t xml:space="preserve">(a) Distress   (b) Joy   (c) Surprise   (d) Hope   (e)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472F77A0">
      <w:pPr>
        <w:rPr>
          <w:rFonts w:cstheme="minorHAnsi"/>
          <w:color w:val="000000"/>
        </w:rPr>
      </w:pPr>
      <w:r w:rsidRPr="472F77A0">
        <w:rPr>
          <w:rFonts w:cstheme="minorBidi"/>
          <w:color w:val="000000" w:themeColor="text1"/>
        </w:rPr>
        <w:t xml:space="preserve">3. Song finds out that a friend of hers has borrowed money from others to pay urgent bills, but has in fact used the money for less serious purposes. </w:t>
      </w:r>
      <w:r w:rsidRPr="472F77A0">
        <w:rPr>
          <w:rFonts w:cstheme="minorBidi"/>
          <w:i/>
          <w:iCs/>
          <w:color w:val="000000" w:themeColor="text1"/>
        </w:rPr>
        <w:t xml:space="preserve">Song is most likely to feel? </w:t>
      </w:r>
    </w:p>
    <w:p w14:paraId="3C6A6744" w14:textId="77777777" w:rsidR="002A36BB" w:rsidRPr="002A1813" w:rsidRDefault="002A36BB" w:rsidP="472F77A0">
      <w:pPr>
        <w:rPr>
          <w:rFonts w:cstheme="minorHAnsi"/>
          <w:color w:val="000000"/>
        </w:rPr>
      </w:pPr>
      <w:r w:rsidRPr="472F77A0">
        <w:rPr>
          <w:rFonts w:cstheme="minorBidi"/>
          <w:color w:val="000000" w:themeColor="text1"/>
        </w:rPr>
        <w:t xml:space="preserve">(a) Anger   (b) Excitement   (c) Contempt  (d) Shame   (e)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472F77A0">
      <w:pPr>
        <w:rPr>
          <w:rFonts w:cstheme="minorHAnsi"/>
          <w:color w:val="000000"/>
        </w:rPr>
      </w:pPr>
      <w:r w:rsidRPr="472F77A0">
        <w:rPr>
          <w:rFonts w:cstheme="minorBidi"/>
          <w:color w:val="000000" w:themeColor="text1"/>
        </w:rPr>
        <w:t xml:space="preserve">4. Charles is meeting a friend to see a movie. The friend is very late and they are not in time to make it to the movie. </w:t>
      </w:r>
      <w:r w:rsidRPr="472F77A0">
        <w:rPr>
          <w:rFonts w:cstheme="minorBidi"/>
          <w:i/>
          <w:iCs/>
          <w:color w:val="000000" w:themeColor="text1"/>
        </w:rPr>
        <w:t xml:space="preserve">Charles is most likely to feel? </w:t>
      </w:r>
    </w:p>
    <w:p w14:paraId="607F0408" w14:textId="77777777" w:rsidR="002A36BB" w:rsidRPr="002A1813" w:rsidRDefault="002A36BB" w:rsidP="472F77A0">
      <w:pPr>
        <w:rPr>
          <w:rFonts w:cstheme="minorHAnsi"/>
          <w:color w:val="000000"/>
        </w:rPr>
      </w:pPr>
      <w:r w:rsidRPr="472F77A0">
        <w:rPr>
          <w:rFonts w:cstheme="minorBidi"/>
          <w:color w:val="000000" w:themeColor="text1"/>
        </w:rPr>
        <w:t xml:space="preserve">(a) Depressed   (b) Frustrated   (c) Angry   (d) Contemptuous   (e)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feel? </w:t>
      </w:r>
    </w:p>
    <w:p w14:paraId="60EAA6F4" w14:textId="77777777" w:rsidR="002A36BB" w:rsidRPr="002A1813" w:rsidRDefault="002A36BB" w:rsidP="472F77A0">
      <w:pPr>
        <w:rPr>
          <w:rFonts w:cstheme="minorHAnsi"/>
          <w:color w:val="000000"/>
        </w:rPr>
      </w:pPr>
      <w:r w:rsidRPr="472F77A0">
        <w:rPr>
          <w:rFonts w:cstheme="minorBidi"/>
          <w:color w:val="000000" w:themeColor="text1"/>
        </w:rPr>
        <w:t xml:space="preserve">(a) Dislike   (b) Rage   (c) Jealousy   (d) Surprise   (e)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472F77A0">
      <w:pPr>
        <w:rPr>
          <w:rFonts w:cstheme="minorHAnsi"/>
          <w:color w:val="000000"/>
        </w:rPr>
      </w:pPr>
      <w:r w:rsidRPr="472F77A0">
        <w:rPr>
          <w:rFonts w:cstheme="minorBidi"/>
          <w:color w:val="000000" w:themeColor="text1"/>
        </w:rPr>
        <w:t xml:space="preserve">6. Jim enjoys spending Saturdays playing with his children in the park. This year they have sporting activities on Saturdays and cannot go to the park with him any more. </w:t>
      </w:r>
      <w:r w:rsidRPr="472F77A0">
        <w:rPr>
          <w:rFonts w:cstheme="minorBidi"/>
          <w:i/>
          <w:iCs/>
          <w:color w:val="000000" w:themeColor="text1"/>
        </w:rPr>
        <w:t xml:space="preserve">Jim is most likely to feel? </w:t>
      </w:r>
    </w:p>
    <w:p w14:paraId="1B7F54F6" w14:textId="77777777" w:rsidR="002A36BB" w:rsidRPr="002A1813" w:rsidRDefault="002A36BB" w:rsidP="472F77A0">
      <w:pPr>
        <w:rPr>
          <w:rFonts w:cstheme="minorHAnsi"/>
          <w:color w:val="000000"/>
        </w:rPr>
      </w:pPr>
      <w:r w:rsidRPr="472F77A0">
        <w:rPr>
          <w:rFonts w:cstheme="minorBidi"/>
          <w:color w:val="000000" w:themeColor="text1"/>
        </w:rPr>
        <w:t xml:space="preserve">(a) Angry   (b) Sad   (c) Frustrated   (d) Distressed   (e)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472F77A0">
      <w:pPr>
        <w:rPr>
          <w:rFonts w:cstheme="minorHAnsi"/>
          <w:color w:val="000000"/>
        </w:rPr>
      </w:pPr>
      <w:r w:rsidRPr="472F77A0">
        <w:rPr>
          <w:rFonts w:cstheme="minorBidi"/>
          <w:color w:val="000000" w:themeColor="text1"/>
        </w:rPr>
        <w:t xml:space="preserve">(a) She didn't make an offer on a house she wanted, and now she is trying to find out if it is too late. </w:t>
      </w:r>
    </w:p>
    <w:p w14:paraId="23E6089D" w14:textId="77777777" w:rsidR="002A36BB" w:rsidRPr="002A1813" w:rsidRDefault="002A36BB" w:rsidP="472F77A0">
      <w:pPr>
        <w:rPr>
          <w:rFonts w:cstheme="minorHAnsi"/>
          <w:color w:val="000000"/>
        </w:rPr>
      </w:pPr>
      <w:r w:rsidRPr="472F77A0">
        <w:rPr>
          <w:rFonts w:cstheme="minorBidi"/>
          <w:color w:val="000000" w:themeColor="text1"/>
        </w:rPr>
        <w:t xml:space="preserve">(b) She found a house she liked that she didn't think she would find. </w:t>
      </w:r>
    </w:p>
    <w:p w14:paraId="4AE5383D" w14:textId="77777777" w:rsidR="002A36BB" w:rsidRPr="002A1813" w:rsidRDefault="002A36BB" w:rsidP="472F77A0">
      <w:pPr>
        <w:rPr>
          <w:rFonts w:cstheme="minorHAnsi"/>
          <w:color w:val="000000"/>
        </w:rPr>
      </w:pPr>
      <w:r w:rsidRPr="472F77A0">
        <w:rPr>
          <w:rFonts w:cstheme="minorBidi"/>
          <w:color w:val="000000" w:themeColor="text1"/>
        </w:rPr>
        <w:t xml:space="preserve">(c) She couldn't make an offer on a house she liked because the bank didn't get her the money in time. </w:t>
      </w:r>
    </w:p>
    <w:p w14:paraId="56AB67C2" w14:textId="77777777" w:rsidR="002A36BB" w:rsidRPr="002A1813" w:rsidRDefault="002A36BB" w:rsidP="472F77A0">
      <w:pPr>
        <w:rPr>
          <w:rFonts w:cstheme="minorHAnsi"/>
          <w:color w:val="000000"/>
        </w:rPr>
      </w:pPr>
      <w:r w:rsidRPr="472F77A0">
        <w:rPr>
          <w:rFonts w:cstheme="minorBidi"/>
          <w:color w:val="000000" w:themeColor="text1"/>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(a) Her work-mate told a silly joke. </w:t>
      </w:r>
    </w:p>
    <w:p w14:paraId="67CE83D4"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472F77A0">
      <w:pPr>
        <w:rPr>
          <w:rFonts w:cstheme="minorHAnsi"/>
          <w:color w:val="000000"/>
        </w:rPr>
      </w:pPr>
      <w:r w:rsidRPr="472F77A0">
        <w:rPr>
          <w:rFonts w:cstheme="minorBidi"/>
          <w:color w:val="000000" w:themeColor="text1"/>
        </w:rPr>
        <w:t xml:space="preserve">9. Someone thinks that another person has deliberately caused something good to happen to them. </w:t>
      </w:r>
      <w:r w:rsidRPr="472F77A0">
        <w:rPr>
          <w:rFonts w:cstheme="minorBidi"/>
          <w:i/>
          <w:iCs/>
          <w:color w:val="000000" w:themeColor="text1"/>
        </w:rPr>
        <w:t xml:space="preserve">They </w:t>
      </w:r>
      <w:r w:rsidRPr="472F77A0">
        <w:rPr>
          <w:rFonts w:cstheme="minorBidi"/>
          <w:i/>
          <w:iCs/>
          <w:color w:val="000000" w:themeColor="text1"/>
        </w:rPr>
        <w:lastRenderedPageBreak/>
        <w:t xml:space="preserve">are most likely to feel? </w:t>
      </w:r>
    </w:p>
    <w:p w14:paraId="50AC19BF" w14:textId="77777777" w:rsidR="002A36BB" w:rsidRPr="002A1813" w:rsidRDefault="002A36BB" w:rsidP="472F77A0">
      <w:pPr>
        <w:rPr>
          <w:rFonts w:cstheme="minorHAnsi"/>
          <w:color w:val="000000"/>
        </w:rPr>
      </w:pPr>
      <w:r w:rsidRPr="472F77A0">
        <w:rPr>
          <w:rFonts w:cstheme="minorBidi"/>
          <w:color w:val="000000" w:themeColor="text1"/>
        </w:rPr>
        <w:t xml:space="preserve">(a) Hope   (b) Pride   (c) Gratitude   (d) Surprise   (e)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feel? </w:t>
      </w:r>
    </w:p>
    <w:p w14:paraId="68688F11" w14:textId="77777777" w:rsidR="002A36BB" w:rsidRPr="002A1813" w:rsidRDefault="002A36BB" w:rsidP="472F77A0">
      <w:pPr>
        <w:rPr>
          <w:rFonts w:cstheme="minorHAnsi"/>
          <w:color w:val="000000"/>
        </w:rPr>
      </w:pPr>
      <w:r w:rsidRPr="472F77A0">
        <w:rPr>
          <w:rFonts w:cstheme="minorBidi"/>
          <w:color w:val="000000" w:themeColor="text1"/>
        </w:rPr>
        <w:t xml:space="preserve">(a) Joy   (b) Hope   (c) Relief   (d) Pride   (e)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feel? </w:t>
      </w:r>
    </w:p>
    <w:p w14:paraId="16ECA744" w14:textId="77777777" w:rsidR="002A36BB" w:rsidRPr="002A1813" w:rsidRDefault="002A36BB" w:rsidP="472F77A0">
      <w:pPr>
        <w:rPr>
          <w:rFonts w:cstheme="minorHAnsi"/>
          <w:color w:val="000000"/>
        </w:rPr>
      </w:pPr>
      <w:r w:rsidRPr="472F77A0">
        <w:rPr>
          <w:rFonts w:cstheme="minorBidi"/>
          <w:color w:val="000000" w:themeColor="text1"/>
        </w:rPr>
        <w:t xml:space="preserve">(a) Regret   (b) Hope   (c) Joy   (d) Sadness   (e)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Hasad tries to use his new mobile phone. He has always been able to work out how to use different appliances, but he cannot get the phone to function. </w:t>
      </w:r>
      <w:r w:rsidRPr="002A1813">
        <w:rPr>
          <w:rFonts w:cstheme="minorHAnsi"/>
          <w:i/>
          <w:iCs/>
          <w:color w:val="000000"/>
        </w:rPr>
        <w:t xml:space="preserve">Hasad is most likely to feel? </w:t>
      </w:r>
    </w:p>
    <w:p w14:paraId="0045C41E" w14:textId="77777777" w:rsidR="002A36BB" w:rsidRPr="002A1813" w:rsidRDefault="002A36BB" w:rsidP="472F77A0">
      <w:pPr>
        <w:rPr>
          <w:rFonts w:cstheme="minorHAnsi"/>
          <w:color w:val="000000"/>
        </w:rPr>
      </w:pPr>
      <w:r w:rsidRPr="472F77A0">
        <w:rPr>
          <w:rFonts w:cstheme="minorBidi"/>
          <w:color w:val="000000" w:themeColor="text1"/>
        </w:rPr>
        <w:t xml:space="preserve">(a) Distressed   (b) Confused   (c) Surprised   (d) Relieved   (e)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472F77A0">
      <w:pPr>
        <w:rPr>
          <w:rFonts w:cstheme="minorHAnsi"/>
          <w:color w:val="000000"/>
        </w:rPr>
      </w:pPr>
      <w:r w:rsidRPr="472F77A0">
        <w:rPr>
          <w:rFonts w:cstheme="minorBidi"/>
          <w:color w:val="000000" w:themeColor="text1"/>
        </w:rPr>
        <w:t xml:space="preserve">13. Dorian's friend is ill and coughs all over him without bothering to turn away or cover his mouth. </w:t>
      </w:r>
      <w:r w:rsidRPr="472F77A0">
        <w:rPr>
          <w:rFonts w:cstheme="minorBidi"/>
          <w:i/>
          <w:iCs/>
          <w:color w:val="000000" w:themeColor="text1"/>
        </w:rPr>
        <w:t xml:space="preserve">Dorian is most likely to feel? </w:t>
      </w:r>
    </w:p>
    <w:p w14:paraId="77D0B632" w14:textId="77777777" w:rsidR="002A36BB" w:rsidRPr="002A1813" w:rsidRDefault="002A36BB" w:rsidP="472F77A0">
      <w:pPr>
        <w:rPr>
          <w:rFonts w:cstheme="minorHAnsi"/>
          <w:color w:val="000000"/>
        </w:rPr>
      </w:pPr>
      <w:r w:rsidRPr="472F77A0">
        <w:rPr>
          <w:rFonts w:cstheme="minorBidi"/>
          <w:color w:val="000000" w:themeColor="text1"/>
        </w:rPr>
        <w:t xml:space="preserve">(a) Anxiety   (b) Dislike   (c) Surprise   (d) Jealousy   (e)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feel? </w:t>
      </w:r>
    </w:p>
    <w:p w14:paraId="2EC4D0C8" w14:textId="77777777" w:rsidR="002A36BB" w:rsidRPr="002A1813" w:rsidRDefault="002A36BB" w:rsidP="472F77A0">
      <w:pPr>
        <w:rPr>
          <w:rFonts w:cstheme="minorHAnsi"/>
          <w:color w:val="000000"/>
        </w:rPr>
      </w:pPr>
      <w:r w:rsidRPr="472F77A0">
        <w:rPr>
          <w:rFonts w:cstheme="minorBidi"/>
          <w:color w:val="000000" w:themeColor="text1"/>
        </w:rPr>
        <w:t xml:space="preserve">(a) Joy  (b) Hope  (c) Regret  (d) Relief  (e)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472F77A0">
      <w:pPr>
        <w:rPr>
          <w:rFonts w:cstheme="minorHAnsi"/>
          <w:color w:val="000000"/>
        </w:rPr>
      </w:pPr>
      <w:r w:rsidRPr="472F77A0">
        <w:rPr>
          <w:rFonts w:cstheme="minorBidi"/>
          <w:color w:val="000000" w:themeColor="text1"/>
        </w:rPr>
        <w:t xml:space="preserve">16. The nature of Sara's job changes due to unpredictable factors and she no longer gets to do the portions of her work that she most enjoyed. </w:t>
      </w:r>
      <w:r w:rsidRPr="472F77A0">
        <w:rPr>
          <w:rFonts w:cstheme="minorBidi"/>
          <w:i/>
          <w:iCs/>
          <w:color w:val="000000" w:themeColor="text1"/>
        </w:rPr>
        <w:t xml:space="preserve">Sara is most likely to feel? </w:t>
      </w:r>
    </w:p>
    <w:p w14:paraId="394A58DC" w14:textId="77777777" w:rsidR="002A36BB" w:rsidRPr="002A1813" w:rsidRDefault="002A36BB" w:rsidP="472F77A0">
      <w:pPr>
        <w:rPr>
          <w:rFonts w:cstheme="minorHAnsi"/>
          <w:color w:val="000000"/>
        </w:rPr>
      </w:pPr>
      <w:r w:rsidRPr="472F77A0">
        <w:rPr>
          <w:rFonts w:cstheme="minorBidi"/>
          <w:color w:val="000000" w:themeColor="text1"/>
        </w:rPr>
        <w:t xml:space="preserve">(a) Ashamed   (b) Sad   (c) Angry   (d) Distressed   (e)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472F77A0">
      <w:pPr>
        <w:rPr>
          <w:rFonts w:cstheme="minorHAnsi"/>
          <w:color w:val="000000"/>
        </w:rPr>
      </w:pPr>
      <w:r w:rsidRPr="472F77A0">
        <w:rPr>
          <w:rFonts w:cstheme="minorBidi"/>
          <w:color w:val="000000" w:themeColor="text1"/>
        </w:rPr>
        <w:t xml:space="preserve">17. Leila has been unable to sleep well lately and there are no changes in her life that might indicate why. </w:t>
      </w:r>
      <w:r w:rsidRPr="472F77A0">
        <w:rPr>
          <w:rFonts w:cstheme="minorBidi"/>
          <w:i/>
          <w:iCs/>
          <w:color w:val="000000" w:themeColor="text1"/>
        </w:rPr>
        <w:t xml:space="preserve">Leila is most likely to feel? </w:t>
      </w:r>
    </w:p>
    <w:p w14:paraId="6FE1A969" w14:textId="77777777" w:rsidR="002A36BB" w:rsidRPr="002A1813" w:rsidRDefault="002A36BB" w:rsidP="472F77A0">
      <w:pPr>
        <w:rPr>
          <w:rFonts w:cstheme="minorHAnsi"/>
          <w:color w:val="000000"/>
        </w:rPr>
      </w:pPr>
      <w:r w:rsidRPr="472F77A0">
        <w:rPr>
          <w:rFonts w:cstheme="minorBidi"/>
          <w:color w:val="000000" w:themeColor="text1"/>
        </w:rPr>
        <w:t xml:space="preserve">(a) Angry   (b) Scared   (c) Sad   (d) Distressed   (e)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472F77A0">
      <w:pPr>
        <w:rPr>
          <w:rFonts w:cstheme="minorHAnsi"/>
          <w:color w:val="000000"/>
        </w:rPr>
      </w:pPr>
      <w:r w:rsidRPr="472F77A0">
        <w:rPr>
          <w:rFonts w:cstheme="minorBidi"/>
          <w:color w:val="000000" w:themeColor="text1"/>
        </w:rPr>
        <w:t xml:space="preserve">18. Someone believes another person has deliberately caused something good to stop happening to them. However, they feel they can do something about it. </w:t>
      </w:r>
      <w:r w:rsidRPr="472F77A0">
        <w:rPr>
          <w:rFonts w:cstheme="minorBidi"/>
          <w:i/>
          <w:iCs/>
          <w:color w:val="000000" w:themeColor="text1"/>
        </w:rPr>
        <w:t xml:space="preserve">They are most likely to feel? </w:t>
      </w:r>
    </w:p>
    <w:p w14:paraId="21D87452" w14:textId="77777777" w:rsidR="002A36BB" w:rsidRPr="002A1813" w:rsidRDefault="002A36BB" w:rsidP="472F77A0">
      <w:pPr>
        <w:rPr>
          <w:rFonts w:cstheme="minorHAnsi"/>
          <w:color w:val="000000"/>
        </w:rPr>
      </w:pPr>
      <w:r w:rsidRPr="472F77A0">
        <w:rPr>
          <w:rFonts w:cstheme="minorBidi"/>
          <w:color w:val="000000" w:themeColor="text1"/>
        </w:rPr>
        <w:t xml:space="preserve">(a) Angry   (b) Contemptuous   (c) Distress   (d) Depressed   (e)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472F77A0">
      <w:pPr>
        <w:spacing w:line="228" w:lineRule="auto"/>
        <w:rPr>
          <w:rFonts w:cstheme="minorHAnsi"/>
          <w:color w:val="000000"/>
        </w:rPr>
      </w:pPr>
      <w:r w:rsidRPr="472F77A0">
        <w:rPr>
          <w:rFonts w:cstheme="minorBidi"/>
          <w:color w:val="000000" w:themeColor="text1"/>
        </w:rPr>
        <w:t>(d) He found out that he didn't get a position he thought he would get.</w:t>
      </w:r>
    </w:p>
    <w:p w14:paraId="14F13F2F" w14:textId="77777777" w:rsidR="002A36BB" w:rsidRPr="002A1813" w:rsidRDefault="002A36BB" w:rsidP="472F77A0">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B400D4">
      <w:pPr>
        <w:pStyle w:val="Heading1"/>
        <w:numPr>
          <w:ilvl w:val="0"/>
          <w:numId w:val="0"/>
        </w:numPr>
        <w:ind w:left="3551" w:hanging="432"/>
      </w:pPr>
      <w:bookmarkStart w:id="183" w:name="_Toc171940458"/>
      <w:bookmarkEnd w:id="183"/>
    </w:p>
    <w:p w14:paraId="70916BCF" w14:textId="77777777" w:rsidR="002A36BB" w:rsidRPr="002A1813" w:rsidRDefault="002A36BB" w:rsidP="002A36BB">
      <w:pPr>
        <w:pStyle w:val="Heading1"/>
        <w:rPr>
          <w:rFonts w:cstheme="minorHAnsi"/>
          <w:sz w:val="22"/>
          <w:szCs w:val="22"/>
        </w:rPr>
      </w:pPr>
      <w:bookmarkStart w:id="184" w:name="_Toc171940459"/>
      <w:bookmarkStart w:id="185" w:name="_Toc194567467"/>
      <w:r w:rsidRPr="002A1813">
        <w:rPr>
          <w:rFonts w:cstheme="minorHAnsi"/>
          <w:sz w:val="22"/>
          <w:szCs w:val="22"/>
        </w:rPr>
        <w:t>Situational Test of Emotion Management-Brief (STEM-B)</w:t>
      </w:r>
      <w:bookmarkEnd w:id="184"/>
      <w:bookmarkEnd w:id="185"/>
    </w:p>
    <w:tbl>
      <w:tblPr>
        <w:tblStyle w:val="TableGrid"/>
        <w:tblW w:w="0" w:type="auto"/>
        <w:tblLook w:val="04A0" w:firstRow="1" w:lastRow="0" w:firstColumn="1" w:lastColumn="0" w:noHBand="0" w:noVBand="1"/>
      </w:tblPr>
      <w:tblGrid>
        <w:gridCol w:w="9962"/>
      </w:tblGrid>
      <w:tr w:rsidR="002A36BB" w:rsidRPr="002A1813" w14:paraId="73D26684" w14:textId="77777777" w:rsidTr="472F77A0">
        <w:tc>
          <w:tcPr>
            <w:tcW w:w="9962" w:type="dxa"/>
          </w:tcPr>
          <w:p w14:paraId="15E1E514" w14:textId="77777777" w:rsidR="002A36BB" w:rsidRPr="002A1813"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situation, and asked to choose from four responses the most effective course of action to manage both the emotions the person is feeling and the problems they face in that situation. </w:t>
            </w:r>
          </w:p>
          <w:p w14:paraId="161DF3EE"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lastRenderedPageBreak/>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years but Wai-Hin gets a new job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Just accept that she is gone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office, and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situation, but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Make an effort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them, but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8. Shona has not spoken to her nephew for months, whereas when he was younger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any more. </w:t>
      </w:r>
    </w:p>
    <w:p w14:paraId="4E1DA8BC"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change, but keep calling him from time to time. </w:t>
      </w:r>
    </w:p>
    <w:p w14:paraId="2203085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it, but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fairly sure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plan ahead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Jumah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What action would be the most effective for Jumah?</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lastRenderedPageBreak/>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lot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186" w:name="_Toc171940460"/>
      <w:bookmarkStart w:id="187" w:name="_Toc194567468"/>
      <w:r w:rsidRPr="00E837CD">
        <w:lastRenderedPageBreak/>
        <w:t>Japanese and Caucasian Brief Affect Recognition Test</w:t>
      </w:r>
      <w:bookmarkEnd w:id="182"/>
      <w:bookmarkEnd w:id="186"/>
      <w:bookmarkEnd w:id="187"/>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9962"/>
      </w:tblGrid>
      <w:tr w:rsidR="002A36BB" w:rsidRPr="00E837CD" w14:paraId="06A5671A" w14:textId="77777777" w:rsidTr="000F6C7B">
        <w:tc>
          <w:tcPr>
            <w:tcW w:w="10754" w:type="dxa"/>
          </w:tcPr>
          <w:p w14:paraId="5257A017" w14:textId="77777777" w:rsidR="002A36BB" w:rsidRPr="007071CE" w:rsidRDefault="002A36BB" w:rsidP="000F6C7B">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   (b) Contempt   (c) Disgust   (d) Sadness   (e) Anger   (f) Surprise   (g)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   (b) Contempt   (c) Disgust   (d) Sadness   (e) Anger   (f) Surprise   (g)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188" w:name="_Toc171940461"/>
      <w:bookmarkStart w:id="189" w:name="_Toc194567469"/>
      <w:r>
        <w:rPr>
          <w:lang w:val="en-GB"/>
        </w:rPr>
        <w:lastRenderedPageBreak/>
        <w:t>Trait Emotional Intelligence Questionnaire—Short Form</w:t>
      </w:r>
      <w:bookmarkEnd w:id="188"/>
      <w:bookmarkEnd w:id="189"/>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4"/>
        <w:gridCol w:w="1275"/>
        <w:gridCol w:w="1275"/>
        <w:gridCol w:w="1275"/>
        <w:gridCol w:w="1275"/>
        <w:gridCol w:w="1275"/>
        <w:gridCol w:w="1793"/>
      </w:tblGrid>
      <w:tr w:rsidR="002A36BB" w14:paraId="242844D9" w14:textId="77777777" w:rsidTr="000F6C7B">
        <w:tc>
          <w:tcPr>
            <w:tcW w:w="1423" w:type="dxa"/>
          </w:tcPr>
          <w:p w14:paraId="61BE4EE2" w14:textId="77777777" w:rsidR="002A36BB" w:rsidRDefault="002A36BB" w:rsidP="000F6C7B">
            <w:pPr>
              <w:jc w:val="center"/>
              <w:rPr>
                <w:lang w:val="en-GB"/>
              </w:rPr>
            </w:pPr>
            <w:r>
              <w:rPr>
                <w:lang w:val="en-GB"/>
              </w:rPr>
              <w:t>Completely Disagree</w:t>
            </w:r>
          </w:p>
        </w:tc>
        <w:tc>
          <w:tcPr>
            <w:tcW w:w="1423" w:type="dxa"/>
          </w:tcPr>
          <w:p w14:paraId="5CE515BB" w14:textId="77777777" w:rsidR="002A36BB" w:rsidRDefault="002A36BB" w:rsidP="000F6C7B">
            <w:pPr>
              <w:jc w:val="center"/>
              <w:rPr>
                <w:lang w:val="en-GB"/>
              </w:rPr>
            </w:pPr>
          </w:p>
        </w:tc>
        <w:tc>
          <w:tcPr>
            <w:tcW w:w="1423" w:type="dxa"/>
          </w:tcPr>
          <w:p w14:paraId="5B7F9AC5" w14:textId="77777777" w:rsidR="002A36BB" w:rsidRDefault="002A36BB" w:rsidP="000F6C7B">
            <w:pPr>
              <w:jc w:val="center"/>
              <w:rPr>
                <w:lang w:val="en-GB"/>
              </w:rPr>
            </w:pPr>
          </w:p>
        </w:tc>
        <w:tc>
          <w:tcPr>
            <w:tcW w:w="1423" w:type="dxa"/>
          </w:tcPr>
          <w:p w14:paraId="496170BA" w14:textId="77777777" w:rsidR="002A36BB" w:rsidRDefault="002A36BB" w:rsidP="000F6C7B">
            <w:pPr>
              <w:jc w:val="center"/>
              <w:rPr>
                <w:lang w:val="en-GB"/>
              </w:rPr>
            </w:pPr>
          </w:p>
        </w:tc>
        <w:tc>
          <w:tcPr>
            <w:tcW w:w="1423" w:type="dxa"/>
          </w:tcPr>
          <w:p w14:paraId="3A2E5E65" w14:textId="77777777" w:rsidR="002A36BB" w:rsidRDefault="002A36BB" w:rsidP="000F6C7B">
            <w:pPr>
              <w:jc w:val="center"/>
              <w:rPr>
                <w:lang w:val="en-GB"/>
              </w:rPr>
            </w:pPr>
          </w:p>
        </w:tc>
        <w:tc>
          <w:tcPr>
            <w:tcW w:w="1423" w:type="dxa"/>
          </w:tcPr>
          <w:p w14:paraId="1FE825D4" w14:textId="77777777" w:rsidR="002A36BB" w:rsidRDefault="002A36BB" w:rsidP="000F6C7B">
            <w:pPr>
              <w:jc w:val="center"/>
              <w:rPr>
                <w:lang w:val="en-GB"/>
              </w:rPr>
            </w:pPr>
          </w:p>
        </w:tc>
        <w:tc>
          <w:tcPr>
            <w:tcW w:w="1424" w:type="dxa"/>
          </w:tcPr>
          <w:p w14:paraId="28000764" w14:textId="77777777" w:rsidR="002A36BB" w:rsidRDefault="002A36BB" w:rsidP="000F6C7B">
            <w:pPr>
              <w:jc w:val="center"/>
              <w:rPr>
                <w:lang w:val="en-GB"/>
              </w:rPr>
            </w:pPr>
            <w:r>
              <w:rPr>
                <w:lang w:val="en-GB"/>
              </w:rPr>
              <w:t>Completely Agree</w:t>
            </w:r>
          </w:p>
        </w:tc>
      </w:tr>
      <w:tr w:rsidR="002A36BB" w14:paraId="4133D8E3" w14:textId="77777777" w:rsidTr="000F6C7B">
        <w:tc>
          <w:tcPr>
            <w:tcW w:w="1423" w:type="dxa"/>
          </w:tcPr>
          <w:p w14:paraId="37E5F12E" w14:textId="77777777" w:rsidR="002A36BB" w:rsidRDefault="002A36BB" w:rsidP="000F6C7B">
            <w:pPr>
              <w:jc w:val="center"/>
              <w:rPr>
                <w:lang w:val="en-GB"/>
              </w:rPr>
            </w:pPr>
            <w:r>
              <w:rPr>
                <w:lang w:val="en-GB"/>
              </w:rPr>
              <w:t>1</w:t>
            </w:r>
          </w:p>
        </w:tc>
        <w:tc>
          <w:tcPr>
            <w:tcW w:w="1423" w:type="dxa"/>
          </w:tcPr>
          <w:p w14:paraId="0B623BF8" w14:textId="77777777" w:rsidR="002A36BB" w:rsidRDefault="002A36BB" w:rsidP="000F6C7B">
            <w:pPr>
              <w:jc w:val="center"/>
              <w:rPr>
                <w:lang w:val="en-GB"/>
              </w:rPr>
            </w:pPr>
            <w:r>
              <w:rPr>
                <w:lang w:val="en-GB"/>
              </w:rPr>
              <w:t>2</w:t>
            </w:r>
          </w:p>
        </w:tc>
        <w:tc>
          <w:tcPr>
            <w:tcW w:w="1423" w:type="dxa"/>
          </w:tcPr>
          <w:p w14:paraId="52A34CCB" w14:textId="77777777" w:rsidR="002A36BB" w:rsidRDefault="002A36BB" w:rsidP="000F6C7B">
            <w:pPr>
              <w:jc w:val="center"/>
              <w:rPr>
                <w:lang w:val="en-GB"/>
              </w:rPr>
            </w:pPr>
            <w:r>
              <w:rPr>
                <w:lang w:val="en-GB"/>
              </w:rPr>
              <w:t>3</w:t>
            </w:r>
          </w:p>
        </w:tc>
        <w:tc>
          <w:tcPr>
            <w:tcW w:w="1423" w:type="dxa"/>
          </w:tcPr>
          <w:p w14:paraId="5DC5EE52" w14:textId="77777777" w:rsidR="002A36BB" w:rsidRDefault="002A36BB" w:rsidP="000F6C7B">
            <w:pPr>
              <w:jc w:val="center"/>
              <w:rPr>
                <w:lang w:val="en-GB"/>
              </w:rPr>
            </w:pPr>
            <w:r>
              <w:rPr>
                <w:lang w:val="en-GB"/>
              </w:rPr>
              <w:t>4</w:t>
            </w:r>
          </w:p>
        </w:tc>
        <w:tc>
          <w:tcPr>
            <w:tcW w:w="1423" w:type="dxa"/>
          </w:tcPr>
          <w:p w14:paraId="0D54B32F" w14:textId="77777777" w:rsidR="002A36BB" w:rsidRDefault="002A36BB" w:rsidP="000F6C7B">
            <w:pPr>
              <w:jc w:val="center"/>
              <w:rPr>
                <w:lang w:val="en-GB"/>
              </w:rPr>
            </w:pPr>
            <w:r>
              <w:rPr>
                <w:lang w:val="en-GB"/>
              </w:rPr>
              <w:t>5</w:t>
            </w:r>
          </w:p>
        </w:tc>
        <w:tc>
          <w:tcPr>
            <w:tcW w:w="1423" w:type="dxa"/>
          </w:tcPr>
          <w:p w14:paraId="056ABB10" w14:textId="77777777" w:rsidR="002A36BB" w:rsidRDefault="002A36BB" w:rsidP="000F6C7B">
            <w:pPr>
              <w:jc w:val="center"/>
              <w:rPr>
                <w:lang w:val="en-GB"/>
              </w:rPr>
            </w:pPr>
            <w:r>
              <w:rPr>
                <w:lang w:val="en-GB"/>
              </w:rPr>
              <w:t>6</w:t>
            </w:r>
          </w:p>
        </w:tc>
        <w:tc>
          <w:tcPr>
            <w:tcW w:w="1424" w:type="dxa"/>
          </w:tcPr>
          <w:p w14:paraId="6A9715FF" w14:textId="77777777" w:rsidR="002A36BB" w:rsidRDefault="002A36BB" w:rsidP="000F6C7B">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On the whole,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feel that I have a number of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On the whole,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On the whole,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On the whole,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190" w:name="_Toc171940462"/>
      <w:bookmarkStart w:id="191" w:name="_Toc194567470"/>
      <w:r>
        <w:rPr>
          <w:lang w:val="en-GB"/>
        </w:rPr>
        <w:lastRenderedPageBreak/>
        <w:t>Wong-Law Emotional Intelligence Scale</w:t>
      </w:r>
      <w:bookmarkEnd w:id="190"/>
      <w:bookmarkEnd w:id="191"/>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0F6C7B">
        <w:tc>
          <w:tcPr>
            <w:tcW w:w="1992" w:type="dxa"/>
          </w:tcPr>
          <w:p w14:paraId="2EF61F63" w14:textId="77777777" w:rsidR="002A36BB" w:rsidRDefault="002A36BB" w:rsidP="000F6C7B">
            <w:pPr>
              <w:jc w:val="center"/>
              <w:rPr>
                <w:lang w:val="en-GB"/>
              </w:rPr>
            </w:pPr>
            <w:r>
              <w:rPr>
                <w:lang w:val="en-GB"/>
              </w:rPr>
              <w:t>Strongly Disagree</w:t>
            </w:r>
          </w:p>
        </w:tc>
        <w:tc>
          <w:tcPr>
            <w:tcW w:w="1992" w:type="dxa"/>
          </w:tcPr>
          <w:p w14:paraId="331EF14E" w14:textId="77777777" w:rsidR="002A36BB" w:rsidRDefault="002A36BB" w:rsidP="000F6C7B">
            <w:pPr>
              <w:jc w:val="center"/>
              <w:rPr>
                <w:lang w:val="en-GB"/>
              </w:rPr>
            </w:pPr>
            <w:r>
              <w:rPr>
                <w:lang w:val="en-GB"/>
              </w:rPr>
              <w:t>Disagree</w:t>
            </w:r>
          </w:p>
        </w:tc>
        <w:tc>
          <w:tcPr>
            <w:tcW w:w="1992" w:type="dxa"/>
          </w:tcPr>
          <w:p w14:paraId="451C1D18" w14:textId="77777777" w:rsidR="002A36BB" w:rsidRDefault="002A36BB" w:rsidP="000F6C7B">
            <w:pPr>
              <w:jc w:val="center"/>
              <w:rPr>
                <w:lang w:val="en-GB"/>
              </w:rPr>
            </w:pPr>
            <w:r>
              <w:rPr>
                <w:lang w:val="en-GB"/>
              </w:rPr>
              <w:t>Neither Agree nor Disagree</w:t>
            </w:r>
          </w:p>
        </w:tc>
        <w:tc>
          <w:tcPr>
            <w:tcW w:w="1993" w:type="dxa"/>
          </w:tcPr>
          <w:p w14:paraId="629500CD" w14:textId="77777777" w:rsidR="002A36BB" w:rsidRDefault="002A36BB" w:rsidP="000F6C7B">
            <w:pPr>
              <w:jc w:val="center"/>
              <w:rPr>
                <w:lang w:val="en-GB"/>
              </w:rPr>
            </w:pPr>
            <w:r>
              <w:rPr>
                <w:lang w:val="en-GB"/>
              </w:rPr>
              <w:t>Agree</w:t>
            </w:r>
          </w:p>
        </w:tc>
        <w:tc>
          <w:tcPr>
            <w:tcW w:w="1993" w:type="dxa"/>
          </w:tcPr>
          <w:p w14:paraId="094CA592" w14:textId="77777777" w:rsidR="002A36BB" w:rsidRDefault="002A36BB" w:rsidP="000F6C7B">
            <w:pPr>
              <w:jc w:val="center"/>
              <w:rPr>
                <w:lang w:val="en-GB"/>
              </w:rPr>
            </w:pPr>
            <w:r>
              <w:rPr>
                <w:lang w:val="en-GB"/>
              </w:rPr>
              <w:t>Strongly Agree</w:t>
            </w:r>
          </w:p>
        </w:tc>
      </w:tr>
      <w:tr w:rsidR="002A36BB" w14:paraId="111B7736" w14:textId="77777777" w:rsidTr="000F6C7B">
        <w:tc>
          <w:tcPr>
            <w:tcW w:w="1992" w:type="dxa"/>
          </w:tcPr>
          <w:p w14:paraId="1958CB97" w14:textId="77777777" w:rsidR="002A36BB" w:rsidRDefault="002A36BB" w:rsidP="000F6C7B">
            <w:pPr>
              <w:jc w:val="center"/>
              <w:rPr>
                <w:lang w:val="en-GB"/>
              </w:rPr>
            </w:pPr>
            <w:r>
              <w:rPr>
                <w:lang w:val="en-GB"/>
              </w:rPr>
              <w:t>1</w:t>
            </w:r>
          </w:p>
        </w:tc>
        <w:tc>
          <w:tcPr>
            <w:tcW w:w="1992" w:type="dxa"/>
          </w:tcPr>
          <w:p w14:paraId="7E871B45" w14:textId="77777777" w:rsidR="002A36BB" w:rsidRDefault="002A36BB" w:rsidP="000F6C7B">
            <w:pPr>
              <w:jc w:val="center"/>
              <w:rPr>
                <w:lang w:val="en-GB"/>
              </w:rPr>
            </w:pPr>
            <w:r>
              <w:rPr>
                <w:lang w:val="en-GB"/>
              </w:rPr>
              <w:t>2</w:t>
            </w:r>
          </w:p>
        </w:tc>
        <w:tc>
          <w:tcPr>
            <w:tcW w:w="1992" w:type="dxa"/>
          </w:tcPr>
          <w:p w14:paraId="202E27D8" w14:textId="77777777" w:rsidR="002A36BB" w:rsidRDefault="002A36BB" w:rsidP="000F6C7B">
            <w:pPr>
              <w:jc w:val="center"/>
              <w:rPr>
                <w:lang w:val="en-GB"/>
              </w:rPr>
            </w:pPr>
            <w:r>
              <w:rPr>
                <w:lang w:val="en-GB"/>
              </w:rPr>
              <w:t>3</w:t>
            </w:r>
          </w:p>
        </w:tc>
        <w:tc>
          <w:tcPr>
            <w:tcW w:w="1993" w:type="dxa"/>
          </w:tcPr>
          <w:p w14:paraId="25BB5406" w14:textId="77777777" w:rsidR="002A36BB" w:rsidRDefault="002A36BB" w:rsidP="000F6C7B">
            <w:pPr>
              <w:jc w:val="center"/>
              <w:rPr>
                <w:lang w:val="en-GB"/>
              </w:rPr>
            </w:pPr>
            <w:r>
              <w:rPr>
                <w:lang w:val="en-GB"/>
              </w:rPr>
              <w:t>4</w:t>
            </w:r>
          </w:p>
        </w:tc>
        <w:tc>
          <w:tcPr>
            <w:tcW w:w="1993" w:type="dxa"/>
          </w:tcPr>
          <w:p w14:paraId="1E9339C2" w14:textId="77777777" w:rsidR="002A36BB" w:rsidRDefault="002A36BB" w:rsidP="000F6C7B">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am able to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50429CEF" w14:textId="77777777" w:rsidR="005A0EEF" w:rsidRDefault="005A0EEF" w:rsidP="005A0EEF"/>
    <w:p w14:paraId="268B5D7C" w14:textId="77777777" w:rsidR="005A0EEF" w:rsidRDefault="005A0EEF" w:rsidP="005A0EEF"/>
    <w:p w14:paraId="4B8E1DA9" w14:textId="77777777" w:rsidR="005A0EEF" w:rsidRDefault="005A0EEF" w:rsidP="005A0EEF">
      <w:pPr>
        <w:pStyle w:val="Heading1"/>
        <w:rPr>
          <w:lang w:val="en-AU" w:eastAsia="en-AU"/>
        </w:rPr>
      </w:pPr>
      <w:bookmarkStart w:id="192" w:name="_Toc72830102"/>
      <w:bookmarkStart w:id="193" w:name="_Toc194567471"/>
      <w:r>
        <w:rPr>
          <w:lang w:val="en-AU" w:eastAsia="en-AU"/>
        </w:rPr>
        <w:t>Psychological Wellbeing</w:t>
      </w:r>
      <w:bookmarkEnd w:id="192"/>
      <w:bookmarkEnd w:id="193"/>
    </w:p>
    <w:p w14:paraId="2614BE67" w14:textId="77777777" w:rsidR="005A0EEF" w:rsidRPr="0069761E" w:rsidRDefault="005A0EEF" w:rsidP="005A0EEF">
      <w:pPr>
        <w:rPr>
          <w:rFonts w:eastAsia="Times New Roman" w:cstheme="minorHAnsi"/>
          <w:color w:val="000000"/>
          <w:sz w:val="24"/>
          <w:szCs w:val="24"/>
          <w:lang w:val="en-AU" w:eastAsia="en-AU"/>
        </w:rPr>
      </w:pPr>
      <w:r w:rsidRPr="0069761E">
        <w:rPr>
          <w:rFonts w:eastAsia="Times New Roman" w:cstheme="minorHAnsi"/>
          <w:b/>
          <w:bCs/>
          <w:color w:val="000000"/>
          <w:sz w:val="24"/>
          <w:szCs w:val="24"/>
          <w:lang w:val="en-AU" w:eastAsia="en-AU"/>
        </w:rPr>
        <w:t>Instructions:</w:t>
      </w:r>
      <w:r w:rsidRPr="0069761E">
        <w:rPr>
          <w:rFonts w:eastAsia="Times New Roman" w:cstheme="minorHAnsi"/>
          <w:color w:val="000000"/>
          <w:sz w:val="24"/>
          <w:szCs w:val="24"/>
          <w:lang w:val="en-AU" w:eastAsia="en-AU"/>
        </w:rPr>
        <w:t xml:space="preserve"> Circle one response below each statement to indicate how much you agree or disagree. </w:t>
      </w:r>
    </w:p>
    <w:p w14:paraId="04D93F60" w14:textId="77777777" w:rsidR="005A0EEF" w:rsidRDefault="005A0EEF" w:rsidP="005A0EEF">
      <w:pPr>
        <w:rPr>
          <w:rFonts w:eastAsia="Times New Roman" w:cstheme="minorHAnsi"/>
          <w:sz w:val="24"/>
          <w:szCs w:val="24"/>
          <w:lang w:val="en-AU" w:eastAsia="en-AU"/>
        </w:rPr>
      </w:pPr>
    </w:p>
    <w:tbl>
      <w:tblPr>
        <w:tblStyle w:val="TableGrid"/>
        <w:tblW w:w="0" w:type="auto"/>
        <w:tblLook w:val="04A0" w:firstRow="1" w:lastRow="0" w:firstColumn="1" w:lastColumn="0" w:noHBand="0" w:noVBand="1"/>
      </w:tblPr>
      <w:tblGrid>
        <w:gridCol w:w="1378"/>
        <w:gridCol w:w="1565"/>
        <w:gridCol w:w="1201"/>
        <w:gridCol w:w="1408"/>
        <w:gridCol w:w="1437"/>
        <w:gridCol w:w="1565"/>
        <w:gridCol w:w="1408"/>
      </w:tblGrid>
      <w:tr w:rsidR="005A0EEF" w14:paraId="3498FFCB" w14:textId="77777777" w:rsidTr="000F6C7B">
        <w:tc>
          <w:tcPr>
            <w:tcW w:w="1423" w:type="dxa"/>
          </w:tcPr>
          <w:p w14:paraId="1D61041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agree</w:t>
            </w:r>
          </w:p>
        </w:tc>
        <w:tc>
          <w:tcPr>
            <w:tcW w:w="1423" w:type="dxa"/>
          </w:tcPr>
          <w:p w14:paraId="2DE5D0E0"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agree</w:t>
            </w:r>
          </w:p>
        </w:tc>
        <w:tc>
          <w:tcPr>
            <w:tcW w:w="1423" w:type="dxa"/>
          </w:tcPr>
          <w:p w14:paraId="648AECE7"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Agree a little</w:t>
            </w:r>
          </w:p>
        </w:tc>
        <w:tc>
          <w:tcPr>
            <w:tcW w:w="1423" w:type="dxa"/>
          </w:tcPr>
          <w:p w14:paraId="40AF375B"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Neither agree nor disagree</w:t>
            </w:r>
          </w:p>
        </w:tc>
        <w:tc>
          <w:tcPr>
            <w:tcW w:w="1423" w:type="dxa"/>
          </w:tcPr>
          <w:p w14:paraId="1CEB64F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Disagree a little</w:t>
            </w:r>
          </w:p>
        </w:tc>
        <w:tc>
          <w:tcPr>
            <w:tcW w:w="1423" w:type="dxa"/>
          </w:tcPr>
          <w:p w14:paraId="0D8C44F3"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disagree</w:t>
            </w:r>
          </w:p>
        </w:tc>
        <w:tc>
          <w:tcPr>
            <w:tcW w:w="1424" w:type="dxa"/>
          </w:tcPr>
          <w:p w14:paraId="593DD81F"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disagree</w:t>
            </w:r>
          </w:p>
        </w:tc>
      </w:tr>
      <w:tr w:rsidR="005A0EEF" w14:paraId="618AE91F" w14:textId="77777777" w:rsidTr="000F6C7B">
        <w:tc>
          <w:tcPr>
            <w:tcW w:w="1423" w:type="dxa"/>
          </w:tcPr>
          <w:p w14:paraId="6C99E3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1</w:t>
            </w:r>
          </w:p>
        </w:tc>
        <w:tc>
          <w:tcPr>
            <w:tcW w:w="1423" w:type="dxa"/>
          </w:tcPr>
          <w:p w14:paraId="66AABD9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2</w:t>
            </w:r>
          </w:p>
        </w:tc>
        <w:tc>
          <w:tcPr>
            <w:tcW w:w="1423" w:type="dxa"/>
          </w:tcPr>
          <w:p w14:paraId="3F38B6B4"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3</w:t>
            </w:r>
          </w:p>
        </w:tc>
        <w:tc>
          <w:tcPr>
            <w:tcW w:w="1423" w:type="dxa"/>
          </w:tcPr>
          <w:p w14:paraId="7DC5F798"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4</w:t>
            </w:r>
          </w:p>
        </w:tc>
        <w:tc>
          <w:tcPr>
            <w:tcW w:w="1423" w:type="dxa"/>
          </w:tcPr>
          <w:p w14:paraId="2EB88B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5</w:t>
            </w:r>
          </w:p>
        </w:tc>
        <w:tc>
          <w:tcPr>
            <w:tcW w:w="1423" w:type="dxa"/>
          </w:tcPr>
          <w:p w14:paraId="78BDABF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6</w:t>
            </w:r>
          </w:p>
        </w:tc>
        <w:tc>
          <w:tcPr>
            <w:tcW w:w="1424" w:type="dxa"/>
          </w:tcPr>
          <w:p w14:paraId="1F7B8ADC"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7</w:t>
            </w:r>
          </w:p>
        </w:tc>
      </w:tr>
    </w:tbl>
    <w:p w14:paraId="291E23E1" w14:textId="77777777" w:rsidR="005A0EEF" w:rsidRPr="0069761E" w:rsidRDefault="005A0EEF" w:rsidP="005A0EEF">
      <w:pPr>
        <w:rPr>
          <w:rFonts w:eastAsia="Times New Roman" w:cstheme="minorHAnsi"/>
          <w:sz w:val="24"/>
          <w:szCs w:val="24"/>
          <w:lang w:val="en-AU" w:eastAsia="en-AU"/>
        </w:rPr>
      </w:pPr>
    </w:p>
    <w:p w14:paraId="04532B8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 I like most parts of my personality.</w:t>
      </w:r>
    </w:p>
    <w:p w14:paraId="05B8D99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2. When I look at the story of my life, I am pleased with how things have turned out so far.</w:t>
      </w:r>
    </w:p>
    <w:p w14:paraId="1F814F8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3. Some people wander aimlessly through life, but I am not one of them.</w:t>
      </w:r>
    </w:p>
    <w:p w14:paraId="3ED3B7D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4. The demands of everyday life often get me down.</w:t>
      </w:r>
    </w:p>
    <w:p w14:paraId="5B3FB05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5. In many ways I feel disappointed about my achievements in life.</w:t>
      </w:r>
    </w:p>
    <w:p w14:paraId="355D6E5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6. Maintaining close relationships has been difficult and frustrating for me.</w:t>
      </w:r>
    </w:p>
    <w:p w14:paraId="5C5E22C5"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7. I live life one day at a time and don't really think about the future.</w:t>
      </w:r>
    </w:p>
    <w:p w14:paraId="2268B76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8. In general, I feel I am in charge of the situation in which I live.</w:t>
      </w:r>
    </w:p>
    <w:p w14:paraId="264FFFF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9. I am good at managing the responsibilities of daily life.</w:t>
      </w:r>
    </w:p>
    <w:p w14:paraId="661ABC7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10. I sometimes feel as if I've done all there is to do in life.</w:t>
      </w:r>
    </w:p>
    <w:p w14:paraId="2ABDA52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11. For me, life has been a continuous process of learning, changing, and growth.</w:t>
      </w:r>
    </w:p>
    <w:p w14:paraId="4875CDA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12. I think it is important to have new experiences that challenge how I think about myself and the world.</w:t>
      </w:r>
    </w:p>
    <w:p w14:paraId="6A5EEBC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lastRenderedPageBreak/>
        <w:t>13. People would describe me as a giving person, willing to share my time with others.</w:t>
      </w:r>
    </w:p>
    <w:p w14:paraId="56895F3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14. I gave up trying to make big improvements or changes in my life a long time ago</w:t>
      </w:r>
    </w:p>
    <w:p w14:paraId="6F173E03"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15. I tend to be influenced by people with strong opinions</w:t>
      </w:r>
    </w:p>
    <w:p w14:paraId="69B2E24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16. I have not experienced many warm and trusting relationships with others.</w:t>
      </w:r>
    </w:p>
    <w:p w14:paraId="0EA00BA0"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17. I have confidence in my own opinions, even if they are different from the way most other people think.</w:t>
      </w:r>
    </w:p>
    <w:p w14:paraId="2CEAAB5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18. I judge myself by what I think is important, not by the values of what others think is important.</w:t>
      </w:r>
    </w:p>
    <w:p w14:paraId="41BB83D1" w14:textId="77777777" w:rsidR="005A0EEF" w:rsidRDefault="005A0EEF" w:rsidP="005A0EEF"/>
    <w:p w14:paraId="51BCBBA5" w14:textId="77777777" w:rsidR="005A0EEF" w:rsidRDefault="005A0EEF" w:rsidP="005A0EEF"/>
    <w:p w14:paraId="50779729" w14:textId="77777777" w:rsidR="005A0EEF" w:rsidRPr="00440361" w:rsidRDefault="005A0EEF" w:rsidP="005A0EEF">
      <w:pPr>
        <w:sectPr w:rsidR="005A0EEF" w:rsidRPr="00440361" w:rsidSect="005A0EEF">
          <w:headerReference w:type="even" r:id="rId16"/>
          <w:headerReference w:type="default" r:id="rId17"/>
          <w:footerReference w:type="even" r:id="rId18"/>
          <w:footerReference w:type="default" r:id="rId19"/>
          <w:headerReference w:type="first" r:id="rId20"/>
          <w:footerReference w:type="first" r:id="rId21"/>
          <w:pgSz w:w="12240" w:h="15840"/>
          <w:pgMar w:top="1134" w:right="1134" w:bottom="1134" w:left="1134" w:header="709" w:footer="709" w:gutter="0"/>
          <w:cols w:space="708"/>
          <w:docGrid w:linePitch="360"/>
        </w:sectPr>
      </w:pPr>
    </w:p>
    <w:p w14:paraId="16EEE127" w14:textId="77777777" w:rsidR="005A0EEF" w:rsidRDefault="005A0EEF" w:rsidP="005A0EEF">
      <w:pPr>
        <w:pStyle w:val="Heading1"/>
      </w:pPr>
      <w:bookmarkStart w:id="198" w:name="_Toc194567472"/>
      <w:r>
        <w:lastRenderedPageBreak/>
        <w:t>Positive and Negative Affect (Self-report)</w:t>
      </w:r>
      <w:bookmarkEnd w:id="198"/>
    </w:p>
    <w:p w14:paraId="6540662A" w14:textId="33FCD172" w:rsidR="005A0EEF" w:rsidRDefault="005A0EEF" w:rsidP="005A0EEF">
      <w:r w:rsidRPr="472F77A0">
        <w:t xml:space="preserve">Please indicate the extent you felt this way over the LAST </w:t>
      </w:r>
      <w:r w:rsidR="00FC49F4" w:rsidRPr="472F77A0">
        <w:t>DAY/WEEK/MONTH</w:t>
      </w:r>
      <w:r w:rsidRPr="472F77A0">
        <w:t xml:space="preserve">. </w:t>
      </w:r>
    </w:p>
    <w:p w14:paraId="10804A43" w14:textId="77777777" w:rsidR="00E22AA7" w:rsidRDefault="005A0EEF" w:rsidP="00FC49F4">
      <w:r>
        <w:t>Rate how much you felt each emotion from 1 (very slightly or not at all) to 5 (extremely).</w:t>
      </w:r>
    </w:p>
    <w:p w14:paraId="64313D9D" w14:textId="77777777" w:rsidR="00E22AA7" w:rsidRDefault="00FC49F4" w:rsidP="00FC49F4">
      <w:r>
        <w:t xml:space="preserve"> </w:t>
      </w:r>
    </w:p>
    <w:p w14:paraId="2475A483" w14:textId="77777777" w:rsidR="00E22AA7" w:rsidRDefault="00E22AA7" w:rsidP="00E22AA7">
      <w:pPr>
        <w:pStyle w:val="ListParagraph"/>
        <w:numPr>
          <w:ilvl w:val="0"/>
          <w:numId w:val="46"/>
        </w:numPr>
      </w:pPr>
      <w:r>
        <w:t>Determined </w:t>
      </w:r>
    </w:p>
    <w:p w14:paraId="39B857BC" w14:textId="77777777" w:rsidR="005A0EEF" w:rsidRDefault="005A0EEF" w:rsidP="005A0EEF">
      <w:pPr>
        <w:pStyle w:val="ListParagraph"/>
        <w:widowControl/>
        <w:numPr>
          <w:ilvl w:val="0"/>
          <w:numId w:val="46"/>
        </w:numPr>
        <w:autoSpaceDE/>
        <w:autoSpaceDN/>
        <w:adjustRightInd/>
        <w:spacing w:after="160" w:line="259" w:lineRule="auto"/>
      </w:pPr>
      <w:r>
        <w:t>Attentive </w:t>
      </w:r>
    </w:p>
    <w:p w14:paraId="700AA4A8" w14:textId="77777777" w:rsidR="005A0EEF" w:rsidRDefault="005A0EEF" w:rsidP="005A0EEF">
      <w:pPr>
        <w:pStyle w:val="ListParagraph"/>
        <w:widowControl/>
        <w:numPr>
          <w:ilvl w:val="0"/>
          <w:numId w:val="46"/>
        </w:numPr>
        <w:autoSpaceDE/>
        <w:autoSpaceDN/>
        <w:adjustRightInd/>
        <w:spacing w:after="160" w:line="259" w:lineRule="auto"/>
      </w:pPr>
      <w:r>
        <w:t>Alert </w:t>
      </w:r>
    </w:p>
    <w:p w14:paraId="635BA74E" w14:textId="77777777" w:rsidR="005A0EEF" w:rsidRDefault="005A0EEF" w:rsidP="005A0EEF">
      <w:pPr>
        <w:pStyle w:val="ListParagraph"/>
        <w:widowControl/>
        <w:numPr>
          <w:ilvl w:val="0"/>
          <w:numId w:val="46"/>
        </w:numPr>
        <w:autoSpaceDE/>
        <w:autoSpaceDN/>
        <w:adjustRightInd/>
        <w:spacing w:after="160" w:line="259" w:lineRule="auto"/>
      </w:pPr>
      <w:r>
        <w:t>Inspired </w:t>
      </w:r>
    </w:p>
    <w:p w14:paraId="4E2E594A" w14:textId="77777777" w:rsidR="005A0EEF" w:rsidRDefault="005A0EEF" w:rsidP="005A0EEF">
      <w:pPr>
        <w:pStyle w:val="ListParagraph"/>
        <w:widowControl/>
        <w:numPr>
          <w:ilvl w:val="0"/>
          <w:numId w:val="46"/>
        </w:numPr>
        <w:autoSpaceDE/>
        <w:autoSpaceDN/>
        <w:adjustRightInd/>
        <w:spacing w:after="160" w:line="259" w:lineRule="auto"/>
      </w:pPr>
      <w:r>
        <w:t>Active </w:t>
      </w:r>
    </w:p>
    <w:p w14:paraId="632452AF" w14:textId="77777777" w:rsidR="005A0EEF" w:rsidRDefault="005A0EEF" w:rsidP="005A0EEF">
      <w:pPr>
        <w:pStyle w:val="ListParagraph"/>
        <w:widowControl/>
        <w:numPr>
          <w:ilvl w:val="0"/>
          <w:numId w:val="46"/>
        </w:numPr>
        <w:autoSpaceDE/>
        <w:autoSpaceDN/>
        <w:adjustRightInd/>
        <w:spacing w:after="160" w:line="259" w:lineRule="auto"/>
      </w:pPr>
      <w:r>
        <w:t>Afraid </w:t>
      </w:r>
    </w:p>
    <w:p w14:paraId="0384E582" w14:textId="77777777" w:rsidR="005A0EEF" w:rsidRDefault="005A0EEF" w:rsidP="005A0EEF">
      <w:pPr>
        <w:pStyle w:val="ListParagraph"/>
        <w:widowControl/>
        <w:numPr>
          <w:ilvl w:val="0"/>
          <w:numId w:val="46"/>
        </w:numPr>
        <w:autoSpaceDE/>
        <w:autoSpaceDN/>
        <w:adjustRightInd/>
        <w:spacing w:after="160" w:line="259" w:lineRule="auto"/>
      </w:pPr>
      <w:r>
        <w:t>Nervous </w:t>
      </w:r>
    </w:p>
    <w:p w14:paraId="1C656F37" w14:textId="77777777" w:rsidR="005A0EEF" w:rsidRDefault="005A0EEF" w:rsidP="005A0EEF">
      <w:pPr>
        <w:pStyle w:val="ListParagraph"/>
        <w:widowControl/>
        <w:numPr>
          <w:ilvl w:val="0"/>
          <w:numId w:val="46"/>
        </w:numPr>
        <w:autoSpaceDE/>
        <w:autoSpaceDN/>
        <w:adjustRightInd/>
        <w:spacing w:after="160" w:line="259" w:lineRule="auto"/>
      </w:pPr>
      <w:r>
        <w:t>Upset </w:t>
      </w:r>
    </w:p>
    <w:p w14:paraId="7A68534A" w14:textId="77777777" w:rsidR="005A0EEF" w:rsidRDefault="005A0EEF" w:rsidP="005A0EEF">
      <w:pPr>
        <w:pStyle w:val="ListParagraph"/>
        <w:widowControl/>
        <w:numPr>
          <w:ilvl w:val="0"/>
          <w:numId w:val="46"/>
        </w:numPr>
        <w:autoSpaceDE/>
        <w:autoSpaceDN/>
        <w:adjustRightInd/>
        <w:spacing w:after="160" w:line="259" w:lineRule="auto"/>
      </w:pPr>
      <w:r>
        <w:t>Ashamed </w:t>
      </w:r>
    </w:p>
    <w:p w14:paraId="0F503493" w14:textId="77777777" w:rsidR="005A0EEF" w:rsidRDefault="005A0EEF" w:rsidP="005A0EEF">
      <w:pPr>
        <w:pStyle w:val="ListParagraph"/>
        <w:widowControl/>
        <w:numPr>
          <w:ilvl w:val="0"/>
          <w:numId w:val="46"/>
        </w:numPr>
        <w:autoSpaceDE/>
        <w:autoSpaceDN/>
        <w:adjustRightInd/>
        <w:spacing w:after="160" w:line="259" w:lineRule="auto"/>
      </w:pPr>
      <w:r>
        <w:t>Hostile  </w:t>
      </w:r>
    </w:p>
    <w:p w14:paraId="12FD9417" w14:textId="77777777" w:rsidR="005A0EEF" w:rsidRDefault="005A0EEF" w:rsidP="005A0EEF">
      <w:pPr>
        <w:pStyle w:val="ListParagraph"/>
        <w:widowControl/>
        <w:numPr>
          <w:ilvl w:val="0"/>
          <w:numId w:val="46"/>
        </w:numPr>
        <w:autoSpaceDE/>
        <w:autoSpaceDN/>
        <w:adjustRightInd/>
        <w:spacing w:after="160" w:line="259" w:lineRule="auto"/>
      </w:pPr>
      <w:r>
        <w:t>Calm</w:t>
      </w:r>
    </w:p>
    <w:p w14:paraId="25270209" w14:textId="77777777" w:rsidR="005A0EEF" w:rsidRDefault="005A0EEF" w:rsidP="005A0EEF">
      <w:pPr>
        <w:pStyle w:val="ListParagraph"/>
        <w:widowControl/>
        <w:numPr>
          <w:ilvl w:val="0"/>
          <w:numId w:val="46"/>
        </w:numPr>
        <w:autoSpaceDE/>
        <w:autoSpaceDN/>
        <w:adjustRightInd/>
        <w:spacing w:after="160" w:line="259" w:lineRule="auto"/>
      </w:pPr>
      <w:r>
        <w:t>Content</w:t>
      </w:r>
    </w:p>
    <w:p w14:paraId="6485D847" w14:textId="77777777" w:rsidR="005A0EEF" w:rsidRDefault="005A0EEF" w:rsidP="005A0EEF">
      <w:pPr>
        <w:pStyle w:val="ListParagraph"/>
        <w:widowControl/>
        <w:numPr>
          <w:ilvl w:val="0"/>
          <w:numId w:val="46"/>
        </w:numPr>
        <w:autoSpaceDE/>
        <w:autoSpaceDN/>
        <w:adjustRightInd/>
        <w:spacing w:after="160" w:line="259" w:lineRule="auto"/>
      </w:pPr>
      <w:r>
        <w:t>Peaceful</w:t>
      </w:r>
    </w:p>
    <w:p w14:paraId="3048E3F1" w14:textId="5457744C" w:rsidR="00EB1260" w:rsidRPr="00EB1260" w:rsidRDefault="005A0EEF" w:rsidP="0014626C">
      <w:pPr>
        <w:pStyle w:val="ListParagraph"/>
        <w:widowControl/>
        <w:numPr>
          <w:ilvl w:val="0"/>
          <w:numId w:val="46"/>
        </w:numPr>
        <w:autoSpaceDE/>
        <w:autoSpaceDN/>
        <w:adjustRightInd/>
        <w:spacing w:after="160" w:line="259" w:lineRule="auto"/>
      </w:pPr>
      <w:r>
        <w:t>Relax</w:t>
      </w:r>
      <w:r w:rsidR="002528C8">
        <w:t>ed</w:t>
      </w:r>
    </w:p>
    <w:p w14:paraId="530DEA48" w14:textId="57E19DE7" w:rsidR="00EB1260" w:rsidRDefault="00EB1260">
      <w:pPr>
        <w:rPr>
          <w:ins w:id="199" w:author="Kit Double" w:date="2025-04-03T10:01:00Z" w16du:dateUtc="2025-04-02T23:01:00Z"/>
        </w:rPr>
      </w:pPr>
    </w:p>
    <w:p w14:paraId="5081EC12" w14:textId="2B916DE4" w:rsidR="005B77CA" w:rsidRDefault="005B77CA">
      <w:pPr>
        <w:pStyle w:val="Heading1"/>
        <w:rPr>
          <w:ins w:id="200" w:author="Kit Double" w:date="2025-04-03T10:01:00Z" w16du:dateUtc="2025-04-02T23:01:00Z"/>
        </w:rPr>
        <w:pPrChange w:id="201" w:author="Kit Double" w:date="2025-04-03T10:01:00Z" w16du:dateUtc="2025-04-02T23:01:00Z">
          <w:pPr/>
        </w:pPrChange>
      </w:pPr>
      <w:bookmarkStart w:id="202" w:name="_Toc194567473"/>
      <w:ins w:id="203" w:author="Kit Double" w:date="2025-04-03T10:01:00Z" w16du:dateUtc="2025-04-02T23:01:00Z">
        <w:r>
          <w:t>Social Media Questionnaire</w:t>
        </w:r>
        <w:bookmarkEnd w:id="202"/>
      </w:ins>
    </w:p>
    <w:p w14:paraId="234A5E2F" w14:textId="41EF5B37" w:rsidR="005B77CA" w:rsidRDefault="005B77CA" w:rsidP="005B77CA">
      <w:pPr>
        <w:rPr>
          <w:ins w:id="204" w:author="Kit Double" w:date="2025-04-03T10:01:00Z" w16du:dateUtc="2025-04-02T23:01:00Z"/>
        </w:rPr>
      </w:pPr>
    </w:p>
    <w:p w14:paraId="770BFD46" w14:textId="77777777" w:rsidR="005B77CA" w:rsidRDefault="005B77CA">
      <w:pPr>
        <w:pStyle w:val="ListParagraph"/>
        <w:widowControl/>
        <w:numPr>
          <w:ilvl w:val="0"/>
          <w:numId w:val="50"/>
        </w:numPr>
        <w:autoSpaceDE/>
        <w:autoSpaceDN/>
        <w:adjustRightInd/>
        <w:spacing w:after="160" w:line="278" w:lineRule="auto"/>
        <w:rPr>
          <w:ins w:id="205" w:author="Kit Double" w:date="2025-04-03T10:01:00Z" w16du:dateUtc="2025-04-02T23:01:00Z"/>
        </w:rPr>
        <w:pPrChange w:id="206" w:author="Kit Double" w:date="2025-04-03T10:01:00Z" w16du:dateUtc="2025-04-02T23:01:00Z">
          <w:pPr>
            <w:pStyle w:val="ListParagraph"/>
            <w:widowControl/>
            <w:numPr>
              <w:numId w:val="47"/>
            </w:numPr>
            <w:autoSpaceDE/>
            <w:autoSpaceDN/>
            <w:adjustRightInd/>
            <w:spacing w:after="160" w:line="278" w:lineRule="auto"/>
            <w:ind w:hanging="360"/>
          </w:pPr>
        </w:pPrChange>
      </w:pPr>
      <w:ins w:id="207" w:author="Kit Double" w:date="2025-04-03T10:01:00Z" w16du:dateUtc="2025-04-02T23:01:00Z">
        <w:r>
          <w:t>I spend a lot of time thinking about social media apps or planning my use of social media apps</w:t>
        </w:r>
      </w:ins>
    </w:p>
    <w:p w14:paraId="22005C38" w14:textId="77777777" w:rsidR="005B77CA" w:rsidRDefault="005B77CA">
      <w:pPr>
        <w:pStyle w:val="ListParagraph"/>
        <w:widowControl/>
        <w:numPr>
          <w:ilvl w:val="0"/>
          <w:numId w:val="50"/>
        </w:numPr>
        <w:autoSpaceDE/>
        <w:autoSpaceDN/>
        <w:adjustRightInd/>
        <w:spacing w:after="160" w:line="278" w:lineRule="auto"/>
        <w:rPr>
          <w:ins w:id="208" w:author="Kit Double" w:date="2025-04-03T10:01:00Z" w16du:dateUtc="2025-04-02T23:01:00Z"/>
        </w:rPr>
        <w:pPrChange w:id="209" w:author="Kit Double" w:date="2025-04-03T10:01:00Z" w16du:dateUtc="2025-04-02T23:01:00Z">
          <w:pPr>
            <w:pStyle w:val="ListParagraph"/>
            <w:widowControl/>
            <w:numPr>
              <w:numId w:val="47"/>
            </w:numPr>
            <w:autoSpaceDE/>
            <w:autoSpaceDN/>
            <w:adjustRightInd/>
            <w:spacing w:after="160" w:line="278" w:lineRule="auto"/>
            <w:ind w:hanging="360"/>
          </w:pPr>
        </w:pPrChange>
      </w:pPr>
      <w:ins w:id="210" w:author="Kit Double" w:date="2025-04-03T10:01:00Z" w16du:dateUtc="2025-04-02T23:01:00Z">
        <w:r>
          <w:t>I feel the need to use social media apps more and more</w:t>
        </w:r>
      </w:ins>
    </w:p>
    <w:p w14:paraId="02DE9881" w14:textId="77777777" w:rsidR="005B77CA" w:rsidRDefault="005B77CA">
      <w:pPr>
        <w:pStyle w:val="ListParagraph"/>
        <w:widowControl/>
        <w:numPr>
          <w:ilvl w:val="0"/>
          <w:numId w:val="50"/>
        </w:numPr>
        <w:autoSpaceDE/>
        <w:autoSpaceDN/>
        <w:adjustRightInd/>
        <w:spacing w:after="160" w:line="278" w:lineRule="auto"/>
        <w:rPr>
          <w:ins w:id="211" w:author="Kit Double" w:date="2025-04-03T10:01:00Z" w16du:dateUtc="2025-04-02T23:01:00Z"/>
        </w:rPr>
        <w:pPrChange w:id="212" w:author="Kit Double" w:date="2025-04-03T10:01:00Z" w16du:dateUtc="2025-04-02T23:01:00Z">
          <w:pPr>
            <w:pStyle w:val="ListParagraph"/>
            <w:widowControl/>
            <w:numPr>
              <w:numId w:val="47"/>
            </w:numPr>
            <w:autoSpaceDE/>
            <w:autoSpaceDN/>
            <w:adjustRightInd/>
            <w:spacing w:after="160" w:line="278" w:lineRule="auto"/>
            <w:ind w:hanging="360"/>
          </w:pPr>
        </w:pPrChange>
      </w:pPr>
      <w:ins w:id="213" w:author="Kit Double" w:date="2025-04-03T10:01:00Z" w16du:dateUtc="2025-04-02T23:01:00Z">
        <w:r>
          <w:t>I use social media apps so I can forget about my problems</w:t>
        </w:r>
      </w:ins>
    </w:p>
    <w:p w14:paraId="308D3D45" w14:textId="77777777" w:rsidR="005B77CA" w:rsidRDefault="005B77CA">
      <w:pPr>
        <w:pStyle w:val="ListParagraph"/>
        <w:widowControl/>
        <w:numPr>
          <w:ilvl w:val="0"/>
          <w:numId w:val="50"/>
        </w:numPr>
        <w:autoSpaceDE/>
        <w:autoSpaceDN/>
        <w:adjustRightInd/>
        <w:spacing w:after="160" w:line="278" w:lineRule="auto"/>
        <w:rPr>
          <w:ins w:id="214" w:author="Kit Double" w:date="2025-04-03T10:01:00Z" w16du:dateUtc="2025-04-02T23:01:00Z"/>
        </w:rPr>
        <w:pPrChange w:id="215" w:author="Kit Double" w:date="2025-04-03T10:01:00Z" w16du:dateUtc="2025-04-02T23:01:00Z">
          <w:pPr>
            <w:pStyle w:val="ListParagraph"/>
            <w:widowControl/>
            <w:numPr>
              <w:numId w:val="47"/>
            </w:numPr>
            <w:autoSpaceDE/>
            <w:autoSpaceDN/>
            <w:adjustRightInd/>
            <w:spacing w:after="160" w:line="278" w:lineRule="auto"/>
            <w:ind w:hanging="360"/>
          </w:pPr>
        </w:pPrChange>
      </w:pPr>
      <w:ins w:id="216" w:author="Kit Double" w:date="2025-04-03T10:01:00Z" w16du:dateUtc="2025-04-02T23:01:00Z">
        <w:r>
          <w:t>I’ve tried to use my social media apps less but I can’t</w:t>
        </w:r>
      </w:ins>
    </w:p>
    <w:p w14:paraId="35744095" w14:textId="77777777" w:rsidR="005B77CA" w:rsidRDefault="005B77CA">
      <w:pPr>
        <w:pStyle w:val="ListParagraph"/>
        <w:widowControl/>
        <w:numPr>
          <w:ilvl w:val="0"/>
          <w:numId w:val="50"/>
        </w:numPr>
        <w:autoSpaceDE/>
        <w:autoSpaceDN/>
        <w:adjustRightInd/>
        <w:spacing w:after="160" w:line="278" w:lineRule="auto"/>
        <w:rPr>
          <w:ins w:id="217" w:author="Kit Double" w:date="2025-04-03T10:01:00Z" w16du:dateUtc="2025-04-02T23:01:00Z"/>
        </w:rPr>
        <w:pPrChange w:id="218" w:author="Kit Double" w:date="2025-04-03T10:01:00Z" w16du:dateUtc="2025-04-02T23:01:00Z">
          <w:pPr>
            <w:pStyle w:val="ListParagraph"/>
            <w:widowControl/>
            <w:numPr>
              <w:numId w:val="47"/>
            </w:numPr>
            <w:autoSpaceDE/>
            <w:autoSpaceDN/>
            <w:adjustRightInd/>
            <w:spacing w:after="160" w:line="278" w:lineRule="auto"/>
            <w:ind w:hanging="360"/>
          </w:pPr>
        </w:pPrChange>
      </w:pPr>
      <w:ins w:id="219" w:author="Kit Double" w:date="2025-04-03T10:01:00Z" w16du:dateUtc="2025-04-02T23:01:00Z">
        <w:r>
          <w:t>I’ve become stressed or upset if I am not allowed to use my social media apps</w:t>
        </w:r>
      </w:ins>
    </w:p>
    <w:p w14:paraId="47DE6DAB" w14:textId="77777777" w:rsidR="005B77CA" w:rsidRDefault="005B77CA">
      <w:pPr>
        <w:pStyle w:val="ListParagraph"/>
        <w:widowControl/>
        <w:numPr>
          <w:ilvl w:val="0"/>
          <w:numId w:val="50"/>
        </w:numPr>
        <w:autoSpaceDE/>
        <w:autoSpaceDN/>
        <w:adjustRightInd/>
        <w:spacing w:after="160" w:line="278" w:lineRule="auto"/>
        <w:rPr>
          <w:ins w:id="220" w:author="Kit Double" w:date="2025-04-03T10:01:00Z" w16du:dateUtc="2025-04-02T23:01:00Z"/>
        </w:rPr>
        <w:pPrChange w:id="221" w:author="Kit Double" w:date="2025-04-03T10:01:00Z" w16du:dateUtc="2025-04-02T23:01:00Z">
          <w:pPr>
            <w:pStyle w:val="ListParagraph"/>
            <w:widowControl/>
            <w:numPr>
              <w:numId w:val="47"/>
            </w:numPr>
            <w:autoSpaceDE/>
            <w:autoSpaceDN/>
            <w:adjustRightInd/>
            <w:spacing w:after="160" w:line="278" w:lineRule="auto"/>
            <w:ind w:hanging="360"/>
          </w:pPr>
        </w:pPrChange>
      </w:pPr>
      <w:ins w:id="222" w:author="Kit Double" w:date="2025-04-03T10:01:00Z" w16du:dateUtc="2025-04-02T23:01:00Z">
        <w:r>
          <w:t>I use social media apps so much that it has had a bad effect on my schoolwork or job</w:t>
        </w:r>
      </w:ins>
    </w:p>
    <w:p w14:paraId="3B221549" w14:textId="4B6029A4" w:rsidR="005B77CA" w:rsidRDefault="005B77CA">
      <w:pPr>
        <w:pStyle w:val="Heading1"/>
        <w:rPr>
          <w:ins w:id="223" w:author="Kit Double" w:date="2025-04-03T10:01:00Z" w16du:dateUtc="2025-04-02T23:01:00Z"/>
        </w:rPr>
        <w:pPrChange w:id="224" w:author="Kit Double" w:date="2025-04-03T10:01:00Z" w16du:dateUtc="2025-04-02T23:01:00Z">
          <w:pPr/>
        </w:pPrChange>
      </w:pPr>
      <w:bookmarkStart w:id="225" w:name="_Toc194567474"/>
      <w:ins w:id="226" w:author="Kit Double" w:date="2025-04-03T10:01:00Z" w16du:dateUtc="2025-04-02T23:01:00Z">
        <w:r>
          <w:t>Mobile phone questionnaire</w:t>
        </w:r>
        <w:bookmarkEnd w:id="225"/>
      </w:ins>
    </w:p>
    <w:p w14:paraId="39A5E0A2" w14:textId="77777777" w:rsidR="005B77CA" w:rsidRDefault="005B77CA">
      <w:pPr>
        <w:pStyle w:val="ListParagraph"/>
        <w:widowControl/>
        <w:numPr>
          <w:ilvl w:val="0"/>
          <w:numId w:val="49"/>
        </w:numPr>
        <w:autoSpaceDE/>
        <w:autoSpaceDN/>
        <w:adjustRightInd/>
        <w:spacing w:after="160" w:line="278" w:lineRule="auto"/>
        <w:rPr>
          <w:ins w:id="227" w:author="Kit Double" w:date="2025-04-03T10:01:00Z" w16du:dateUtc="2025-04-02T23:01:00Z"/>
        </w:rPr>
        <w:pPrChange w:id="228" w:author="Kit Double" w:date="2025-04-03T10:01:00Z" w16du:dateUtc="2025-04-02T23:01:00Z">
          <w:pPr>
            <w:pStyle w:val="ListParagraph"/>
            <w:widowControl/>
            <w:numPr>
              <w:numId w:val="48"/>
            </w:numPr>
            <w:autoSpaceDE/>
            <w:autoSpaceDN/>
            <w:adjustRightInd/>
            <w:spacing w:after="160" w:line="278" w:lineRule="auto"/>
            <w:ind w:hanging="360"/>
          </w:pPr>
        </w:pPrChange>
      </w:pPr>
      <w:ins w:id="229" w:author="Kit Double" w:date="2025-04-03T10:01:00Z" w16du:dateUtc="2025-04-02T23:01:00Z">
        <w:r>
          <w:t>I interrupt whatever else I am doing when I am contacted on my phone</w:t>
        </w:r>
      </w:ins>
    </w:p>
    <w:p w14:paraId="2BA780B1" w14:textId="77777777" w:rsidR="005B77CA" w:rsidRDefault="005B77CA">
      <w:pPr>
        <w:pStyle w:val="ListParagraph"/>
        <w:widowControl/>
        <w:numPr>
          <w:ilvl w:val="0"/>
          <w:numId w:val="49"/>
        </w:numPr>
        <w:autoSpaceDE/>
        <w:autoSpaceDN/>
        <w:adjustRightInd/>
        <w:spacing w:after="160" w:line="278" w:lineRule="auto"/>
        <w:rPr>
          <w:ins w:id="230" w:author="Kit Double" w:date="2025-04-03T10:01:00Z" w16du:dateUtc="2025-04-02T23:01:00Z"/>
        </w:rPr>
        <w:pPrChange w:id="231" w:author="Kit Double" w:date="2025-04-03T10:01:00Z" w16du:dateUtc="2025-04-02T23:01:00Z">
          <w:pPr>
            <w:pStyle w:val="ListParagraph"/>
            <w:widowControl/>
            <w:numPr>
              <w:numId w:val="48"/>
            </w:numPr>
            <w:autoSpaceDE/>
            <w:autoSpaceDN/>
            <w:adjustRightInd/>
            <w:spacing w:after="160" w:line="278" w:lineRule="auto"/>
            <w:ind w:hanging="360"/>
          </w:pPr>
        </w:pPrChange>
      </w:pPr>
      <w:ins w:id="232" w:author="Kit Double" w:date="2025-04-03T10:01:00Z" w16du:dateUtc="2025-04-02T23:01:00Z">
        <w:r>
          <w:t>I often use my phone for no particular reason</w:t>
        </w:r>
      </w:ins>
    </w:p>
    <w:p w14:paraId="5400D7F9" w14:textId="77777777" w:rsidR="005B77CA" w:rsidRDefault="005B77CA">
      <w:pPr>
        <w:pStyle w:val="ListParagraph"/>
        <w:widowControl/>
        <w:numPr>
          <w:ilvl w:val="0"/>
          <w:numId w:val="49"/>
        </w:numPr>
        <w:autoSpaceDE/>
        <w:autoSpaceDN/>
        <w:adjustRightInd/>
        <w:spacing w:after="160" w:line="278" w:lineRule="auto"/>
        <w:rPr>
          <w:ins w:id="233" w:author="Kit Double" w:date="2025-04-03T10:01:00Z" w16du:dateUtc="2025-04-02T23:01:00Z"/>
        </w:rPr>
        <w:pPrChange w:id="234" w:author="Kit Double" w:date="2025-04-03T10:01:00Z" w16du:dateUtc="2025-04-02T23:01:00Z">
          <w:pPr>
            <w:pStyle w:val="ListParagraph"/>
            <w:widowControl/>
            <w:numPr>
              <w:numId w:val="48"/>
            </w:numPr>
            <w:autoSpaceDE/>
            <w:autoSpaceDN/>
            <w:adjustRightInd/>
            <w:spacing w:after="160" w:line="278" w:lineRule="auto"/>
            <w:ind w:hanging="360"/>
          </w:pPr>
        </w:pPrChange>
      </w:pPr>
      <w:ins w:id="235" w:author="Kit Double" w:date="2025-04-03T10:01:00Z" w16du:dateUtc="2025-04-02T23:01:00Z">
        <w:r>
          <w:t>I feel connected to others when I am using my phone</w:t>
        </w:r>
      </w:ins>
    </w:p>
    <w:p w14:paraId="3F6A44D9" w14:textId="77777777" w:rsidR="005B77CA" w:rsidRDefault="005B77CA">
      <w:pPr>
        <w:pStyle w:val="ListParagraph"/>
        <w:widowControl/>
        <w:numPr>
          <w:ilvl w:val="0"/>
          <w:numId w:val="49"/>
        </w:numPr>
        <w:autoSpaceDE/>
        <w:autoSpaceDN/>
        <w:adjustRightInd/>
        <w:spacing w:after="160" w:line="278" w:lineRule="auto"/>
        <w:rPr>
          <w:ins w:id="236" w:author="Kit Double" w:date="2025-04-03T10:01:00Z" w16du:dateUtc="2025-04-02T23:01:00Z"/>
        </w:rPr>
        <w:pPrChange w:id="237" w:author="Kit Double" w:date="2025-04-03T10:01:00Z" w16du:dateUtc="2025-04-02T23:01:00Z">
          <w:pPr>
            <w:pStyle w:val="ListParagraph"/>
            <w:widowControl/>
            <w:numPr>
              <w:numId w:val="48"/>
            </w:numPr>
            <w:autoSpaceDE/>
            <w:autoSpaceDN/>
            <w:adjustRightInd/>
            <w:spacing w:after="160" w:line="278" w:lineRule="auto"/>
            <w:ind w:hanging="360"/>
          </w:pPr>
        </w:pPrChange>
      </w:pPr>
      <w:ins w:id="238" w:author="Kit Double" w:date="2025-04-03T10:01:00Z" w16du:dateUtc="2025-04-02T23:01:00Z">
        <w:r>
          <w:t>Arguments have arisen with others because of my phone use</w:t>
        </w:r>
      </w:ins>
    </w:p>
    <w:p w14:paraId="6AE0070E" w14:textId="77777777" w:rsidR="005B77CA" w:rsidRDefault="005B77CA">
      <w:pPr>
        <w:pStyle w:val="ListParagraph"/>
        <w:widowControl/>
        <w:numPr>
          <w:ilvl w:val="0"/>
          <w:numId w:val="49"/>
        </w:numPr>
        <w:autoSpaceDE/>
        <w:autoSpaceDN/>
        <w:adjustRightInd/>
        <w:spacing w:after="160" w:line="278" w:lineRule="auto"/>
        <w:rPr>
          <w:ins w:id="239" w:author="Kit Double" w:date="2025-04-03T10:01:00Z" w16du:dateUtc="2025-04-02T23:01:00Z"/>
        </w:rPr>
        <w:pPrChange w:id="240" w:author="Kit Double" w:date="2025-04-03T10:01:00Z" w16du:dateUtc="2025-04-02T23:01:00Z">
          <w:pPr>
            <w:pStyle w:val="ListParagraph"/>
            <w:widowControl/>
            <w:numPr>
              <w:numId w:val="48"/>
            </w:numPr>
            <w:autoSpaceDE/>
            <w:autoSpaceDN/>
            <w:adjustRightInd/>
            <w:spacing w:after="160" w:line="278" w:lineRule="auto"/>
            <w:ind w:hanging="360"/>
          </w:pPr>
        </w:pPrChange>
      </w:pPr>
      <w:ins w:id="241" w:author="Kit Double" w:date="2025-04-03T10:01:00Z" w16du:dateUtc="2025-04-02T23:01:00Z">
        <w:r>
          <w:t>I lose track of how much I am using my phone</w:t>
        </w:r>
      </w:ins>
    </w:p>
    <w:p w14:paraId="2F7B9634" w14:textId="77777777" w:rsidR="005B77CA" w:rsidRDefault="005B77CA">
      <w:pPr>
        <w:pStyle w:val="ListParagraph"/>
        <w:widowControl/>
        <w:numPr>
          <w:ilvl w:val="0"/>
          <w:numId w:val="49"/>
        </w:numPr>
        <w:autoSpaceDE/>
        <w:autoSpaceDN/>
        <w:adjustRightInd/>
        <w:spacing w:after="160" w:line="278" w:lineRule="auto"/>
        <w:rPr>
          <w:ins w:id="242" w:author="Kit Double" w:date="2025-04-03T10:01:00Z" w16du:dateUtc="2025-04-02T23:01:00Z"/>
        </w:rPr>
        <w:pPrChange w:id="243" w:author="Kit Double" w:date="2025-04-03T10:01:00Z" w16du:dateUtc="2025-04-02T23:01:00Z">
          <w:pPr>
            <w:pStyle w:val="ListParagraph"/>
            <w:widowControl/>
            <w:numPr>
              <w:numId w:val="48"/>
            </w:numPr>
            <w:autoSpaceDE/>
            <w:autoSpaceDN/>
            <w:adjustRightInd/>
            <w:spacing w:after="160" w:line="278" w:lineRule="auto"/>
            <w:ind w:hanging="360"/>
          </w:pPr>
        </w:pPrChange>
      </w:pPr>
      <w:ins w:id="244" w:author="Kit Double" w:date="2025-04-03T10:01:00Z" w16du:dateUtc="2025-04-02T23:01:00Z">
        <w:r>
          <w:t>I often think about my phone when I am not using it</w:t>
        </w:r>
      </w:ins>
    </w:p>
    <w:p w14:paraId="333E14F2" w14:textId="77777777" w:rsidR="005B77CA" w:rsidRDefault="005B77CA">
      <w:pPr>
        <w:pStyle w:val="ListParagraph"/>
        <w:widowControl/>
        <w:numPr>
          <w:ilvl w:val="0"/>
          <w:numId w:val="49"/>
        </w:numPr>
        <w:autoSpaceDE/>
        <w:autoSpaceDN/>
        <w:adjustRightInd/>
        <w:spacing w:after="160" w:line="278" w:lineRule="auto"/>
        <w:rPr>
          <w:ins w:id="245" w:author="Kit Double" w:date="2025-04-03T10:01:00Z" w16du:dateUtc="2025-04-02T23:01:00Z"/>
        </w:rPr>
        <w:pPrChange w:id="246" w:author="Kit Double" w:date="2025-04-03T10:01:00Z" w16du:dateUtc="2025-04-02T23:01:00Z">
          <w:pPr>
            <w:pStyle w:val="ListParagraph"/>
            <w:widowControl/>
            <w:numPr>
              <w:numId w:val="48"/>
            </w:numPr>
            <w:autoSpaceDE/>
            <w:autoSpaceDN/>
            <w:adjustRightInd/>
            <w:spacing w:after="160" w:line="278" w:lineRule="auto"/>
            <w:ind w:hanging="360"/>
          </w:pPr>
        </w:pPrChange>
      </w:pPr>
      <w:ins w:id="247" w:author="Kit Double" w:date="2025-04-03T10:01:00Z" w16du:dateUtc="2025-04-02T23:01:00Z">
        <w:r>
          <w:t>I have been unable to reduce my phone use</w:t>
        </w:r>
      </w:ins>
    </w:p>
    <w:p w14:paraId="6FB64966" w14:textId="77777777" w:rsidR="005B77CA" w:rsidRDefault="005B77CA">
      <w:pPr>
        <w:pStyle w:val="ListParagraph"/>
        <w:widowControl/>
        <w:numPr>
          <w:ilvl w:val="0"/>
          <w:numId w:val="49"/>
        </w:numPr>
        <w:autoSpaceDE/>
        <w:autoSpaceDN/>
        <w:adjustRightInd/>
        <w:spacing w:after="160" w:line="278" w:lineRule="auto"/>
        <w:rPr>
          <w:ins w:id="248" w:author="Kit Double" w:date="2025-04-03T10:01:00Z" w16du:dateUtc="2025-04-02T23:01:00Z"/>
        </w:rPr>
        <w:pPrChange w:id="249" w:author="Kit Double" w:date="2025-04-03T10:01:00Z" w16du:dateUtc="2025-04-02T23:01:00Z">
          <w:pPr>
            <w:pStyle w:val="ListParagraph"/>
            <w:widowControl/>
            <w:numPr>
              <w:numId w:val="48"/>
            </w:numPr>
            <w:autoSpaceDE/>
            <w:autoSpaceDN/>
            <w:adjustRightInd/>
            <w:spacing w:after="160" w:line="278" w:lineRule="auto"/>
            <w:ind w:hanging="360"/>
          </w:pPr>
        </w:pPrChange>
      </w:pPr>
      <w:ins w:id="250" w:author="Kit Double" w:date="2025-04-03T10:01:00Z" w16du:dateUtc="2025-04-02T23:01:00Z">
        <w:r>
          <w:t>The thought of being without my phone makes me feel distressed</w:t>
        </w:r>
      </w:ins>
    </w:p>
    <w:p w14:paraId="0101903F" w14:textId="77777777" w:rsidR="005B77CA" w:rsidRPr="00EB1260" w:rsidRDefault="005B77CA"/>
    <w:p w14:paraId="05738748" w14:textId="3C1978E6" w:rsidR="00EB1260" w:rsidRPr="00EB1260" w:rsidRDefault="00EB1260"/>
    <w:p w14:paraId="383FDBAF" w14:textId="04DB9109" w:rsidR="00EB1260" w:rsidRPr="00EB1260" w:rsidRDefault="00EB1260"/>
    <w:p w14:paraId="6855690F" w14:textId="356F5D0E" w:rsidR="00D26B85" w:rsidRPr="00D26B85" w:rsidRDefault="00D26B85">
      <w:pPr>
        <w:pStyle w:val="Heading1"/>
        <w:rPr>
          <w:ins w:id="251" w:author="Kit Double" w:date="2025-04-03T10:02:00Z"/>
          <w:lang w:val="en-AU"/>
        </w:rPr>
        <w:pPrChange w:id="252" w:author="Kit Double" w:date="2025-04-03T10:03:00Z" w16du:dateUtc="2025-04-02T23:03:00Z">
          <w:pPr/>
        </w:pPrChange>
      </w:pPr>
      <w:bookmarkStart w:id="253" w:name="_Toc194567475"/>
      <w:ins w:id="254" w:author="Kit Double" w:date="2025-04-03T10:02:00Z">
        <w:r w:rsidRPr="00D26B85">
          <w:rPr>
            <w:lang w:val="en-AU"/>
          </w:rPr>
          <w:t>SOCIAL NETWORK SCALE</w:t>
        </w:r>
        <w:bookmarkEnd w:id="253"/>
        <w:r w:rsidRPr="00D26B85">
          <w:rPr>
            <w:lang w:val="en-AU"/>
          </w:rPr>
          <w:t xml:space="preserve"> </w:t>
        </w:r>
      </w:ins>
    </w:p>
    <w:p w14:paraId="2FAC4DE0" w14:textId="77777777" w:rsidR="00D26B85" w:rsidRPr="00D26B85" w:rsidRDefault="00D26B85" w:rsidP="00D26B85">
      <w:pPr>
        <w:rPr>
          <w:ins w:id="255" w:author="Kit Double" w:date="2025-04-03T10:02:00Z"/>
          <w:lang w:val="en-AU"/>
        </w:rPr>
      </w:pPr>
    </w:p>
    <w:p w14:paraId="003453A9" w14:textId="77777777" w:rsidR="00D26B85" w:rsidRPr="00D26B85" w:rsidRDefault="00D26B85" w:rsidP="00D26B85">
      <w:pPr>
        <w:rPr>
          <w:ins w:id="256" w:author="Kit Double" w:date="2025-04-03T10:02:00Z"/>
          <w:lang w:val="en-AU"/>
        </w:rPr>
      </w:pPr>
      <w:ins w:id="257" w:author="Kit Double" w:date="2025-04-03T10:02:00Z">
        <w:r w:rsidRPr="00D26B85">
          <w:rPr>
            <w:lang w:val="en-AU"/>
          </w:rPr>
          <w:t>FAMILY: Considering the people to whom you are related by birth, marriage, adoption, etc…</w:t>
        </w:r>
      </w:ins>
    </w:p>
    <w:p w14:paraId="727A203B" w14:textId="77777777" w:rsidR="00D26B85" w:rsidRPr="00D26B85" w:rsidRDefault="00D26B85" w:rsidP="00D26B85">
      <w:pPr>
        <w:rPr>
          <w:ins w:id="258" w:author="Kit Double" w:date="2025-04-03T10:02:00Z"/>
          <w:lang w:val="en-AU"/>
        </w:rPr>
      </w:pPr>
    </w:p>
    <w:p w14:paraId="52336D39" w14:textId="77777777" w:rsidR="00D26B85" w:rsidRPr="00D26B85" w:rsidRDefault="00D26B85" w:rsidP="00D26B85">
      <w:pPr>
        <w:rPr>
          <w:ins w:id="259" w:author="Kit Double" w:date="2025-04-03T10:02:00Z"/>
          <w:lang w:val="en-AU"/>
        </w:rPr>
      </w:pPr>
      <w:ins w:id="260" w:author="Kit Double" w:date="2025-04-03T10:02:00Z">
        <w:r w:rsidRPr="00D26B85">
          <w:rPr>
            <w:lang w:val="en-AU"/>
          </w:rPr>
          <w:t>1. How many relatives do you see or hear from at least once a month?</w:t>
        </w:r>
      </w:ins>
    </w:p>
    <w:p w14:paraId="19F1FA40" w14:textId="77777777" w:rsidR="00D26B85" w:rsidRPr="00D26B85" w:rsidRDefault="00D26B85" w:rsidP="00D26B85">
      <w:pPr>
        <w:rPr>
          <w:ins w:id="261" w:author="Kit Double" w:date="2025-04-03T10:02:00Z"/>
          <w:lang w:val="en-AU"/>
        </w:rPr>
      </w:pPr>
      <w:ins w:id="262" w:author="Kit Double" w:date="2025-04-03T10:02:00Z">
        <w:r w:rsidRPr="00D26B85">
          <w:rPr>
            <w:lang w:val="en-AU"/>
          </w:rPr>
          <w:t xml:space="preserve"> 0 = none 1 = one 2 = two 3 = three or four 4 = five thru eight 5 = nine or more</w:t>
        </w:r>
      </w:ins>
    </w:p>
    <w:p w14:paraId="731A3B38" w14:textId="77777777" w:rsidR="00D26B85" w:rsidRPr="00D26B85" w:rsidRDefault="00D26B85" w:rsidP="00D26B85">
      <w:pPr>
        <w:rPr>
          <w:ins w:id="263" w:author="Kit Double" w:date="2025-04-03T10:02:00Z"/>
          <w:lang w:val="en-AU"/>
        </w:rPr>
      </w:pPr>
    </w:p>
    <w:p w14:paraId="505EC89B" w14:textId="77777777" w:rsidR="00D26B85" w:rsidRPr="00D26B85" w:rsidRDefault="00D26B85" w:rsidP="00D26B85">
      <w:pPr>
        <w:rPr>
          <w:ins w:id="264" w:author="Kit Double" w:date="2025-04-03T10:02:00Z"/>
          <w:lang w:val="en-AU"/>
        </w:rPr>
      </w:pPr>
      <w:ins w:id="265" w:author="Kit Double" w:date="2025-04-03T10:02:00Z">
        <w:r w:rsidRPr="00D26B85">
          <w:rPr>
            <w:lang w:val="en-AU"/>
          </w:rPr>
          <w:t>2. How often do you see or hear from the relative with whom you have the most contact?</w:t>
        </w:r>
      </w:ins>
    </w:p>
    <w:p w14:paraId="5F42C67C" w14:textId="77777777" w:rsidR="00D26B85" w:rsidRPr="00D26B85" w:rsidRDefault="00D26B85" w:rsidP="00D26B85">
      <w:pPr>
        <w:rPr>
          <w:ins w:id="266" w:author="Kit Double" w:date="2025-04-03T10:02:00Z"/>
          <w:lang w:val="en-AU"/>
        </w:rPr>
      </w:pPr>
      <w:ins w:id="267" w:author="Kit Double" w:date="2025-04-03T10:02:00Z">
        <w:r w:rsidRPr="00D26B85">
          <w:rPr>
            <w:lang w:val="en-AU"/>
          </w:rPr>
          <w:t xml:space="preserve"> 0 = less than monthly 1 = monthly 2 = few times a month 3 = weekly 4 = few times a week</w:t>
        </w:r>
      </w:ins>
    </w:p>
    <w:p w14:paraId="1FC57DA2" w14:textId="77777777" w:rsidR="00D26B85" w:rsidRPr="00D26B85" w:rsidRDefault="00D26B85" w:rsidP="00D26B85">
      <w:pPr>
        <w:rPr>
          <w:ins w:id="268" w:author="Kit Double" w:date="2025-04-03T10:02:00Z"/>
          <w:lang w:val="en-AU"/>
        </w:rPr>
      </w:pPr>
      <w:ins w:id="269" w:author="Kit Double" w:date="2025-04-03T10:02:00Z">
        <w:r w:rsidRPr="00D26B85">
          <w:rPr>
            <w:lang w:val="en-AU"/>
          </w:rPr>
          <w:t xml:space="preserve"> 5 = daily</w:t>
        </w:r>
      </w:ins>
    </w:p>
    <w:p w14:paraId="7671699E" w14:textId="77777777" w:rsidR="00D26B85" w:rsidRPr="00D26B85" w:rsidRDefault="00D26B85" w:rsidP="00D26B85">
      <w:pPr>
        <w:rPr>
          <w:ins w:id="270" w:author="Kit Double" w:date="2025-04-03T10:02:00Z"/>
          <w:lang w:val="en-AU"/>
        </w:rPr>
      </w:pPr>
    </w:p>
    <w:p w14:paraId="77EDD452" w14:textId="77777777" w:rsidR="00D26B85" w:rsidRPr="00D26B85" w:rsidRDefault="00D26B85" w:rsidP="00D26B85">
      <w:pPr>
        <w:rPr>
          <w:ins w:id="271" w:author="Kit Double" w:date="2025-04-03T10:02:00Z"/>
          <w:lang w:val="en-AU"/>
        </w:rPr>
      </w:pPr>
      <w:ins w:id="272" w:author="Kit Double" w:date="2025-04-03T10:02:00Z">
        <w:r w:rsidRPr="00D26B85">
          <w:rPr>
            <w:lang w:val="en-AU"/>
          </w:rPr>
          <w:t>3. How many relatives do you feel at ease with that you can talk about private matters?</w:t>
        </w:r>
      </w:ins>
    </w:p>
    <w:p w14:paraId="79F74CA4" w14:textId="77777777" w:rsidR="00D26B85" w:rsidRPr="00D26B85" w:rsidRDefault="00D26B85" w:rsidP="00D26B85">
      <w:pPr>
        <w:rPr>
          <w:ins w:id="273" w:author="Kit Double" w:date="2025-04-03T10:02:00Z"/>
          <w:lang w:val="en-AU"/>
        </w:rPr>
      </w:pPr>
      <w:ins w:id="274" w:author="Kit Double" w:date="2025-04-03T10:02:00Z">
        <w:r w:rsidRPr="00D26B85">
          <w:rPr>
            <w:lang w:val="en-AU"/>
          </w:rPr>
          <w:t xml:space="preserve"> 0 = none 1 = one 2 = two 3 = three or four 4 = five thru eight 5 = nine or more</w:t>
        </w:r>
      </w:ins>
    </w:p>
    <w:p w14:paraId="1F441D5A" w14:textId="77777777" w:rsidR="00D26B85" w:rsidRPr="00D26B85" w:rsidRDefault="00D26B85" w:rsidP="00D26B85">
      <w:pPr>
        <w:rPr>
          <w:ins w:id="275" w:author="Kit Double" w:date="2025-04-03T10:02:00Z"/>
          <w:lang w:val="en-AU"/>
        </w:rPr>
      </w:pPr>
    </w:p>
    <w:p w14:paraId="1326BD38" w14:textId="77777777" w:rsidR="00D26B85" w:rsidRPr="00D26B85" w:rsidRDefault="00D26B85" w:rsidP="00D26B85">
      <w:pPr>
        <w:rPr>
          <w:ins w:id="276" w:author="Kit Double" w:date="2025-04-03T10:02:00Z"/>
          <w:lang w:val="en-AU"/>
        </w:rPr>
      </w:pPr>
      <w:ins w:id="277" w:author="Kit Double" w:date="2025-04-03T10:02:00Z">
        <w:r w:rsidRPr="00D26B85">
          <w:rPr>
            <w:lang w:val="en-AU"/>
          </w:rPr>
          <w:t>4. How many relatives do you feel close to such that you could call on them for help?</w:t>
        </w:r>
      </w:ins>
    </w:p>
    <w:p w14:paraId="5035D7AC" w14:textId="77777777" w:rsidR="00D26B85" w:rsidRPr="00D26B85" w:rsidRDefault="00D26B85" w:rsidP="00D26B85">
      <w:pPr>
        <w:rPr>
          <w:ins w:id="278" w:author="Kit Double" w:date="2025-04-03T10:02:00Z"/>
          <w:lang w:val="en-AU"/>
        </w:rPr>
      </w:pPr>
      <w:ins w:id="279" w:author="Kit Double" w:date="2025-04-03T10:02:00Z">
        <w:r w:rsidRPr="00D26B85">
          <w:rPr>
            <w:lang w:val="en-AU"/>
          </w:rPr>
          <w:t xml:space="preserve"> 0 = none 1 = one 2 = two 3 = three or four 4 = five thru eight 5 = nine or more</w:t>
        </w:r>
      </w:ins>
    </w:p>
    <w:p w14:paraId="3C9FC284" w14:textId="77777777" w:rsidR="00D26B85" w:rsidRPr="00D26B85" w:rsidRDefault="00D26B85" w:rsidP="00D26B85">
      <w:pPr>
        <w:rPr>
          <w:ins w:id="280" w:author="Kit Double" w:date="2025-04-03T10:02:00Z"/>
          <w:lang w:val="en-AU"/>
        </w:rPr>
      </w:pPr>
    </w:p>
    <w:p w14:paraId="57F62468" w14:textId="77777777" w:rsidR="00D26B85" w:rsidRPr="00D26B85" w:rsidRDefault="00D26B85" w:rsidP="00D26B85">
      <w:pPr>
        <w:rPr>
          <w:ins w:id="281" w:author="Kit Double" w:date="2025-04-03T10:02:00Z"/>
          <w:lang w:val="en-AU"/>
        </w:rPr>
      </w:pPr>
      <w:ins w:id="282" w:author="Kit Double" w:date="2025-04-03T10:02:00Z">
        <w:r w:rsidRPr="00D26B85">
          <w:rPr>
            <w:lang w:val="en-AU"/>
          </w:rPr>
          <w:t>5. When one of your relatives has an important decision to make, how often do they talk to you about it?</w:t>
        </w:r>
      </w:ins>
    </w:p>
    <w:p w14:paraId="18DF9D8C" w14:textId="77777777" w:rsidR="00D26B85" w:rsidRPr="00D26B85" w:rsidRDefault="00D26B85" w:rsidP="00D26B85">
      <w:pPr>
        <w:rPr>
          <w:ins w:id="283" w:author="Kit Double" w:date="2025-04-03T10:02:00Z"/>
          <w:lang w:val="en-AU"/>
        </w:rPr>
      </w:pPr>
      <w:ins w:id="284" w:author="Kit Double" w:date="2025-04-03T10:02:00Z">
        <w:r w:rsidRPr="00D26B85">
          <w:rPr>
            <w:lang w:val="en-AU"/>
          </w:rPr>
          <w:t xml:space="preserve"> 0 = never 1 = seldom 2 = sometimes 3 = often 4 = very often 5 = always</w:t>
        </w:r>
      </w:ins>
    </w:p>
    <w:p w14:paraId="55ABCFB0" w14:textId="77777777" w:rsidR="00D26B85" w:rsidRPr="00D26B85" w:rsidRDefault="00D26B85" w:rsidP="00D26B85">
      <w:pPr>
        <w:rPr>
          <w:ins w:id="285" w:author="Kit Double" w:date="2025-04-03T10:02:00Z"/>
          <w:lang w:val="en-AU"/>
        </w:rPr>
      </w:pPr>
    </w:p>
    <w:p w14:paraId="3B4B65E2" w14:textId="77777777" w:rsidR="00D26B85" w:rsidRPr="00D26B85" w:rsidRDefault="00D26B85" w:rsidP="00D26B85">
      <w:pPr>
        <w:rPr>
          <w:ins w:id="286" w:author="Kit Double" w:date="2025-04-03T10:02:00Z"/>
          <w:lang w:val="en-AU"/>
        </w:rPr>
      </w:pPr>
      <w:ins w:id="287" w:author="Kit Double" w:date="2025-04-03T10:02:00Z">
        <w:r w:rsidRPr="00D26B85">
          <w:rPr>
            <w:lang w:val="en-AU"/>
          </w:rPr>
          <w:t>6. How often is one of your relatives available for you to talk to when you have an important decision to make?</w:t>
        </w:r>
      </w:ins>
    </w:p>
    <w:p w14:paraId="56906BDD" w14:textId="77777777" w:rsidR="00D26B85" w:rsidRPr="00D26B85" w:rsidRDefault="00D26B85" w:rsidP="00D26B85">
      <w:pPr>
        <w:rPr>
          <w:ins w:id="288" w:author="Kit Double" w:date="2025-04-03T10:02:00Z"/>
          <w:lang w:val="en-AU"/>
        </w:rPr>
      </w:pPr>
      <w:ins w:id="289" w:author="Kit Double" w:date="2025-04-03T10:02:00Z">
        <w:r w:rsidRPr="00D26B85">
          <w:rPr>
            <w:lang w:val="en-AU"/>
          </w:rPr>
          <w:t xml:space="preserve"> 0 = never 1 = seldom 2 = sometimes 3 = often 4 = very often 5 = always</w:t>
        </w:r>
      </w:ins>
    </w:p>
    <w:p w14:paraId="7D86D22D" w14:textId="77777777" w:rsidR="00D26B85" w:rsidRPr="00D26B85" w:rsidRDefault="00D26B85" w:rsidP="00D26B85">
      <w:pPr>
        <w:rPr>
          <w:ins w:id="290" w:author="Kit Double" w:date="2025-04-03T10:02:00Z"/>
          <w:lang w:val="en-AU"/>
        </w:rPr>
      </w:pPr>
    </w:p>
    <w:p w14:paraId="383A00D5" w14:textId="77777777" w:rsidR="00D26B85" w:rsidRPr="00D26B85" w:rsidRDefault="00D26B85" w:rsidP="00D26B85">
      <w:pPr>
        <w:rPr>
          <w:ins w:id="291" w:author="Kit Double" w:date="2025-04-03T10:02:00Z"/>
          <w:lang w:val="en-AU"/>
        </w:rPr>
      </w:pPr>
      <w:ins w:id="292" w:author="Kit Double" w:date="2025-04-03T10:02:00Z">
        <w:r w:rsidRPr="00D26B85">
          <w:rPr>
            <w:lang w:val="en-AU"/>
          </w:rPr>
          <w:t>FRIENDSHIPS: Considering all of your friends including those who live in your neighborhood…</w:t>
        </w:r>
      </w:ins>
    </w:p>
    <w:p w14:paraId="243EC838" w14:textId="77777777" w:rsidR="00D26B85" w:rsidRPr="00D26B85" w:rsidRDefault="00D26B85" w:rsidP="00D26B85">
      <w:pPr>
        <w:rPr>
          <w:ins w:id="293" w:author="Kit Double" w:date="2025-04-03T10:02:00Z"/>
          <w:lang w:val="en-AU"/>
        </w:rPr>
      </w:pPr>
    </w:p>
    <w:p w14:paraId="1793C1D8" w14:textId="77777777" w:rsidR="00D26B85" w:rsidRPr="00D26B85" w:rsidRDefault="00D26B85" w:rsidP="00D26B85">
      <w:pPr>
        <w:rPr>
          <w:ins w:id="294" w:author="Kit Double" w:date="2025-04-03T10:02:00Z"/>
          <w:lang w:val="en-AU"/>
        </w:rPr>
      </w:pPr>
      <w:ins w:id="295" w:author="Kit Double" w:date="2025-04-03T10:02:00Z">
        <w:r w:rsidRPr="00D26B85">
          <w:rPr>
            <w:lang w:val="en-AU"/>
          </w:rPr>
          <w:t>7. How many of your friends do you see or hear from at least once a month?</w:t>
        </w:r>
      </w:ins>
    </w:p>
    <w:p w14:paraId="1A804979" w14:textId="77777777" w:rsidR="00D26B85" w:rsidRPr="00D26B85" w:rsidRDefault="00D26B85" w:rsidP="00D26B85">
      <w:pPr>
        <w:rPr>
          <w:ins w:id="296" w:author="Kit Double" w:date="2025-04-03T10:02:00Z"/>
          <w:lang w:val="en-AU"/>
        </w:rPr>
      </w:pPr>
      <w:ins w:id="297" w:author="Kit Double" w:date="2025-04-03T10:02:00Z">
        <w:r w:rsidRPr="00D26B85">
          <w:rPr>
            <w:lang w:val="en-AU"/>
          </w:rPr>
          <w:t xml:space="preserve"> 0 = none 1 = one 2 = two 3 = three or four 4 = five thru eight 5 = nine or more</w:t>
        </w:r>
      </w:ins>
    </w:p>
    <w:p w14:paraId="468F5DCE" w14:textId="77777777" w:rsidR="00D26B85" w:rsidRPr="00D26B85" w:rsidRDefault="00D26B85" w:rsidP="00D26B85">
      <w:pPr>
        <w:rPr>
          <w:ins w:id="298" w:author="Kit Double" w:date="2025-04-03T10:02:00Z"/>
          <w:lang w:val="en-AU"/>
        </w:rPr>
      </w:pPr>
    </w:p>
    <w:p w14:paraId="050E802E" w14:textId="77777777" w:rsidR="00D26B85" w:rsidRPr="00D26B85" w:rsidRDefault="00D26B85" w:rsidP="00D26B85">
      <w:pPr>
        <w:rPr>
          <w:ins w:id="299" w:author="Kit Double" w:date="2025-04-03T10:02:00Z"/>
          <w:lang w:val="en-AU"/>
        </w:rPr>
      </w:pPr>
      <w:ins w:id="300" w:author="Kit Double" w:date="2025-04-03T10:02:00Z">
        <w:r w:rsidRPr="00D26B85">
          <w:rPr>
            <w:lang w:val="en-AU"/>
          </w:rPr>
          <w:t>8. How often do you see or hear from the friend with whom you have the most contact?</w:t>
        </w:r>
      </w:ins>
    </w:p>
    <w:p w14:paraId="18581E1C" w14:textId="77777777" w:rsidR="00D26B85" w:rsidRPr="00D26B85" w:rsidRDefault="00D26B85" w:rsidP="00D26B85">
      <w:pPr>
        <w:rPr>
          <w:ins w:id="301" w:author="Kit Double" w:date="2025-04-03T10:02:00Z"/>
          <w:lang w:val="en-AU"/>
        </w:rPr>
      </w:pPr>
      <w:ins w:id="302" w:author="Kit Double" w:date="2025-04-03T10:02:00Z">
        <w:r w:rsidRPr="00D26B85">
          <w:rPr>
            <w:lang w:val="en-AU"/>
          </w:rPr>
          <w:t xml:space="preserve"> 0 = less than monthly 1 = monthly 2 = few times a month 3 = weekly 4 = few times a week</w:t>
        </w:r>
      </w:ins>
    </w:p>
    <w:p w14:paraId="0787D0E5" w14:textId="77777777" w:rsidR="00D26B85" w:rsidRPr="00D26B85" w:rsidRDefault="00D26B85" w:rsidP="00D26B85">
      <w:pPr>
        <w:rPr>
          <w:ins w:id="303" w:author="Kit Double" w:date="2025-04-03T10:02:00Z"/>
          <w:lang w:val="en-AU"/>
        </w:rPr>
      </w:pPr>
      <w:ins w:id="304" w:author="Kit Double" w:date="2025-04-03T10:02:00Z">
        <w:r w:rsidRPr="00D26B85">
          <w:rPr>
            <w:lang w:val="en-AU"/>
          </w:rPr>
          <w:t xml:space="preserve"> 5 = daily</w:t>
        </w:r>
      </w:ins>
    </w:p>
    <w:p w14:paraId="0065A7EE" w14:textId="77777777" w:rsidR="00D26B85" w:rsidRPr="00D26B85" w:rsidRDefault="00D26B85" w:rsidP="00D26B85">
      <w:pPr>
        <w:rPr>
          <w:ins w:id="305" w:author="Kit Double" w:date="2025-04-03T10:02:00Z"/>
          <w:lang w:val="en-AU"/>
        </w:rPr>
      </w:pPr>
    </w:p>
    <w:p w14:paraId="56E7F48E" w14:textId="77777777" w:rsidR="00D26B85" w:rsidRPr="00D26B85" w:rsidRDefault="00D26B85" w:rsidP="00D26B85">
      <w:pPr>
        <w:rPr>
          <w:ins w:id="306" w:author="Kit Double" w:date="2025-04-03T10:02:00Z"/>
          <w:lang w:val="en-AU"/>
        </w:rPr>
      </w:pPr>
      <w:ins w:id="307" w:author="Kit Double" w:date="2025-04-03T10:02:00Z">
        <w:r w:rsidRPr="00D26B85">
          <w:rPr>
            <w:lang w:val="en-AU"/>
          </w:rPr>
          <w:t>9. How many friends do you feel at ease with that you can talk about private matters?</w:t>
        </w:r>
      </w:ins>
    </w:p>
    <w:p w14:paraId="1B9DD40A" w14:textId="77777777" w:rsidR="00D26B85" w:rsidRPr="00D26B85" w:rsidRDefault="00D26B85" w:rsidP="00D26B85">
      <w:pPr>
        <w:rPr>
          <w:ins w:id="308" w:author="Kit Double" w:date="2025-04-03T10:02:00Z"/>
          <w:lang w:val="en-AU"/>
        </w:rPr>
      </w:pPr>
      <w:ins w:id="309" w:author="Kit Double" w:date="2025-04-03T10:02:00Z">
        <w:r w:rsidRPr="00D26B85">
          <w:rPr>
            <w:lang w:val="en-AU"/>
          </w:rPr>
          <w:t xml:space="preserve"> 0 = none 1 = one 2 = two 3 = three or four 4 = five thru eight 5 = nine or more</w:t>
        </w:r>
      </w:ins>
    </w:p>
    <w:p w14:paraId="10DC4D71" w14:textId="77777777" w:rsidR="00D26B85" w:rsidRPr="00D26B85" w:rsidRDefault="00D26B85" w:rsidP="00D26B85">
      <w:pPr>
        <w:rPr>
          <w:ins w:id="310" w:author="Kit Double" w:date="2025-04-03T10:02:00Z"/>
          <w:lang w:val="en-AU"/>
        </w:rPr>
      </w:pPr>
    </w:p>
    <w:p w14:paraId="6E93984D" w14:textId="77777777" w:rsidR="00D26B85" w:rsidRPr="00D26B85" w:rsidRDefault="00D26B85" w:rsidP="00D26B85">
      <w:pPr>
        <w:rPr>
          <w:ins w:id="311" w:author="Kit Double" w:date="2025-04-03T10:02:00Z"/>
          <w:lang w:val="en-AU"/>
        </w:rPr>
      </w:pPr>
      <w:ins w:id="312" w:author="Kit Double" w:date="2025-04-03T10:02:00Z">
        <w:r w:rsidRPr="00D26B85">
          <w:rPr>
            <w:lang w:val="en-AU"/>
          </w:rPr>
          <w:t>10. How many friends do you feel close to such that you could call on them for help?</w:t>
        </w:r>
      </w:ins>
    </w:p>
    <w:p w14:paraId="2F46C147" w14:textId="77777777" w:rsidR="00D26B85" w:rsidRPr="00D26B85" w:rsidRDefault="00D26B85" w:rsidP="00D26B85">
      <w:pPr>
        <w:rPr>
          <w:ins w:id="313" w:author="Kit Double" w:date="2025-04-03T10:02:00Z"/>
          <w:lang w:val="en-AU"/>
        </w:rPr>
      </w:pPr>
      <w:ins w:id="314" w:author="Kit Double" w:date="2025-04-03T10:02:00Z">
        <w:r w:rsidRPr="00D26B85">
          <w:rPr>
            <w:lang w:val="en-AU"/>
          </w:rPr>
          <w:t xml:space="preserve"> 0 = none 1 = one 2 = two 3 = three or four 4 = five thru eight 5 = nine or more</w:t>
        </w:r>
      </w:ins>
    </w:p>
    <w:p w14:paraId="48718BA5" w14:textId="77777777" w:rsidR="00D26B85" w:rsidRPr="00D26B85" w:rsidRDefault="00D26B85" w:rsidP="00D26B85">
      <w:pPr>
        <w:rPr>
          <w:ins w:id="315" w:author="Kit Double" w:date="2025-04-03T10:02:00Z"/>
          <w:lang w:val="en-AU"/>
        </w:rPr>
      </w:pPr>
    </w:p>
    <w:p w14:paraId="47072463" w14:textId="77777777" w:rsidR="00D26B85" w:rsidRPr="00D26B85" w:rsidRDefault="00D26B85" w:rsidP="00D26B85">
      <w:pPr>
        <w:rPr>
          <w:ins w:id="316" w:author="Kit Double" w:date="2025-04-03T10:02:00Z"/>
          <w:lang w:val="en-AU"/>
        </w:rPr>
      </w:pPr>
      <w:ins w:id="317" w:author="Kit Double" w:date="2025-04-03T10:02:00Z">
        <w:r w:rsidRPr="00D26B85">
          <w:rPr>
            <w:lang w:val="en-AU"/>
          </w:rPr>
          <w:t xml:space="preserve"> 11. When one of your friends has an important decision to make, how often do they talk to you about it?</w:t>
        </w:r>
      </w:ins>
    </w:p>
    <w:p w14:paraId="780BD5EF" w14:textId="77777777" w:rsidR="00D26B85" w:rsidRPr="00D26B85" w:rsidRDefault="00D26B85" w:rsidP="00D26B85">
      <w:pPr>
        <w:rPr>
          <w:ins w:id="318" w:author="Kit Double" w:date="2025-04-03T10:02:00Z"/>
          <w:lang w:val="en-AU"/>
        </w:rPr>
      </w:pPr>
      <w:ins w:id="319" w:author="Kit Double" w:date="2025-04-03T10:02:00Z">
        <w:r w:rsidRPr="00D26B85">
          <w:rPr>
            <w:lang w:val="en-AU"/>
          </w:rPr>
          <w:t xml:space="preserve"> 0 = never 1 = seldom 2 = sometimes 3 = often 4 = very often 5 = always</w:t>
        </w:r>
      </w:ins>
    </w:p>
    <w:p w14:paraId="791B2835" w14:textId="77777777" w:rsidR="00D26B85" w:rsidRPr="00D26B85" w:rsidRDefault="00D26B85" w:rsidP="00D26B85">
      <w:pPr>
        <w:rPr>
          <w:ins w:id="320" w:author="Kit Double" w:date="2025-04-03T10:02:00Z"/>
          <w:lang w:val="en-AU"/>
        </w:rPr>
      </w:pPr>
    </w:p>
    <w:p w14:paraId="21E27929" w14:textId="77777777" w:rsidR="00D26B85" w:rsidRPr="00D26B85" w:rsidRDefault="00D26B85" w:rsidP="00D26B85">
      <w:pPr>
        <w:rPr>
          <w:ins w:id="321" w:author="Kit Double" w:date="2025-04-03T10:02:00Z"/>
          <w:lang w:val="en-AU"/>
        </w:rPr>
      </w:pPr>
      <w:ins w:id="322" w:author="Kit Double" w:date="2025-04-03T10:02:00Z">
        <w:r w:rsidRPr="00D26B85">
          <w:rPr>
            <w:lang w:val="en-AU"/>
          </w:rPr>
          <w:t xml:space="preserve"> 12. How often is one of your friends available for you to talk to when you have an important decision to make?</w:t>
        </w:r>
      </w:ins>
    </w:p>
    <w:p w14:paraId="084ECFC6" w14:textId="77777777" w:rsidR="00D26B85" w:rsidRPr="00D26B85" w:rsidRDefault="00D26B85" w:rsidP="00D26B85">
      <w:pPr>
        <w:rPr>
          <w:ins w:id="323" w:author="Kit Double" w:date="2025-04-03T10:02:00Z"/>
          <w:lang w:val="en-AU"/>
        </w:rPr>
      </w:pPr>
      <w:ins w:id="324" w:author="Kit Double" w:date="2025-04-03T10:02:00Z">
        <w:r w:rsidRPr="00D26B85">
          <w:rPr>
            <w:lang w:val="en-AU"/>
          </w:rPr>
          <w:t xml:space="preserve"> 0 = never 1 = seldom 2 = sometimes 3 = often 4 = very often 5 = always</w:t>
        </w:r>
      </w:ins>
    </w:p>
    <w:p w14:paraId="5285830B" w14:textId="77777777" w:rsidR="00D26B85" w:rsidRPr="00D26B85" w:rsidRDefault="00D26B85" w:rsidP="00D26B85">
      <w:pPr>
        <w:rPr>
          <w:ins w:id="325" w:author="Kit Double" w:date="2025-04-03T10:02:00Z"/>
          <w:lang w:val="en-AU"/>
        </w:rPr>
      </w:pPr>
    </w:p>
    <w:p w14:paraId="67012BF6" w14:textId="77777777" w:rsidR="00D26B85" w:rsidRPr="00D26B85" w:rsidRDefault="00D26B85" w:rsidP="00D26B85">
      <w:pPr>
        <w:rPr>
          <w:ins w:id="326" w:author="Kit Double" w:date="2025-04-03T10:02:00Z"/>
          <w:lang w:val="en-AU"/>
        </w:rPr>
      </w:pPr>
      <w:ins w:id="327" w:author="Kit Double" w:date="2025-04-03T10:02:00Z">
        <w:r w:rsidRPr="00D26B85">
          <w:rPr>
            <w:lang w:val="en-AU"/>
          </w:rPr>
          <w:t>LSNS-R total score is an equally weighted sum of these twelve items. Scores range from 0 to 60.</w:t>
        </w:r>
      </w:ins>
    </w:p>
    <w:p w14:paraId="33007CF2" w14:textId="77777777" w:rsidR="00D26B85" w:rsidRPr="00D26B85" w:rsidRDefault="00D26B85" w:rsidP="00D26B85">
      <w:pPr>
        <w:rPr>
          <w:ins w:id="328" w:author="Kit Double" w:date="2025-04-03T10:02:00Z"/>
          <w:lang w:val="en-AU"/>
        </w:rPr>
      </w:pPr>
    </w:p>
    <w:p w14:paraId="34C61E11" w14:textId="77777777" w:rsidR="00D26B85" w:rsidRPr="00D26B85" w:rsidRDefault="00D26B85" w:rsidP="00D26B85">
      <w:pPr>
        <w:rPr>
          <w:ins w:id="329" w:author="Kit Double" w:date="2025-04-03T10:02:00Z"/>
          <w:lang w:val="en-AU"/>
        </w:rPr>
      </w:pPr>
    </w:p>
    <w:p w14:paraId="2F7C36F6" w14:textId="77777777" w:rsidR="00D26B85" w:rsidRPr="00D26B85" w:rsidRDefault="00D26B85" w:rsidP="00D26B85">
      <w:pPr>
        <w:rPr>
          <w:ins w:id="330" w:author="Kit Double" w:date="2025-04-03T10:02:00Z"/>
          <w:lang w:val="en-AU"/>
        </w:rPr>
      </w:pPr>
    </w:p>
    <w:p w14:paraId="4B554B77" w14:textId="77777777" w:rsidR="00D26B85" w:rsidRPr="00D26B85" w:rsidRDefault="00D26B85">
      <w:pPr>
        <w:pStyle w:val="Heading1"/>
        <w:rPr>
          <w:ins w:id="331" w:author="Kit Double" w:date="2025-04-03T10:02:00Z"/>
          <w:lang w:val="en-AU"/>
        </w:rPr>
        <w:pPrChange w:id="332" w:author="Kit Double" w:date="2025-04-03T10:03:00Z" w16du:dateUtc="2025-04-02T23:03:00Z">
          <w:pPr/>
        </w:pPrChange>
      </w:pPr>
      <w:bookmarkStart w:id="333" w:name="_Toc194567476"/>
      <w:ins w:id="334" w:author="Kit Double" w:date="2025-04-03T10:02:00Z">
        <w:r w:rsidRPr="00D26B85">
          <w:rPr>
            <w:lang w:val="en-AU"/>
          </w:rPr>
          <w:t>Sociability Scale</w:t>
        </w:r>
        <w:bookmarkEnd w:id="333"/>
      </w:ins>
    </w:p>
    <w:p w14:paraId="223CF4BE" w14:textId="77777777" w:rsidR="00D26B85" w:rsidRPr="00D26B85" w:rsidRDefault="00D26B85" w:rsidP="00D26B85">
      <w:pPr>
        <w:rPr>
          <w:ins w:id="335" w:author="Kit Double" w:date="2025-04-03T10:02:00Z"/>
          <w:b/>
          <w:bCs/>
          <w:lang w:val="en-AU"/>
        </w:rPr>
      </w:pPr>
    </w:p>
    <w:p w14:paraId="1785CEB4" w14:textId="77777777" w:rsidR="00D26B85" w:rsidRPr="00D26B85" w:rsidRDefault="00D26B85" w:rsidP="00D26B85">
      <w:pPr>
        <w:rPr>
          <w:ins w:id="336" w:author="Kit Double" w:date="2025-04-03T10:02:00Z"/>
          <w:b/>
          <w:bCs/>
          <w:lang w:val="en-AU"/>
        </w:rPr>
      </w:pPr>
      <w:ins w:id="337" w:author="Kit Double" w:date="2025-04-03T10:02:00Z">
        <w:r w:rsidRPr="00D26B85">
          <w:rPr>
            <w:b/>
            <w:bCs/>
            <w:lang w:val="en-AU"/>
          </w:rPr>
          <w:t>8 items using 7-point ratings (1 = I disagree completely, 7 = I agree completely).</w:t>
        </w:r>
      </w:ins>
    </w:p>
    <w:p w14:paraId="03579348" w14:textId="77777777" w:rsidR="00D26B85" w:rsidRPr="00D26B85" w:rsidRDefault="00D26B85" w:rsidP="00D26B85">
      <w:pPr>
        <w:rPr>
          <w:ins w:id="338" w:author="Kit Double" w:date="2025-04-03T10:02:00Z"/>
          <w:b/>
          <w:bCs/>
          <w:lang w:val="en-AU"/>
        </w:rPr>
      </w:pPr>
    </w:p>
    <w:p w14:paraId="51B9D3FF" w14:textId="77777777" w:rsidR="00D26B85" w:rsidRPr="00D26B85" w:rsidRDefault="00D26B85" w:rsidP="00D26B85">
      <w:pPr>
        <w:rPr>
          <w:ins w:id="339" w:author="Kit Double" w:date="2025-04-03T10:02:00Z"/>
          <w:b/>
          <w:bCs/>
          <w:lang w:val="en-AU"/>
        </w:rPr>
      </w:pPr>
    </w:p>
    <w:p w14:paraId="6106C93B" w14:textId="77777777" w:rsidR="00D26B85" w:rsidRPr="00D26B85" w:rsidRDefault="00D26B85" w:rsidP="00D26B85">
      <w:pPr>
        <w:numPr>
          <w:ilvl w:val="0"/>
          <w:numId w:val="51"/>
        </w:numPr>
        <w:rPr>
          <w:ins w:id="340" w:author="Kit Double" w:date="2025-04-03T10:02:00Z"/>
          <w:lang w:val="en-AU"/>
        </w:rPr>
      </w:pPr>
      <w:ins w:id="341" w:author="Kit Double" w:date="2025-04-03T10:02:00Z">
        <w:r w:rsidRPr="00D26B85">
          <w:rPr>
            <w:lang w:val="en-AU"/>
          </w:rPr>
          <w:t>I enjoy situations in which I can debate my political views. (Political)</w:t>
        </w:r>
      </w:ins>
    </w:p>
    <w:p w14:paraId="5C62D657" w14:textId="77777777" w:rsidR="00D26B85" w:rsidRPr="00D26B85" w:rsidRDefault="00D26B85" w:rsidP="00D26B85">
      <w:pPr>
        <w:numPr>
          <w:ilvl w:val="0"/>
          <w:numId w:val="51"/>
        </w:numPr>
        <w:rPr>
          <w:ins w:id="342" w:author="Kit Double" w:date="2025-04-03T10:02:00Z"/>
          <w:lang w:val="en-AU"/>
        </w:rPr>
      </w:pPr>
      <w:ins w:id="343" w:author="Kit Double" w:date="2025-04-03T10:02:00Z">
        <w:r w:rsidRPr="00D26B85">
          <w:rPr>
            <w:lang w:val="en-AU"/>
          </w:rPr>
          <w:t>Spending my free time discussing politics is exciting. (Political)</w:t>
        </w:r>
      </w:ins>
    </w:p>
    <w:p w14:paraId="56C5B5C0" w14:textId="77777777" w:rsidR="00D26B85" w:rsidRPr="00D26B85" w:rsidRDefault="00D26B85" w:rsidP="00D26B85">
      <w:pPr>
        <w:numPr>
          <w:ilvl w:val="0"/>
          <w:numId w:val="51"/>
        </w:numPr>
        <w:rPr>
          <w:ins w:id="344" w:author="Kit Double" w:date="2025-04-03T10:02:00Z"/>
          <w:lang w:val="en-AU"/>
        </w:rPr>
      </w:pPr>
      <w:ins w:id="345" w:author="Kit Double" w:date="2025-04-03T10:02:00Z">
        <w:r w:rsidRPr="00D26B85">
          <w:rPr>
            <w:lang w:val="en-AU"/>
          </w:rPr>
          <w:t>A person expressing political opinions draws my attention. (Political)</w:t>
        </w:r>
      </w:ins>
    </w:p>
    <w:p w14:paraId="79DA6109" w14:textId="77777777" w:rsidR="00D26B85" w:rsidRPr="00D26B85" w:rsidRDefault="00D26B85" w:rsidP="00D26B85">
      <w:pPr>
        <w:numPr>
          <w:ilvl w:val="0"/>
          <w:numId w:val="51"/>
        </w:numPr>
        <w:rPr>
          <w:ins w:id="346" w:author="Kit Double" w:date="2025-04-03T10:02:00Z"/>
          <w:lang w:val="en-AU"/>
        </w:rPr>
      </w:pPr>
      <w:ins w:id="347" w:author="Kit Double" w:date="2025-04-03T10:02:00Z">
        <w:r w:rsidRPr="00D26B85">
          <w:rPr>
            <w:lang w:val="en-AU"/>
          </w:rPr>
          <w:t>I like participating in associations in which all the members may collaborate in order to attain political goals. (Political)</w:t>
        </w:r>
      </w:ins>
    </w:p>
    <w:p w14:paraId="49C991C0" w14:textId="77777777" w:rsidR="00D26B85" w:rsidRPr="00D26B85" w:rsidRDefault="00D26B85" w:rsidP="00D26B85">
      <w:pPr>
        <w:numPr>
          <w:ilvl w:val="0"/>
          <w:numId w:val="51"/>
        </w:numPr>
        <w:rPr>
          <w:ins w:id="348" w:author="Kit Double" w:date="2025-04-03T10:02:00Z"/>
          <w:lang w:val="en-AU"/>
        </w:rPr>
      </w:pPr>
      <w:ins w:id="349" w:author="Kit Double" w:date="2025-04-03T10:02:00Z">
        <w:r w:rsidRPr="00D26B85">
          <w:rPr>
            <w:lang w:val="en-AU"/>
          </w:rPr>
          <w:t>Thinking about meetings with others is very pleasant for me. (Non Political)</w:t>
        </w:r>
      </w:ins>
    </w:p>
    <w:p w14:paraId="54E959C7" w14:textId="77777777" w:rsidR="00D26B85" w:rsidRPr="00D26B85" w:rsidRDefault="00D26B85" w:rsidP="00D26B85">
      <w:pPr>
        <w:numPr>
          <w:ilvl w:val="0"/>
          <w:numId w:val="51"/>
        </w:numPr>
        <w:rPr>
          <w:ins w:id="350" w:author="Kit Double" w:date="2025-04-03T10:02:00Z"/>
          <w:lang w:val="en-AU"/>
        </w:rPr>
      </w:pPr>
      <w:ins w:id="351" w:author="Kit Double" w:date="2025-04-03T10:02:00Z">
        <w:r w:rsidRPr="00D26B85">
          <w:rPr>
            <w:lang w:val="en-AU"/>
          </w:rPr>
          <w:t>As soon as I have the chance, I find a way to share time with others in group activities. (Non Political)</w:t>
        </w:r>
      </w:ins>
    </w:p>
    <w:p w14:paraId="1725F7C5" w14:textId="77777777" w:rsidR="00D26B85" w:rsidRPr="00D26B85" w:rsidRDefault="00D26B85" w:rsidP="00D26B85">
      <w:pPr>
        <w:numPr>
          <w:ilvl w:val="0"/>
          <w:numId w:val="51"/>
        </w:numPr>
        <w:rPr>
          <w:ins w:id="352" w:author="Kit Double" w:date="2025-04-03T10:02:00Z"/>
          <w:lang w:val="en-AU"/>
        </w:rPr>
      </w:pPr>
      <w:ins w:id="353" w:author="Kit Double" w:date="2025-04-03T10:02:00Z">
        <w:r w:rsidRPr="00D26B85">
          <w:rPr>
            <w:lang w:val="en-AU"/>
          </w:rPr>
          <w:t>I like meeting with others to plan group activities. (Non Political)</w:t>
        </w:r>
      </w:ins>
    </w:p>
    <w:p w14:paraId="269EF731" w14:textId="77777777" w:rsidR="00D26B85" w:rsidRPr="00D26B85" w:rsidRDefault="00D26B85" w:rsidP="00D26B85">
      <w:pPr>
        <w:numPr>
          <w:ilvl w:val="0"/>
          <w:numId w:val="51"/>
        </w:numPr>
        <w:rPr>
          <w:ins w:id="354" w:author="Kit Double" w:date="2025-04-03T10:02:00Z"/>
          <w:lang w:val="en-AU"/>
        </w:rPr>
      </w:pPr>
      <w:ins w:id="355" w:author="Kit Double" w:date="2025-04-03T10:02:00Z">
        <w:r w:rsidRPr="00D26B85">
          <w:rPr>
            <w:lang w:val="en-AU"/>
          </w:rPr>
          <w:t>During vacations, I enjoy doing things with other people. (Non Political)</w:t>
        </w:r>
      </w:ins>
    </w:p>
    <w:p w14:paraId="7657AC2E" w14:textId="1C755D78" w:rsidR="00EB1260" w:rsidRPr="00EB1260" w:rsidRDefault="00EB1260"/>
    <w:p w14:paraId="1BC650C2" w14:textId="77777777" w:rsidR="00A91D42" w:rsidRDefault="00A91D42" w:rsidP="00A91D42">
      <w:pPr>
        <w:rPr>
          <w:ins w:id="356" w:author="Kit Double" w:date="2025-04-03T10:04:00Z" w16du:dateUtc="2025-04-02T23:04:00Z"/>
          <w:lang w:val="en-AU"/>
        </w:rPr>
      </w:pPr>
    </w:p>
    <w:p w14:paraId="7CB52F24" w14:textId="77777777" w:rsidR="00A91D42" w:rsidRDefault="00A91D42">
      <w:pPr>
        <w:pStyle w:val="Heading1"/>
        <w:numPr>
          <w:ilvl w:val="0"/>
          <w:numId w:val="0"/>
        </w:numPr>
        <w:ind w:left="3551" w:hanging="432"/>
        <w:rPr>
          <w:ins w:id="357" w:author="Kit Double" w:date="2025-04-03T10:04:00Z" w16du:dateUtc="2025-04-02T23:04:00Z"/>
          <w:lang w:val="en-AU"/>
        </w:rPr>
        <w:pPrChange w:id="358" w:author="Kit Double" w:date="2025-04-03T10:05:00Z" w16du:dateUtc="2025-04-02T23:05:00Z">
          <w:pPr/>
        </w:pPrChange>
      </w:pPr>
    </w:p>
    <w:p w14:paraId="0384FB32" w14:textId="77777777" w:rsidR="00506BEA" w:rsidRPr="00506BEA" w:rsidRDefault="00506BEA">
      <w:pPr>
        <w:pStyle w:val="Heading1"/>
        <w:rPr>
          <w:ins w:id="359" w:author="Kit Double" w:date="2025-04-03T10:05:00Z"/>
          <w:lang w:val="en-AU"/>
        </w:rPr>
        <w:pPrChange w:id="360" w:author="Kit Double" w:date="2025-04-03T10:05:00Z" w16du:dateUtc="2025-04-02T23:05:00Z">
          <w:pPr/>
        </w:pPrChange>
      </w:pPr>
      <w:bookmarkStart w:id="361" w:name="_Toc194567477"/>
      <w:ins w:id="362" w:author="Kit Double" w:date="2025-04-03T10:05:00Z">
        <w:r w:rsidRPr="00506BEA">
          <w:rPr>
            <w:lang w:val="en-AU"/>
          </w:rPr>
          <w:t>Self-Rated Emotional Intelligence Scale</w:t>
        </w:r>
        <w:bookmarkEnd w:id="361"/>
      </w:ins>
    </w:p>
    <w:p w14:paraId="6A127B67" w14:textId="77777777" w:rsidR="00A91D42" w:rsidRDefault="00A91D42" w:rsidP="00A91D42">
      <w:pPr>
        <w:rPr>
          <w:ins w:id="363" w:author="Kit Double" w:date="2025-04-03T10:04:00Z" w16du:dateUtc="2025-04-02T23:04:00Z"/>
          <w:lang w:val="en-AU"/>
        </w:rPr>
      </w:pPr>
    </w:p>
    <w:p w14:paraId="5BD21323" w14:textId="77777777" w:rsidR="00A91D42" w:rsidRDefault="00A91D42" w:rsidP="00A91D42">
      <w:pPr>
        <w:rPr>
          <w:ins w:id="364" w:author="Kit Double" w:date="2025-04-03T10:04:00Z" w16du:dateUtc="2025-04-02T23:04:00Z"/>
          <w:lang w:val="en-AU"/>
        </w:rPr>
      </w:pPr>
    </w:p>
    <w:p w14:paraId="190B7EE5" w14:textId="77777777" w:rsidR="00A91D42" w:rsidRDefault="00A91D42" w:rsidP="00A91D42">
      <w:pPr>
        <w:rPr>
          <w:ins w:id="365" w:author="Kit Double" w:date="2025-04-03T10:04:00Z" w16du:dateUtc="2025-04-02T23:04:00Z"/>
          <w:lang w:val="en-AU"/>
        </w:rPr>
      </w:pPr>
    </w:p>
    <w:p w14:paraId="398B7B39" w14:textId="439A9155" w:rsidR="00A91D42" w:rsidRPr="00506BEA" w:rsidRDefault="00A91D42">
      <w:pPr>
        <w:pStyle w:val="ListParagraph"/>
        <w:numPr>
          <w:ilvl w:val="0"/>
          <w:numId w:val="52"/>
        </w:numPr>
        <w:rPr>
          <w:ins w:id="366" w:author="Kit Double" w:date="2025-04-03T10:04:00Z"/>
          <w:lang w:val="en-AU"/>
        </w:rPr>
        <w:pPrChange w:id="367" w:author="Kit Double" w:date="2025-04-03T10:05:00Z" w16du:dateUtc="2025-04-02T23:05:00Z">
          <w:pPr/>
        </w:pPrChange>
      </w:pPr>
      <w:ins w:id="368" w:author="Kit Double" w:date="2025-04-03T10:04:00Z">
        <w:r w:rsidRPr="00506BEA">
          <w:rPr>
            <w:lang w:val="en-AU"/>
          </w:rPr>
          <w:lastRenderedPageBreak/>
          <w:t>By looking at people’s facial expressions, I recognize the emotions they are experiencing.</w:t>
        </w:r>
      </w:ins>
    </w:p>
    <w:p w14:paraId="37030D07" w14:textId="3F8947F1" w:rsidR="00A91D42" w:rsidRPr="00506BEA" w:rsidRDefault="00A91D42">
      <w:pPr>
        <w:pStyle w:val="ListParagraph"/>
        <w:numPr>
          <w:ilvl w:val="0"/>
          <w:numId w:val="52"/>
        </w:numPr>
        <w:rPr>
          <w:ins w:id="369" w:author="Kit Double" w:date="2025-04-03T10:04:00Z"/>
          <w:lang w:val="en-AU"/>
        </w:rPr>
        <w:pPrChange w:id="370" w:author="Kit Double" w:date="2025-04-03T10:05:00Z" w16du:dateUtc="2025-04-02T23:05:00Z">
          <w:pPr/>
        </w:pPrChange>
      </w:pPr>
      <w:ins w:id="371" w:author="Kit Double" w:date="2025-04-03T10:04:00Z">
        <w:r w:rsidRPr="00506BEA">
          <w:rPr>
            <w:lang w:val="en-AU"/>
          </w:rPr>
          <w:t>I am a rational person and I rarely, if ever, consult my feelings to make a decision (r).</w:t>
        </w:r>
      </w:ins>
    </w:p>
    <w:p w14:paraId="0B179EC9" w14:textId="34807E8A" w:rsidR="00A91D42" w:rsidRPr="00506BEA" w:rsidRDefault="00A91D42">
      <w:pPr>
        <w:pStyle w:val="ListParagraph"/>
        <w:numPr>
          <w:ilvl w:val="0"/>
          <w:numId w:val="52"/>
        </w:numPr>
        <w:rPr>
          <w:ins w:id="372" w:author="Kit Double" w:date="2025-04-03T10:04:00Z"/>
          <w:lang w:val="en-AU"/>
        </w:rPr>
        <w:pPrChange w:id="373" w:author="Kit Double" w:date="2025-04-03T10:05:00Z" w16du:dateUtc="2025-04-02T23:05:00Z">
          <w:pPr/>
        </w:pPrChange>
      </w:pPr>
      <w:ins w:id="374" w:author="Kit Double" w:date="2025-04-03T10:04:00Z">
        <w:r w:rsidRPr="00506BEA">
          <w:rPr>
            <w:lang w:val="en-AU"/>
          </w:rPr>
          <w:t>I have a rich vocabulary to describe my emotions.</w:t>
        </w:r>
      </w:ins>
    </w:p>
    <w:p w14:paraId="2433454F" w14:textId="378CC30F" w:rsidR="00A91D42" w:rsidRPr="00506BEA" w:rsidRDefault="00A91D42">
      <w:pPr>
        <w:pStyle w:val="ListParagraph"/>
        <w:numPr>
          <w:ilvl w:val="0"/>
          <w:numId w:val="52"/>
        </w:numPr>
        <w:rPr>
          <w:ins w:id="375" w:author="Kit Double" w:date="2025-04-03T10:04:00Z"/>
          <w:lang w:val="en-AU"/>
        </w:rPr>
        <w:pPrChange w:id="376" w:author="Kit Double" w:date="2025-04-03T10:05:00Z" w16du:dateUtc="2025-04-02T23:05:00Z">
          <w:pPr/>
        </w:pPrChange>
      </w:pPr>
      <w:ins w:id="377" w:author="Kit Double" w:date="2025-04-03T10:04:00Z">
        <w:r w:rsidRPr="00506BEA">
          <w:rPr>
            <w:lang w:val="en-AU"/>
          </w:rPr>
          <w:t>I have problems dealing with my feelings of anger (r).</w:t>
        </w:r>
      </w:ins>
    </w:p>
    <w:p w14:paraId="5DF6BBB1" w14:textId="22FC9736" w:rsidR="00A91D42" w:rsidRPr="00506BEA" w:rsidRDefault="00A91D42">
      <w:pPr>
        <w:pStyle w:val="ListParagraph"/>
        <w:numPr>
          <w:ilvl w:val="0"/>
          <w:numId w:val="52"/>
        </w:numPr>
        <w:rPr>
          <w:ins w:id="378" w:author="Kit Double" w:date="2025-04-03T10:04:00Z"/>
          <w:lang w:val="en-AU"/>
        </w:rPr>
        <w:pPrChange w:id="379" w:author="Kit Double" w:date="2025-04-03T10:05:00Z" w16du:dateUtc="2025-04-02T23:05:00Z">
          <w:pPr/>
        </w:pPrChange>
      </w:pPr>
      <w:ins w:id="380" w:author="Kit Double" w:date="2025-04-03T10:04:00Z">
        <w:r w:rsidRPr="00506BEA">
          <w:rPr>
            <w:lang w:val="en-AU"/>
          </w:rPr>
          <w:t>When someone I know is in a bad mood, I can help the person calm down and feel better quickly.</w:t>
        </w:r>
      </w:ins>
    </w:p>
    <w:p w14:paraId="5D8B66E4" w14:textId="77DF4A65" w:rsidR="00A91D42" w:rsidRPr="00506BEA" w:rsidRDefault="00A91D42">
      <w:pPr>
        <w:pStyle w:val="ListParagraph"/>
        <w:numPr>
          <w:ilvl w:val="0"/>
          <w:numId w:val="52"/>
        </w:numPr>
        <w:rPr>
          <w:ins w:id="381" w:author="Kit Double" w:date="2025-04-03T10:04:00Z"/>
          <w:lang w:val="en-AU"/>
        </w:rPr>
        <w:pPrChange w:id="382" w:author="Kit Double" w:date="2025-04-03T10:05:00Z" w16du:dateUtc="2025-04-02T23:05:00Z">
          <w:pPr/>
        </w:pPrChange>
      </w:pPr>
      <w:ins w:id="383" w:author="Kit Double" w:date="2025-04-03T10:04:00Z">
        <w:r w:rsidRPr="00506BEA">
          <w:rPr>
            <w:lang w:val="en-AU"/>
          </w:rPr>
          <w:t>I am aware of the nonverbal messages other people send.</w:t>
        </w:r>
      </w:ins>
    </w:p>
    <w:p w14:paraId="47F720C1" w14:textId="2073C490" w:rsidR="00A91D42" w:rsidRPr="00506BEA" w:rsidRDefault="00A91D42">
      <w:pPr>
        <w:pStyle w:val="ListParagraph"/>
        <w:numPr>
          <w:ilvl w:val="0"/>
          <w:numId w:val="52"/>
        </w:numPr>
        <w:rPr>
          <w:ins w:id="384" w:author="Kit Double" w:date="2025-04-03T10:04:00Z"/>
          <w:lang w:val="en-AU"/>
        </w:rPr>
        <w:pPrChange w:id="385" w:author="Kit Double" w:date="2025-04-03T10:05:00Z" w16du:dateUtc="2025-04-02T23:05:00Z">
          <w:pPr/>
        </w:pPrChange>
      </w:pPr>
      <w:ins w:id="386" w:author="Kit Double" w:date="2025-04-03T10:04:00Z">
        <w:r w:rsidRPr="00506BEA">
          <w:rPr>
            <w:lang w:val="en-AU"/>
          </w:rPr>
          <w:t>When making decisions, I listen to my feelings to see if the decision feels right.</w:t>
        </w:r>
      </w:ins>
    </w:p>
    <w:p w14:paraId="6EB0637A" w14:textId="73E6D6A6" w:rsidR="00A91D42" w:rsidRPr="00506BEA" w:rsidRDefault="00A91D42">
      <w:pPr>
        <w:pStyle w:val="ListParagraph"/>
        <w:numPr>
          <w:ilvl w:val="0"/>
          <w:numId w:val="52"/>
        </w:numPr>
        <w:rPr>
          <w:ins w:id="387" w:author="Kit Double" w:date="2025-04-03T10:04:00Z"/>
          <w:lang w:val="en-AU"/>
        </w:rPr>
        <w:pPrChange w:id="388" w:author="Kit Double" w:date="2025-04-03T10:05:00Z" w16du:dateUtc="2025-04-02T23:05:00Z">
          <w:pPr/>
        </w:pPrChange>
      </w:pPr>
      <w:ins w:id="389" w:author="Kit Double" w:date="2025-04-03T10:04:00Z">
        <w:r w:rsidRPr="00506BEA">
          <w:rPr>
            <w:lang w:val="en-AU"/>
          </w:rPr>
          <w:t>I could easily write a lot of synonyms for emotion words like happiness or sadness.</w:t>
        </w:r>
      </w:ins>
    </w:p>
    <w:p w14:paraId="7FE53794" w14:textId="58425ABA" w:rsidR="00A91D42" w:rsidRPr="00506BEA" w:rsidRDefault="00A91D42">
      <w:pPr>
        <w:pStyle w:val="ListParagraph"/>
        <w:numPr>
          <w:ilvl w:val="0"/>
          <w:numId w:val="52"/>
        </w:numPr>
        <w:rPr>
          <w:ins w:id="390" w:author="Kit Double" w:date="2025-04-03T10:04:00Z"/>
          <w:lang w:val="en-AU"/>
        </w:rPr>
        <w:pPrChange w:id="391" w:author="Kit Double" w:date="2025-04-03T10:05:00Z" w16du:dateUtc="2025-04-02T23:05:00Z">
          <w:pPr/>
        </w:pPrChange>
      </w:pPr>
      <w:ins w:id="392" w:author="Kit Double" w:date="2025-04-03T10:04:00Z">
        <w:r w:rsidRPr="00506BEA">
          <w:rPr>
            <w:lang w:val="en-AU"/>
          </w:rPr>
          <w:t>I can handle stressful situations without getting too nervous.</w:t>
        </w:r>
      </w:ins>
    </w:p>
    <w:p w14:paraId="17921723" w14:textId="5EB2EAC9" w:rsidR="00A91D42" w:rsidRPr="00506BEA" w:rsidRDefault="00A91D42">
      <w:pPr>
        <w:pStyle w:val="ListParagraph"/>
        <w:numPr>
          <w:ilvl w:val="0"/>
          <w:numId w:val="52"/>
        </w:numPr>
        <w:rPr>
          <w:ins w:id="393" w:author="Kit Double" w:date="2025-04-03T10:04:00Z"/>
          <w:lang w:val="en-AU"/>
        </w:rPr>
        <w:pPrChange w:id="394" w:author="Kit Double" w:date="2025-04-03T10:05:00Z" w16du:dateUtc="2025-04-02T23:05:00Z">
          <w:pPr/>
        </w:pPrChange>
      </w:pPr>
      <w:ins w:id="395" w:author="Kit Double" w:date="2025-04-03T10:04:00Z" w16du:dateUtc="2025-04-02T23:04:00Z">
        <w:r w:rsidRPr="00506BEA">
          <w:rPr>
            <w:lang w:val="en-AU"/>
          </w:rPr>
          <w:t xml:space="preserve">I </w:t>
        </w:r>
      </w:ins>
      <w:ins w:id="396" w:author="Kit Double" w:date="2025-04-03T10:04:00Z">
        <w:r w:rsidRPr="00506BEA">
          <w:rPr>
            <w:lang w:val="en-AU"/>
          </w:rPr>
          <w:t>know the strategies to make or improve other people’s moods.</w:t>
        </w:r>
      </w:ins>
    </w:p>
    <w:p w14:paraId="5A8E629E" w14:textId="631AC7BE" w:rsidR="00A91D42" w:rsidRPr="00506BEA" w:rsidRDefault="00A91D42">
      <w:pPr>
        <w:pStyle w:val="ListParagraph"/>
        <w:numPr>
          <w:ilvl w:val="0"/>
          <w:numId w:val="52"/>
        </w:numPr>
        <w:rPr>
          <w:ins w:id="397" w:author="Kit Double" w:date="2025-04-03T10:04:00Z"/>
          <w:lang w:val="en-AU"/>
        </w:rPr>
        <w:pPrChange w:id="398" w:author="Kit Double" w:date="2025-04-03T10:05:00Z" w16du:dateUtc="2025-04-02T23:05:00Z">
          <w:pPr/>
        </w:pPrChange>
      </w:pPr>
      <w:ins w:id="399" w:author="Kit Double" w:date="2025-04-03T10:04:00Z">
        <w:r w:rsidRPr="00506BEA">
          <w:rPr>
            <w:lang w:val="en-AU"/>
          </w:rPr>
          <w:t>I can tell when a person is lying to me by looking at his or her facial expression.</w:t>
        </w:r>
      </w:ins>
    </w:p>
    <w:p w14:paraId="236A3D7D" w14:textId="26A5383A" w:rsidR="00A91D42" w:rsidRPr="00506BEA" w:rsidRDefault="00A91D42">
      <w:pPr>
        <w:pStyle w:val="ListParagraph"/>
        <w:numPr>
          <w:ilvl w:val="0"/>
          <w:numId w:val="52"/>
        </w:numPr>
        <w:rPr>
          <w:ins w:id="400" w:author="Kit Double" w:date="2025-04-03T10:04:00Z"/>
          <w:lang w:val="en-AU"/>
        </w:rPr>
        <w:pPrChange w:id="401" w:author="Kit Double" w:date="2025-04-03T10:05:00Z" w16du:dateUtc="2025-04-02T23:05:00Z">
          <w:pPr/>
        </w:pPrChange>
      </w:pPr>
      <w:ins w:id="402" w:author="Kit Double" w:date="2025-04-03T10:04:00Z">
        <w:r w:rsidRPr="00506BEA">
          <w:rPr>
            <w:lang w:val="en-AU"/>
          </w:rPr>
          <w:t>I am a rational person and don’t like to rely on my feelings to make decisions.</w:t>
        </w:r>
      </w:ins>
    </w:p>
    <w:p w14:paraId="3DC5A214" w14:textId="655018A7" w:rsidR="00A91D42" w:rsidRPr="00506BEA" w:rsidRDefault="00A91D42">
      <w:pPr>
        <w:pStyle w:val="ListParagraph"/>
        <w:numPr>
          <w:ilvl w:val="0"/>
          <w:numId w:val="52"/>
        </w:numPr>
        <w:rPr>
          <w:ins w:id="403" w:author="Kit Double" w:date="2025-04-03T10:04:00Z"/>
          <w:lang w:val="en-AU"/>
        </w:rPr>
        <w:pPrChange w:id="404" w:author="Kit Double" w:date="2025-04-03T10:05:00Z" w16du:dateUtc="2025-04-02T23:05:00Z">
          <w:pPr/>
        </w:pPrChange>
      </w:pPr>
      <w:ins w:id="405" w:author="Kit Double" w:date="2025-04-03T10:04:00Z">
        <w:r w:rsidRPr="00506BEA">
          <w:rPr>
            <w:lang w:val="en-AU"/>
          </w:rPr>
          <w:t>I have the vocabulary to describe how most emotions progress from simple to complex feelings.</w:t>
        </w:r>
      </w:ins>
    </w:p>
    <w:p w14:paraId="61E79F8C" w14:textId="24BF531E" w:rsidR="00A91D42" w:rsidRPr="00506BEA" w:rsidRDefault="00A91D42">
      <w:pPr>
        <w:pStyle w:val="ListParagraph"/>
        <w:numPr>
          <w:ilvl w:val="0"/>
          <w:numId w:val="52"/>
        </w:numPr>
        <w:rPr>
          <w:ins w:id="406" w:author="Kit Double" w:date="2025-04-03T10:04:00Z"/>
          <w:lang w:val="en-AU"/>
        </w:rPr>
        <w:pPrChange w:id="407" w:author="Kit Double" w:date="2025-04-03T10:05:00Z" w16du:dateUtc="2025-04-02T23:05:00Z">
          <w:pPr/>
        </w:pPrChange>
      </w:pPr>
      <w:ins w:id="408" w:author="Kit Double" w:date="2025-04-03T10:04:00Z">
        <w:r w:rsidRPr="00506BEA">
          <w:rPr>
            <w:lang w:val="en-AU"/>
          </w:rPr>
          <w:t>I am able to handle most upsetting problems.</w:t>
        </w:r>
      </w:ins>
    </w:p>
    <w:p w14:paraId="0DE0A63D" w14:textId="59EF6061" w:rsidR="00A91D42" w:rsidRPr="00506BEA" w:rsidRDefault="00A91D42">
      <w:pPr>
        <w:pStyle w:val="ListParagraph"/>
        <w:numPr>
          <w:ilvl w:val="0"/>
          <w:numId w:val="52"/>
        </w:numPr>
        <w:rPr>
          <w:ins w:id="409" w:author="Kit Double" w:date="2025-04-03T10:04:00Z"/>
          <w:lang w:val="en-AU"/>
        </w:rPr>
        <w:pPrChange w:id="410" w:author="Kit Double" w:date="2025-04-03T10:05:00Z" w16du:dateUtc="2025-04-02T23:05:00Z">
          <w:pPr/>
        </w:pPrChange>
      </w:pPr>
      <w:ins w:id="411" w:author="Kit Double" w:date="2025-04-03T10:04:00Z">
        <w:r w:rsidRPr="00506BEA">
          <w:rPr>
            <w:lang w:val="en-AU"/>
          </w:rPr>
          <w:t>I am not very good at helping others to feel better when they are feeling down or angry (r).</w:t>
        </w:r>
      </w:ins>
    </w:p>
    <w:p w14:paraId="7E56269B" w14:textId="5B401A70" w:rsidR="00A91D42" w:rsidRPr="00506BEA" w:rsidRDefault="00A91D42">
      <w:pPr>
        <w:pStyle w:val="ListParagraph"/>
        <w:numPr>
          <w:ilvl w:val="0"/>
          <w:numId w:val="52"/>
        </w:numPr>
        <w:rPr>
          <w:ins w:id="412" w:author="Kit Double" w:date="2025-04-03T10:04:00Z"/>
          <w:lang w:val="en-AU"/>
        </w:rPr>
        <w:pPrChange w:id="413" w:author="Kit Double" w:date="2025-04-03T10:05:00Z" w16du:dateUtc="2025-04-02T23:05:00Z">
          <w:pPr/>
        </w:pPrChange>
      </w:pPr>
      <w:ins w:id="414" w:author="Kit Double" w:date="2025-04-03T10:04:00Z">
        <w:r w:rsidRPr="00506BEA">
          <w:rPr>
            <w:lang w:val="en-AU"/>
          </w:rPr>
          <w:t>My quick impressions of what people are feeling are usually wrong (r).</w:t>
        </w:r>
      </w:ins>
    </w:p>
    <w:p w14:paraId="4A140E35" w14:textId="3C97D68B" w:rsidR="00A91D42" w:rsidRPr="00506BEA" w:rsidRDefault="00A91D42">
      <w:pPr>
        <w:pStyle w:val="ListParagraph"/>
        <w:numPr>
          <w:ilvl w:val="0"/>
          <w:numId w:val="52"/>
        </w:numPr>
        <w:rPr>
          <w:ins w:id="415" w:author="Kit Double" w:date="2025-04-03T10:04:00Z"/>
          <w:lang w:val="en-AU"/>
        </w:rPr>
        <w:pPrChange w:id="416" w:author="Kit Double" w:date="2025-04-03T10:05:00Z" w16du:dateUtc="2025-04-02T23:05:00Z">
          <w:pPr/>
        </w:pPrChange>
      </w:pPr>
      <w:ins w:id="417" w:author="Kit Double" w:date="2025-04-03T10:04:00Z">
        <w:r w:rsidRPr="00506BEA">
          <w:rPr>
            <w:lang w:val="en-AU"/>
          </w:rPr>
          <w:t>My “feelings” vocabulary is probably better than most other persons’ “feelings” vocabularies.</w:t>
        </w:r>
      </w:ins>
    </w:p>
    <w:p w14:paraId="7E71D181" w14:textId="248E43BA" w:rsidR="00A91D42" w:rsidRPr="00506BEA" w:rsidRDefault="00A91D42">
      <w:pPr>
        <w:pStyle w:val="ListParagraph"/>
        <w:numPr>
          <w:ilvl w:val="0"/>
          <w:numId w:val="52"/>
        </w:numPr>
        <w:rPr>
          <w:ins w:id="418" w:author="Kit Double" w:date="2025-04-03T10:04:00Z"/>
          <w:lang w:val="en-AU"/>
        </w:rPr>
        <w:pPrChange w:id="419" w:author="Kit Double" w:date="2025-04-03T10:05:00Z" w16du:dateUtc="2025-04-02T23:05:00Z">
          <w:pPr/>
        </w:pPrChange>
      </w:pPr>
      <w:ins w:id="420" w:author="Kit Double" w:date="2025-04-03T10:04:00Z" w16du:dateUtc="2025-04-02T23:04:00Z">
        <w:r w:rsidRPr="00506BEA">
          <w:rPr>
            <w:lang w:val="en-AU"/>
          </w:rPr>
          <w:t xml:space="preserve">I </w:t>
        </w:r>
      </w:ins>
      <w:ins w:id="421" w:author="Kit Double" w:date="2025-04-03T10:04:00Z">
        <w:r w:rsidRPr="00506BEA">
          <w:rPr>
            <w:lang w:val="en-AU"/>
          </w:rPr>
          <w:t xml:space="preserve"> know how to keep calm in difficult or stressful situations.</w:t>
        </w:r>
      </w:ins>
    </w:p>
    <w:p w14:paraId="6F7F424A" w14:textId="3D4F8F50" w:rsidR="00A91D42" w:rsidRPr="00506BEA" w:rsidRDefault="00A91D42">
      <w:pPr>
        <w:pStyle w:val="ListParagraph"/>
        <w:numPr>
          <w:ilvl w:val="0"/>
          <w:numId w:val="52"/>
        </w:numPr>
        <w:rPr>
          <w:ins w:id="422" w:author="Kit Double" w:date="2025-04-03T10:04:00Z"/>
          <w:lang w:val="en-AU"/>
        </w:rPr>
        <w:pPrChange w:id="423" w:author="Kit Double" w:date="2025-04-03T10:05:00Z" w16du:dateUtc="2025-04-02T23:05:00Z">
          <w:pPr/>
        </w:pPrChange>
      </w:pPr>
      <w:ins w:id="424" w:author="Kit Double" w:date="2025-04-03T10:04:00Z">
        <w:r w:rsidRPr="00506BEA">
          <w:rPr>
            <w:lang w:val="en-AU"/>
          </w:rPr>
          <w:t>I am the type of person to whom others go when they need help with a difficult situation.</w:t>
        </w:r>
      </w:ins>
    </w:p>
    <w:p w14:paraId="4082E4F6" w14:textId="77777777" w:rsidR="00A91D42" w:rsidRPr="00EB1260" w:rsidRDefault="00A91D42"/>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pPr>
        <w:pStyle w:val="Heading1"/>
        <w:numPr>
          <w:ilvl w:val="0"/>
          <w:numId w:val="0"/>
        </w:numPr>
        <w:ind w:left="3551"/>
        <w:pPrChange w:id="425" w:author="Kit Double" w:date="2025-04-03T10:06:00Z" w16du:dateUtc="2025-04-02T23:06:00Z">
          <w:pPr/>
        </w:pPrChange>
      </w:pPr>
    </w:p>
    <w:p w14:paraId="0BCA442F" w14:textId="77777777" w:rsidR="00CA7BEF" w:rsidRPr="00CA7BEF" w:rsidRDefault="00CA7BEF">
      <w:pPr>
        <w:pStyle w:val="Heading1"/>
        <w:rPr>
          <w:ins w:id="426" w:author="Kit Double" w:date="2025-04-03T10:06:00Z"/>
          <w:lang w:val="en-GB"/>
        </w:rPr>
        <w:pPrChange w:id="427" w:author="Kit Double" w:date="2025-04-03T10:06:00Z" w16du:dateUtc="2025-04-02T23:06:00Z">
          <w:pPr/>
        </w:pPrChange>
      </w:pPr>
      <w:bookmarkStart w:id="428" w:name="_Toc194567478"/>
      <w:ins w:id="429" w:author="Kit Double" w:date="2025-04-03T10:06:00Z">
        <w:r w:rsidRPr="00CA7BEF">
          <w:rPr>
            <w:lang w:val="en-GB"/>
          </w:rPr>
          <w:t>The Profile of Emotional Competence</w:t>
        </w:r>
        <w:bookmarkEnd w:id="428"/>
      </w:ins>
    </w:p>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3B3AE57A" w14:textId="77777777" w:rsidR="00EF06CD" w:rsidRDefault="00EF06CD" w:rsidP="00EF06CD">
      <w:pPr>
        <w:rPr>
          <w:ins w:id="430" w:author="Kit Double" w:date="2025-04-03T10:06:00Z" w16du:dateUtc="2025-04-02T23:06:00Z"/>
        </w:rPr>
      </w:pPr>
      <w:ins w:id="431" w:author="Kit Double" w:date="2025-04-03T10:06:00Z" w16du:dateUtc="2025-04-02T23:06:00Z">
        <w:r>
          <w:t>1.</w:t>
        </w:r>
        <w:r>
          <w:tab/>
          <w:t>As my emotions arise I don't understand where they come from.</w:t>
        </w:r>
      </w:ins>
    </w:p>
    <w:p w14:paraId="5D825A0D" w14:textId="77777777" w:rsidR="00EF06CD" w:rsidRDefault="00EF06CD" w:rsidP="00EF06CD">
      <w:pPr>
        <w:rPr>
          <w:ins w:id="432" w:author="Kit Double" w:date="2025-04-03T10:06:00Z" w16du:dateUtc="2025-04-02T23:06:00Z"/>
        </w:rPr>
      </w:pPr>
      <w:ins w:id="433" w:author="Kit Double" w:date="2025-04-03T10:06:00Z" w16du:dateUtc="2025-04-02T23:06:00Z">
        <w:r>
          <w:t>2.</w:t>
        </w:r>
        <w:r>
          <w:tab/>
          <w:t>I don't always understand why I respond in the way I do.</w:t>
        </w:r>
      </w:ins>
    </w:p>
    <w:p w14:paraId="6CC591AA" w14:textId="77777777" w:rsidR="00EF06CD" w:rsidRDefault="00EF06CD" w:rsidP="00EF06CD">
      <w:pPr>
        <w:rPr>
          <w:ins w:id="434" w:author="Kit Double" w:date="2025-04-03T10:06:00Z" w16du:dateUtc="2025-04-02T23:06:00Z"/>
        </w:rPr>
      </w:pPr>
      <w:ins w:id="435" w:author="Kit Double" w:date="2025-04-03T10:06:00Z" w16du:dateUtc="2025-04-02T23:06:00Z">
        <w:r>
          <w:t>3.</w:t>
        </w:r>
        <w:r>
          <w:tab/>
          <w:t>If I wanted, I could easily influence other people's emotions to achieve what I want.</w:t>
        </w:r>
      </w:ins>
    </w:p>
    <w:p w14:paraId="72722B01" w14:textId="77777777" w:rsidR="00EF06CD" w:rsidRDefault="00EF06CD" w:rsidP="00EF06CD">
      <w:pPr>
        <w:rPr>
          <w:ins w:id="436" w:author="Kit Double" w:date="2025-04-03T10:06:00Z" w16du:dateUtc="2025-04-02T23:06:00Z"/>
        </w:rPr>
      </w:pPr>
      <w:ins w:id="437" w:author="Kit Double" w:date="2025-04-03T10:06:00Z" w16du:dateUtc="2025-04-02T23:06:00Z">
        <w:r>
          <w:t>4.</w:t>
        </w:r>
        <w:r>
          <w:tab/>
          <w:t>I know what to do to win people over to my cause.</w:t>
        </w:r>
      </w:ins>
    </w:p>
    <w:p w14:paraId="20E8B622" w14:textId="77777777" w:rsidR="00EF06CD" w:rsidRDefault="00EF06CD" w:rsidP="00EF06CD">
      <w:pPr>
        <w:rPr>
          <w:ins w:id="438" w:author="Kit Double" w:date="2025-04-03T10:06:00Z" w16du:dateUtc="2025-04-02T23:06:00Z"/>
        </w:rPr>
      </w:pPr>
      <w:ins w:id="439" w:author="Kit Double" w:date="2025-04-03T10:06:00Z" w16du:dateUtc="2025-04-02T23:06:00Z">
        <w:r>
          <w:t>5.</w:t>
        </w:r>
        <w:r>
          <w:tab/>
          <w:t>I am often a loss to understand other people's emotional responses.</w:t>
        </w:r>
      </w:ins>
    </w:p>
    <w:p w14:paraId="1A9FF811" w14:textId="77777777" w:rsidR="00EF06CD" w:rsidRDefault="00EF06CD" w:rsidP="00EF06CD">
      <w:pPr>
        <w:rPr>
          <w:ins w:id="440" w:author="Kit Double" w:date="2025-04-03T10:06:00Z" w16du:dateUtc="2025-04-02T23:06:00Z"/>
        </w:rPr>
      </w:pPr>
      <w:ins w:id="441" w:author="Kit Double" w:date="2025-04-03T10:06:00Z" w16du:dateUtc="2025-04-02T23:06:00Z">
        <w:r>
          <w:t>6.</w:t>
        </w:r>
        <w:r>
          <w:tab/>
          <w:t xml:space="preserve">When I feel good, I can easily tell whether it is due to being proud of myself, happy or relaxed.  </w:t>
        </w:r>
      </w:ins>
    </w:p>
    <w:p w14:paraId="05FC631F" w14:textId="77777777" w:rsidR="00EF06CD" w:rsidRDefault="00EF06CD" w:rsidP="00EF06CD">
      <w:pPr>
        <w:rPr>
          <w:ins w:id="442" w:author="Kit Double" w:date="2025-04-03T10:06:00Z" w16du:dateUtc="2025-04-02T23:06:00Z"/>
        </w:rPr>
      </w:pPr>
      <w:ins w:id="443" w:author="Kit Double" w:date="2025-04-03T10:06:00Z" w16du:dateUtc="2025-04-02T23:06:00Z">
        <w:r>
          <w:t>7.</w:t>
        </w:r>
        <w:r>
          <w:tab/>
          <w:t>I can tell whether a person is angry, sad or happy even if they don't talk to me.</w:t>
        </w:r>
      </w:ins>
    </w:p>
    <w:p w14:paraId="3E733F8E" w14:textId="77777777" w:rsidR="00EF06CD" w:rsidRDefault="00EF06CD" w:rsidP="00EF06CD">
      <w:pPr>
        <w:rPr>
          <w:ins w:id="444" w:author="Kit Double" w:date="2025-04-03T10:06:00Z" w16du:dateUtc="2025-04-02T23:06:00Z"/>
        </w:rPr>
      </w:pPr>
      <w:ins w:id="445" w:author="Kit Double" w:date="2025-04-03T10:06:00Z" w16du:dateUtc="2025-04-02T23:06:00Z">
        <w:r>
          <w:t>8.</w:t>
        </w:r>
        <w:r>
          <w:tab/>
          <w:t>I am good at describing my feelings.</w:t>
        </w:r>
      </w:ins>
    </w:p>
    <w:p w14:paraId="6659F344" w14:textId="77777777" w:rsidR="00EF06CD" w:rsidRDefault="00EF06CD" w:rsidP="00EF06CD">
      <w:pPr>
        <w:rPr>
          <w:ins w:id="446" w:author="Kit Double" w:date="2025-04-03T10:06:00Z" w16du:dateUtc="2025-04-02T23:06:00Z"/>
        </w:rPr>
      </w:pPr>
      <w:ins w:id="447" w:author="Kit Double" w:date="2025-04-03T10:06:00Z" w16du:dateUtc="2025-04-02T23:06:00Z">
        <w:r>
          <w:t>9.</w:t>
        </w:r>
        <w:r>
          <w:tab/>
          <w:t>I never base my personal life choices on my emotions.</w:t>
        </w:r>
      </w:ins>
    </w:p>
    <w:p w14:paraId="23D658E3" w14:textId="77777777" w:rsidR="00EF06CD" w:rsidRDefault="00EF06CD" w:rsidP="00EF06CD">
      <w:pPr>
        <w:rPr>
          <w:ins w:id="448" w:author="Kit Double" w:date="2025-04-03T10:06:00Z" w16du:dateUtc="2025-04-02T23:06:00Z"/>
        </w:rPr>
      </w:pPr>
      <w:ins w:id="449" w:author="Kit Double" w:date="2025-04-03T10:06:00Z" w16du:dateUtc="2025-04-02T23:06:00Z">
        <w:r>
          <w:t>10.</w:t>
        </w:r>
        <w:r>
          <w:tab/>
          <w:t>When I am feeling low, I easily make a link between my feelings and a situation that affected me.</w:t>
        </w:r>
      </w:ins>
    </w:p>
    <w:p w14:paraId="711CC67E" w14:textId="77777777" w:rsidR="00EF06CD" w:rsidRDefault="00EF06CD" w:rsidP="00EF06CD">
      <w:pPr>
        <w:rPr>
          <w:ins w:id="450" w:author="Kit Double" w:date="2025-04-03T10:06:00Z" w16du:dateUtc="2025-04-02T23:06:00Z"/>
        </w:rPr>
      </w:pPr>
      <w:ins w:id="451" w:author="Kit Double" w:date="2025-04-03T10:06:00Z" w16du:dateUtc="2025-04-02T23:06:00Z">
        <w:r>
          <w:t>11.</w:t>
        </w:r>
        <w:r>
          <w:tab/>
          <w:t>I can easily get what I want from others.</w:t>
        </w:r>
      </w:ins>
    </w:p>
    <w:p w14:paraId="77F7BB4B" w14:textId="77777777" w:rsidR="00EF06CD" w:rsidRDefault="00EF06CD" w:rsidP="00EF06CD">
      <w:pPr>
        <w:rPr>
          <w:ins w:id="452" w:author="Kit Double" w:date="2025-04-03T10:06:00Z" w16du:dateUtc="2025-04-02T23:06:00Z"/>
        </w:rPr>
      </w:pPr>
      <w:ins w:id="453" w:author="Kit Double" w:date="2025-04-03T10:06:00Z" w16du:dateUtc="2025-04-02T23:06:00Z">
        <w:r>
          <w:t>12.</w:t>
        </w:r>
        <w:r>
          <w:tab/>
          <w:t>I easily manage to calm myself down after a difficult experience.</w:t>
        </w:r>
      </w:ins>
    </w:p>
    <w:p w14:paraId="75D91F42" w14:textId="77777777" w:rsidR="00EF06CD" w:rsidRDefault="00EF06CD" w:rsidP="00EF06CD">
      <w:pPr>
        <w:rPr>
          <w:ins w:id="454" w:author="Kit Double" w:date="2025-04-03T10:06:00Z" w16du:dateUtc="2025-04-02T23:06:00Z"/>
        </w:rPr>
      </w:pPr>
      <w:ins w:id="455" w:author="Kit Double" w:date="2025-04-03T10:06:00Z" w16du:dateUtc="2025-04-02T23:06:00Z">
        <w:r>
          <w:t>13.</w:t>
        </w:r>
        <w:r>
          <w:tab/>
          <w:t>I can easily explain the emotional responses of the people around me.</w:t>
        </w:r>
      </w:ins>
    </w:p>
    <w:p w14:paraId="2591204A" w14:textId="77777777" w:rsidR="00EF06CD" w:rsidRDefault="00EF06CD" w:rsidP="00EF06CD">
      <w:pPr>
        <w:rPr>
          <w:ins w:id="456" w:author="Kit Double" w:date="2025-04-03T10:06:00Z" w16du:dateUtc="2025-04-02T23:06:00Z"/>
        </w:rPr>
      </w:pPr>
      <w:ins w:id="457" w:author="Kit Double" w:date="2025-04-03T10:06:00Z" w16du:dateUtc="2025-04-02T23:06:00Z">
        <w:r>
          <w:t>14.</w:t>
        </w:r>
        <w:r>
          <w:tab/>
          <w:t>Most of the time I understand why people feel the way they do.</w:t>
        </w:r>
      </w:ins>
    </w:p>
    <w:p w14:paraId="4B906D5B" w14:textId="77777777" w:rsidR="00EF06CD" w:rsidRDefault="00EF06CD" w:rsidP="00EF06CD">
      <w:pPr>
        <w:rPr>
          <w:ins w:id="458" w:author="Kit Double" w:date="2025-04-03T10:06:00Z" w16du:dateUtc="2025-04-02T23:06:00Z"/>
        </w:rPr>
      </w:pPr>
      <w:ins w:id="459" w:author="Kit Double" w:date="2025-04-03T10:06:00Z" w16du:dateUtc="2025-04-02T23:06:00Z">
        <w:r>
          <w:t>15.</w:t>
        </w:r>
        <w:r>
          <w:tab/>
          <w:t>When I am sad, I find it easy to cheer myself up.</w:t>
        </w:r>
      </w:ins>
    </w:p>
    <w:p w14:paraId="7EC017EB" w14:textId="77777777" w:rsidR="00EF06CD" w:rsidRDefault="00EF06CD" w:rsidP="00EF06CD">
      <w:pPr>
        <w:rPr>
          <w:ins w:id="460" w:author="Kit Double" w:date="2025-04-03T10:06:00Z" w16du:dateUtc="2025-04-02T23:06:00Z"/>
        </w:rPr>
      </w:pPr>
      <w:ins w:id="461" w:author="Kit Double" w:date="2025-04-03T10:06:00Z" w16du:dateUtc="2025-04-02T23:06:00Z">
        <w:r>
          <w:t>16.</w:t>
        </w:r>
        <w:r>
          <w:tab/>
          <w:t>When I am touched by something, I immediately know what I feel.</w:t>
        </w:r>
      </w:ins>
    </w:p>
    <w:p w14:paraId="2A6286BD" w14:textId="77777777" w:rsidR="00EF06CD" w:rsidRDefault="00EF06CD" w:rsidP="00EF06CD">
      <w:pPr>
        <w:rPr>
          <w:ins w:id="462" w:author="Kit Double" w:date="2025-04-03T10:06:00Z" w16du:dateUtc="2025-04-02T23:06:00Z"/>
        </w:rPr>
      </w:pPr>
      <w:ins w:id="463" w:author="Kit Double" w:date="2025-04-03T10:06:00Z" w16du:dateUtc="2025-04-02T23:06:00Z">
        <w:r>
          <w:t>17.</w:t>
        </w:r>
        <w:r>
          <w:tab/>
          <w:t>If I dislike something, I manage to say so in a calm manner.</w:t>
        </w:r>
      </w:ins>
    </w:p>
    <w:p w14:paraId="20D7B796" w14:textId="77777777" w:rsidR="00EF06CD" w:rsidRDefault="00EF06CD" w:rsidP="00EF06CD">
      <w:pPr>
        <w:rPr>
          <w:ins w:id="464" w:author="Kit Double" w:date="2025-04-03T10:06:00Z" w16du:dateUtc="2025-04-02T23:06:00Z"/>
        </w:rPr>
      </w:pPr>
      <w:ins w:id="465" w:author="Kit Double" w:date="2025-04-03T10:06:00Z" w16du:dateUtc="2025-04-02T23:06:00Z">
        <w:r>
          <w:t>18.</w:t>
        </w:r>
        <w:r>
          <w:tab/>
          <w:t>I do not understand why the people around me respond the way they do.</w:t>
        </w:r>
      </w:ins>
    </w:p>
    <w:p w14:paraId="0EAAAE71" w14:textId="77777777" w:rsidR="00EF06CD" w:rsidRDefault="00EF06CD" w:rsidP="00EF06CD">
      <w:pPr>
        <w:rPr>
          <w:ins w:id="466" w:author="Kit Double" w:date="2025-04-03T10:06:00Z" w16du:dateUtc="2025-04-02T23:06:00Z"/>
        </w:rPr>
      </w:pPr>
      <w:ins w:id="467" w:author="Kit Double" w:date="2025-04-03T10:06:00Z" w16du:dateUtc="2025-04-02T23:06:00Z">
        <w:r>
          <w:t>19.</w:t>
        </w:r>
        <w:r>
          <w:tab/>
          <w:t>When I see someone who is stressed or anxious, I can easily calm them down.</w:t>
        </w:r>
      </w:ins>
    </w:p>
    <w:p w14:paraId="44F2DA53" w14:textId="77777777" w:rsidR="00EF06CD" w:rsidRDefault="00EF06CD" w:rsidP="00EF06CD">
      <w:pPr>
        <w:rPr>
          <w:ins w:id="468" w:author="Kit Double" w:date="2025-04-03T10:06:00Z" w16du:dateUtc="2025-04-02T23:06:00Z"/>
        </w:rPr>
      </w:pPr>
      <w:ins w:id="469" w:author="Kit Double" w:date="2025-04-03T10:06:00Z" w16du:dateUtc="2025-04-02T23:06:00Z">
        <w:r>
          <w:t>20.</w:t>
        </w:r>
        <w:r>
          <w:tab/>
          <w:t>During an argument I do not know whether I am angry or sad.</w:t>
        </w:r>
      </w:ins>
    </w:p>
    <w:p w14:paraId="33AE819D" w14:textId="77777777" w:rsidR="00EF06CD" w:rsidRDefault="00EF06CD" w:rsidP="00EF06CD">
      <w:pPr>
        <w:rPr>
          <w:ins w:id="470" w:author="Kit Double" w:date="2025-04-03T10:06:00Z" w16du:dateUtc="2025-04-02T23:06:00Z"/>
        </w:rPr>
      </w:pPr>
      <w:ins w:id="471" w:author="Kit Double" w:date="2025-04-03T10:06:00Z" w16du:dateUtc="2025-04-02T23:06:00Z">
        <w:r>
          <w:t>21.</w:t>
        </w:r>
        <w:r>
          <w:tab/>
          <w:t>I use my feelings to improve my choices in life.</w:t>
        </w:r>
      </w:ins>
    </w:p>
    <w:p w14:paraId="48AF273F" w14:textId="77777777" w:rsidR="00EF06CD" w:rsidRDefault="00EF06CD" w:rsidP="00EF06CD">
      <w:pPr>
        <w:rPr>
          <w:ins w:id="472" w:author="Kit Double" w:date="2025-04-03T10:06:00Z" w16du:dateUtc="2025-04-02T23:06:00Z"/>
        </w:rPr>
      </w:pPr>
      <w:ins w:id="473" w:author="Kit Double" w:date="2025-04-03T10:06:00Z" w16du:dateUtc="2025-04-02T23:06:00Z">
        <w:r>
          <w:t>22.</w:t>
        </w:r>
        <w:r>
          <w:tab/>
          <w:t>I try to learn from difficult situations or emotions.</w:t>
        </w:r>
      </w:ins>
    </w:p>
    <w:p w14:paraId="0281731B" w14:textId="77777777" w:rsidR="00EF06CD" w:rsidRDefault="00EF06CD" w:rsidP="00EF06CD">
      <w:pPr>
        <w:rPr>
          <w:ins w:id="474" w:author="Kit Double" w:date="2025-04-03T10:06:00Z" w16du:dateUtc="2025-04-02T23:06:00Z"/>
        </w:rPr>
      </w:pPr>
      <w:ins w:id="475" w:author="Kit Double" w:date="2025-04-03T10:06:00Z" w16du:dateUtc="2025-04-02T23:06:00Z">
        <w:r>
          <w:t>23.</w:t>
        </w:r>
        <w:r>
          <w:tab/>
          <w:t>Other people tend to confide in me about personal issues.</w:t>
        </w:r>
      </w:ins>
    </w:p>
    <w:p w14:paraId="3B2996C5" w14:textId="77777777" w:rsidR="00EF06CD" w:rsidRDefault="00EF06CD" w:rsidP="00EF06CD">
      <w:pPr>
        <w:rPr>
          <w:ins w:id="476" w:author="Kit Double" w:date="2025-04-03T10:06:00Z" w16du:dateUtc="2025-04-02T23:06:00Z"/>
        </w:rPr>
      </w:pPr>
      <w:ins w:id="477" w:author="Kit Double" w:date="2025-04-03T10:06:00Z" w16du:dateUtc="2025-04-02T23:06:00Z">
        <w:r>
          <w:t>24.</w:t>
        </w:r>
        <w:r>
          <w:tab/>
          <w:t>My emotions inform me about changes I should make in my life.</w:t>
        </w:r>
      </w:ins>
    </w:p>
    <w:p w14:paraId="4589D3BE" w14:textId="77777777" w:rsidR="00EF06CD" w:rsidRDefault="00EF06CD" w:rsidP="00EF06CD">
      <w:pPr>
        <w:rPr>
          <w:ins w:id="478" w:author="Kit Double" w:date="2025-04-03T10:06:00Z" w16du:dateUtc="2025-04-02T23:06:00Z"/>
        </w:rPr>
      </w:pPr>
      <w:ins w:id="479" w:author="Kit Double" w:date="2025-04-03T10:06:00Z" w16du:dateUtc="2025-04-02T23:06:00Z">
        <w:r>
          <w:t>25.</w:t>
        </w:r>
        <w:r>
          <w:tab/>
          <w:t>I find it difficult to explain my feelings to others even if I want to.</w:t>
        </w:r>
      </w:ins>
    </w:p>
    <w:p w14:paraId="538CF823" w14:textId="77777777" w:rsidR="00EF06CD" w:rsidRDefault="00EF06CD" w:rsidP="00EF06CD">
      <w:pPr>
        <w:rPr>
          <w:ins w:id="480" w:author="Kit Double" w:date="2025-04-03T10:06:00Z" w16du:dateUtc="2025-04-02T23:06:00Z"/>
        </w:rPr>
      </w:pPr>
      <w:ins w:id="481" w:author="Kit Double" w:date="2025-04-03T10:06:00Z" w16du:dateUtc="2025-04-02T23:06:00Z">
        <w:r>
          <w:t>26.</w:t>
        </w:r>
        <w:r>
          <w:tab/>
          <w:t>I don't always understand why I am stressed.</w:t>
        </w:r>
      </w:ins>
    </w:p>
    <w:p w14:paraId="621847EE" w14:textId="77777777" w:rsidR="00EF06CD" w:rsidRDefault="00EF06CD" w:rsidP="00EF06CD">
      <w:pPr>
        <w:rPr>
          <w:ins w:id="482" w:author="Kit Double" w:date="2025-04-03T10:06:00Z" w16du:dateUtc="2025-04-02T23:06:00Z"/>
        </w:rPr>
      </w:pPr>
      <w:ins w:id="483" w:author="Kit Double" w:date="2025-04-03T10:06:00Z" w16du:dateUtc="2025-04-02T23:06:00Z">
        <w:r>
          <w:t>27.</w:t>
        </w:r>
        <w:r>
          <w:tab/>
          <w:t>If someone came to me in tears, I would not know what to do.</w:t>
        </w:r>
      </w:ins>
    </w:p>
    <w:p w14:paraId="588C60E8" w14:textId="77777777" w:rsidR="00EF06CD" w:rsidRDefault="00EF06CD" w:rsidP="00EF06CD">
      <w:pPr>
        <w:rPr>
          <w:ins w:id="484" w:author="Kit Double" w:date="2025-04-03T10:06:00Z" w16du:dateUtc="2025-04-02T23:06:00Z"/>
        </w:rPr>
      </w:pPr>
      <w:ins w:id="485" w:author="Kit Double" w:date="2025-04-03T10:06:00Z" w16du:dateUtc="2025-04-02T23:06:00Z">
        <w:r>
          <w:t>28.</w:t>
        </w:r>
        <w:r>
          <w:tab/>
          <w:t>I find it difficult to listen to people who are complaining.</w:t>
        </w:r>
      </w:ins>
    </w:p>
    <w:p w14:paraId="1C6E9041" w14:textId="77777777" w:rsidR="00EF06CD" w:rsidRDefault="00EF06CD" w:rsidP="00EF06CD">
      <w:pPr>
        <w:rPr>
          <w:ins w:id="486" w:author="Kit Double" w:date="2025-04-03T10:06:00Z" w16du:dateUtc="2025-04-02T23:06:00Z"/>
        </w:rPr>
      </w:pPr>
      <w:ins w:id="487" w:author="Kit Double" w:date="2025-04-03T10:06:00Z" w16du:dateUtc="2025-04-02T23:06:00Z">
        <w:r>
          <w:t>29.</w:t>
        </w:r>
        <w:r>
          <w:tab/>
          <w:t xml:space="preserve">I often take the wrong attitude to people because I was not aware of their emotional state. </w:t>
        </w:r>
      </w:ins>
    </w:p>
    <w:p w14:paraId="58A0DDA3" w14:textId="77777777" w:rsidR="00EF06CD" w:rsidRDefault="00EF06CD" w:rsidP="00EF06CD">
      <w:pPr>
        <w:rPr>
          <w:ins w:id="488" w:author="Kit Double" w:date="2025-04-03T10:06:00Z" w16du:dateUtc="2025-04-02T23:06:00Z"/>
        </w:rPr>
      </w:pPr>
      <w:ins w:id="489" w:author="Kit Double" w:date="2025-04-03T10:06:00Z" w16du:dateUtc="2025-04-02T23:06:00Z">
        <w:r>
          <w:t>30.</w:t>
        </w:r>
        <w:r>
          <w:tab/>
          <w:t>I am good at sensing what others are feeling.</w:t>
        </w:r>
      </w:ins>
    </w:p>
    <w:p w14:paraId="2E638FC1" w14:textId="77777777" w:rsidR="00EF06CD" w:rsidRDefault="00EF06CD" w:rsidP="00EF06CD">
      <w:pPr>
        <w:rPr>
          <w:ins w:id="490" w:author="Kit Double" w:date="2025-04-03T10:06:00Z" w16du:dateUtc="2025-04-02T23:06:00Z"/>
        </w:rPr>
      </w:pPr>
      <w:ins w:id="491" w:author="Kit Double" w:date="2025-04-03T10:06:00Z" w16du:dateUtc="2025-04-02T23:06:00Z">
        <w:r>
          <w:t>31.</w:t>
        </w:r>
        <w:r>
          <w:tab/>
          <w:t>I feel uncomfortable if people tell me about their problems, so I try to avoid it.</w:t>
        </w:r>
      </w:ins>
    </w:p>
    <w:p w14:paraId="3C8EBB47" w14:textId="77777777" w:rsidR="00EF06CD" w:rsidRDefault="00EF06CD" w:rsidP="00EF06CD">
      <w:pPr>
        <w:rPr>
          <w:ins w:id="492" w:author="Kit Double" w:date="2025-04-03T10:06:00Z" w16du:dateUtc="2025-04-02T23:06:00Z"/>
        </w:rPr>
      </w:pPr>
      <w:ins w:id="493" w:author="Kit Double" w:date="2025-04-03T10:06:00Z" w16du:dateUtc="2025-04-02T23:06:00Z">
        <w:r>
          <w:t>32.</w:t>
        </w:r>
        <w:r>
          <w:tab/>
          <w:t>I know what to do to motivate people.</w:t>
        </w:r>
      </w:ins>
    </w:p>
    <w:p w14:paraId="4AB3564E" w14:textId="77777777" w:rsidR="00EF06CD" w:rsidRDefault="00EF06CD" w:rsidP="00EF06CD">
      <w:pPr>
        <w:rPr>
          <w:ins w:id="494" w:author="Kit Double" w:date="2025-04-03T10:06:00Z" w16du:dateUtc="2025-04-02T23:06:00Z"/>
        </w:rPr>
      </w:pPr>
      <w:ins w:id="495" w:author="Kit Double" w:date="2025-04-03T10:06:00Z" w16du:dateUtc="2025-04-02T23:06:00Z">
        <w:r>
          <w:t>33.</w:t>
        </w:r>
        <w:r>
          <w:tab/>
          <w:t>I am good at lifting other people's spirits.</w:t>
        </w:r>
      </w:ins>
    </w:p>
    <w:p w14:paraId="5D02BB10" w14:textId="77777777" w:rsidR="00EF06CD" w:rsidRDefault="00EF06CD" w:rsidP="00EF06CD">
      <w:pPr>
        <w:rPr>
          <w:ins w:id="496" w:author="Kit Double" w:date="2025-04-03T10:06:00Z" w16du:dateUtc="2025-04-02T23:06:00Z"/>
        </w:rPr>
      </w:pPr>
      <w:ins w:id="497" w:author="Kit Double" w:date="2025-04-03T10:06:00Z" w16du:dateUtc="2025-04-02T23:06:00Z">
        <w:r>
          <w:t>34.</w:t>
        </w:r>
        <w:r>
          <w:tab/>
          <w:t>I find it difficult to establish a link between a person's response and their personal circumstances.</w:t>
        </w:r>
      </w:ins>
    </w:p>
    <w:p w14:paraId="4CCF2EA7" w14:textId="77777777" w:rsidR="00EF06CD" w:rsidRDefault="00EF06CD" w:rsidP="00EF06CD">
      <w:pPr>
        <w:rPr>
          <w:ins w:id="498" w:author="Kit Double" w:date="2025-04-03T10:06:00Z" w16du:dateUtc="2025-04-02T23:06:00Z"/>
        </w:rPr>
      </w:pPr>
      <w:ins w:id="499" w:author="Kit Double" w:date="2025-04-03T10:06:00Z" w16du:dateUtc="2025-04-02T23:06:00Z">
        <w:r>
          <w:t>35.</w:t>
        </w:r>
        <w:r>
          <w:tab/>
          <w:t>I am usually able to influence the way other people feel.</w:t>
        </w:r>
      </w:ins>
    </w:p>
    <w:p w14:paraId="433D8E57" w14:textId="77777777" w:rsidR="00EF06CD" w:rsidRDefault="00EF06CD" w:rsidP="00EF06CD">
      <w:pPr>
        <w:rPr>
          <w:ins w:id="500" w:author="Kit Double" w:date="2025-04-03T10:06:00Z" w16du:dateUtc="2025-04-02T23:06:00Z"/>
        </w:rPr>
      </w:pPr>
      <w:ins w:id="501" w:author="Kit Double" w:date="2025-04-03T10:06:00Z" w16du:dateUtc="2025-04-02T23:06:00Z">
        <w:r>
          <w:lastRenderedPageBreak/>
          <w:t>36.</w:t>
        </w:r>
        <w:r>
          <w:tab/>
          <w:t>If I wanted, I could easily make someone feel uneasy.</w:t>
        </w:r>
      </w:ins>
    </w:p>
    <w:p w14:paraId="2B8A78FF" w14:textId="77777777" w:rsidR="00EF06CD" w:rsidRDefault="00EF06CD" w:rsidP="00EF06CD">
      <w:pPr>
        <w:rPr>
          <w:ins w:id="502" w:author="Kit Double" w:date="2025-04-03T10:06:00Z" w16du:dateUtc="2025-04-02T23:06:00Z"/>
        </w:rPr>
      </w:pPr>
      <w:ins w:id="503" w:author="Kit Double" w:date="2025-04-03T10:06:00Z" w16du:dateUtc="2025-04-02T23:06:00Z">
        <w:r>
          <w:t>37.</w:t>
        </w:r>
        <w:r>
          <w:tab/>
          <w:t>I find it difficult to handle my emotions.</w:t>
        </w:r>
      </w:ins>
    </w:p>
    <w:p w14:paraId="7A509CDC" w14:textId="77777777" w:rsidR="00EF06CD" w:rsidRDefault="00EF06CD" w:rsidP="00EF06CD">
      <w:pPr>
        <w:rPr>
          <w:ins w:id="504" w:author="Kit Double" w:date="2025-04-03T10:06:00Z" w16du:dateUtc="2025-04-02T23:06:00Z"/>
        </w:rPr>
      </w:pPr>
      <w:ins w:id="505" w:author="Kit Double" w:date="2025-04-03T10:06:00Z" w16du:dateUtc="2025-04-02T23:06:00Z">
        <w:r>
          <w:t>38.</w:t>
        </w:r>
        <w:r>
          <w:tab/>
          <w:t>The people around me tell me I don't express my feelings openly.</w:t>
        </w:r>
      </w:ins>
    </w:p>
    <w:p w14:paraId="019E960B" w14:textId="77777777" w:rsidR="00EF06CD" w:rsidRDefault="00EF06CD" w:rsidP="00EF06CD">
      <w:pPr>
        <w:rPr>
          <w:ins w:id="506" w:author="Kit Double" w:date="2025-04-03T10:06:00Z" w16du:dateUtc="2025-04-02T23:06:00Z"/>
        </w:rPr>
      </w:pPr>
      <w:ins w:id="507" w:author="Kit Double" w:date="2025-04-03T10:06:00Z" w16du:dateUtc="2025-04-02T23:06:00Z">
        <w:r>
          <w:t>39.</w:t>
        </w:r>
        <w:r>
          <w:tab/>
          <w:t>When I am angry, I find it easy to calm myself down.</w:t>
        </w:r>
      </w:ins>
    </w:p>
    <w:p w14:paraId="3BEEC9B0" w14:textId="77777777" w:rsidR="00EF06CD" w:rsidRDefault="00EF06CD" w:rsidP="00EF06CD">
      <w:pPr>
        <w:rPr>
          <w:ins w:id="508" w:author="Kit Double" w:date="2025-04-03T10:06:00Z" w16du:dateUtc="2025-04-02T23:06:00Z"/>
        </w:rPr>
      </w:pPr>
      <w:ins w:id="509" w:author="Kit Double" w:date="2025-04-03T10:06:00Z" w16du:dateUtc="2025-04-02T23:06:00Z">
        <w:r>
          <w:t>40.</w:t>
        </w:r>
        <w:r>
          <w:tab/>
          <w:t>I am often surprised by people's responses because I was not aware they were in a bad mood.</w:t>
        </w:r>
      </w:ins>
    </w:p>
    <w:p w14:paraId="52BC266D" w14:textId="77777777" w:rsidR="00EF06CD" w:rsidRDefault="00EF06CD" w:rsidP="00EF06CD">
      <w:pPr>
        <w:rPr>
          <w:ins w:id="510" w:author="Kit Double" w:date="2025-04-03T10:06:00Z" w16du:dateUtc="2025-04-02T23:06:00Z"/>
        </w:rPr>
      </w:pPr>
      <w:ins w:id="511" w:author="Kit Double" w:date="2025-04-03T10:06:00Z" w16du:dateUtc="2025-04-02T23:06:00Z">
        <w:r>
          <w:t>41.</w:t>
        </w:r>
        <w:r>
          <w:tab/>
          <w:t>My feelings help me to focus on what is important to me.</w:t>
        </w:r>
      </w:ins>
    </w:p>
    <w:p w14:paraId="171AFF76" w14:textId="77777777" w:rsidR="00EF06CD" w:rsidRDefault="00EF06CD" w:rsidP="00EF06CD">
      <w:pPr>
        <w:rPr>
          <w:ins w:id="512" w:author="Kit Double" w:date="2025-04-03T10:06:00Z" w16du:dateUtc="2025-04-02T23:06:00Z"/>
        </w:rPr>
      </w:pPr>
      <w:ins w:id="513" w:author="Kit Double" w:date="2025-04-03T10:06:00Z" w16du:dateUtc="2025-04-02T23:06:00Z">
        <w:r>
          <w:t>42.</w:t>
        </w:r>
        <w:r>
          <w:tab/>
          <w:t>Others don't accept the way I express my emotions.</w:t>
        </w:r>
      </w:ins>
    </w:p>
    <w:p w14:paraId="01C71FDF" w14:textId="77777777" w:rsidR="00EF06CD" w:rsidRDefault="00EF06CD" w:rsidP="00EF06CD">
      <w:pPr>
        <w:rPr>
          <w:ins w:id="514" w:author="Kit Double" w:date="2025-04-03T10:06:00Z" w16du:dateUtc="2025-04-02T23:06:00Z"/>
        </w:rPr>
      </w:pPr>
      <w:ins w:id="515" w:author="Kit Double" w:date="2025-04-03T10:06:00Z" w16du:dateUtc="2025-04-02T23:06:00Z">
        <w:r>
          <w:t>43.</w:t>
        </w:r>
        <w:r>
          <w:tab/>
          <w:t>When I am sad, I often don't know why.</w:t>
        </w:r>
      </w:ins>
    </w:p>
    <w:p w14:paraId="4F1E64DC" w14:textId="77777777" w:rsidR="00EF06CD" w:rsidRDefault="00EF06CD" w:rsidP="00EF06CD">
      <w:pPr>
        <w:rPr>
          <w:ins w:id="516" w:author="Kit Double" w:date="2025-04-03T10:06:00Z" w16du:dateUtc="2025-04-02T23:06:00Z"/>
        </w:rPr>
      </w:pPr>
      <w:ins w:id="517" w:author="Kit Double" w:date="2025-04-03T10:06:00Z" w16du:dateUtc="2025-04-02T23:06:00Z">
        <w:r>
          <w:t>44.</w:t>
        </w:r>
        <w:r>
          <w:tab/>
          <w:t>Quite often I am not aware of people's emotional state.</w:t>
        </w:r>
      </w:ins>
    </w:p>
    <w:p w14:paraId="5C102443" w14:textId="77777777" w:rsidR="00EF06CD" w:rsidRDefault="00EF06CD" w:rsidP="00EF06CD">
      <w:pPr>
        <w:rPr>
          <w:ins w:id="518" w:author="Kit Double" w:date="2025-04-03T10:06:00Z" w16du:dateUtc="2025-04-02T23:06:00Z"/>
        </w:rPr>
      </w:pPr>
      <w:ins w:id="519" w:author="Kit Double" w:date="2025-04-03T10:06:00Z" w16du:dateUtc="2025-04-02T23:06:00Z">
        <w:r>
          <w:t>45.</w:t>
        </w:r>
        <w:r>
          <w:tab/>
          <w:t>Other people tell me I make a good confidant.</w:t>
        </w:r>
      </w:ins>
    </w:p>
    <w:p w14:paraId="724C1519" w14:textId="77777777" w:rsidR="00EF06CD" w:rsidRDefault="00EF06CD" w:rsidP="00EF06CD">
      <w:pPr>
        <w:rPr>
          <w:ins w:id="520" w:author="Kit Double" w:date="2025-04-03T10:06:00Z" w16du:dateUtc="2025-04-02T23:06:00Z"/>
        </w:rPr>
      </w:pPr>
      <w:ins w:id="521" w:author="Kit Double" w:date="2025-04-03T10:06:00Z" w16du:dateUtc="2025-04-02T23:06:00Z">
        <w:r>
          <w:t>46.</w:t>
        </w:r>
        <w:r>
          <w:tab/>
          <w:t>I feel uneasy when other people tell me about something that is difficult for them.</w:t>
        </w:r>
      </w:ins>
    </w:p>
    <w:p w14:paraId="6BD25C76" w14:textId="77777777" w:rsidR="00EF06CD" w:rsidRDefault="00EF06CD" w:rsidP="00EF06CD">
      <w:pPr>
        <w:rPr>
          <w:ins w:id="522" w:author="Kit Double" w:date="2025-04-03T10:06:00Z" w16du:dateUtc="2025-04-02T23:06:00Z"/>
        </w:rPr>
      </w:pPr>
      <w:ins w:id="523" w:author="Kit Double" w:date="2025-04-03T10:06:00Z" w16du:dateUtc="2025-04-02T23:06:00Z">
        <w:r>
          <w:t>47.</w:t>
        </w:r>
        <w:r>
          <w:tab/>
          <w:t>When I am confronted with an angry person, I can easily calm them down.</w:t>
        </w:r>
      </w:ins>
    </w:p>
    <w:p w14:paraId="003208CB" w14:textId="77777777" w:rsidR="00EF06CD" w:rsidRDefault="00EF06CD" w:rsidP="00EF06CD">
      <w:pPr>
        <w:rPr>
          <w:ins w:id="524" w:author="Kit Double" w:date="2025-04-03T10:06:00Z" w16du:dateUtc="2025-04-02T23:06:00Z"/>
        </w:rPr>
      </w:pPr>
      <w:ins w:id="525" w:author="Kit Double" w:date="2025-04-03T10:06:00Z" w16du:dateUtc="2025-04-02T23:06:00Z">
        <w:r>
          <w:t>48.</w:t>
        </w:r>
        <w:r>
          <w:tab/>
          <w:t>I am aware of my emotions as soon as they arise.</w:t>
        </w:r>
      </w:ins>
    </w:p>
    <w:p w14:paraId="1A87F2D8" w14:textId="77777777" w:rsidR="00EF06CD" w:rsidRDefault="00EF06CD" w:rsidP="00EF06CD">
      <w:pPr>
        <w:rPr>
          <w:ins w:id="526" w:author="Kit Double" w:date="2025-04-03T10:06:00Z" w16du:dateUtc="2025-04-02T23:06:00Z"/>
        </w:rPr>
      </w:pPr>
      <w:ins w:id="527" w:author="Kit Double" w:date="2025-04-03T10:06:00Z" w16du:dateUtc="2025-04-02T23:06:00Z">
        <w:r>
          <w:t>49.</w:t>
        </w:r>
        <w:r>
          <w:tab/>
          <w:t>When I am feeling low, I find it difficult to know exactly what kind of emotion it is I am feeling.</w:t>
        </w:r>
      </w:ins>
    </w:p>
    <w:p w14:paraId="061AB112" w14:textId="6C7C0A8E" w:rsidR="00EB1260" w:rsidRDefault="00EF06CD" w:rsidP="00EF06CD">
      <w:pPr>
        <w:rPr>
          <w:ins w:id="528" w:author="Kit Double" w:date="2025-04-03T10:10:00Z" w16du:dateUtc="2025-04-02T23:10:00Z"/>
        </w:rPr>
      </w:pPr>
      <w:ins w:id="529" w:author="Kit Double" w:date="2025-04-03T10:06:00Z" w16du:dateUtc="2025-04-02T23:06:00Z">
        <w:r>
          <w:t>50.</w:t>
        </w:r>
        <w:r>
          <w:tab/>
          <w:t>In a stressful situation I usually think in a way that helps me stay calm.</w:t>
        </w:r>
      </w:ins>
    </w:p>
    <w:p w14:paraId="6FF24341" w14:textId="77777777" w:rsidR="002622F5" w:rsidRDefault="002622F5" w:rsidP="00EF06CD">
      <w:pPr>
        <w:rPr>
          <w:ins w:id="530" w:author="Kit Double" w:date="2025-04-03T10:10:00Z" w16du:dateUtc="2025-04-02T23:10:00Z"/>
        </w:rPr>
      </w:pPr>
    </w:p>
    <w:p w14:paraId="00B6D431" w14:textId="77777777" w:rsidR="002622F5" w:rsidRPr="00EB1260" w:rsidRDefault="002622F5" w:rsidP="002622F5">
      <w:pPr>
        <w:pStyle w:val="Heading1"/>
        <w:rPr>
          <w:ins w:id="531" w:author="Kit Double" w:date="2025-04-03T10:10:00Z" w16du:dateUtc="2025-04-02T23:10:00Z"/>
        </w:rPr>
      </w:pPr>
      <w:bookmarkStart w:id="532" w:name="_Toc194567479"/>
      <w:ins w:id="533" w:author="Kit Double" w:date="2025-04-03T10:10:00Z" w16du:dateUtc="2025-04-02T23:10:00Z">
        <w:r>
          <w:t>Metacognitive Monitoring Scale</w:t>
        </w:r>
        <w:bookmarkEnd w:id="532"/>
      </w:ins>
    </w:p>
    <w:p w14:paraId="00F706E4" w14:textId="77777777" w:rsidR="002622F5" w:rsidRPr="00EB1260" w:rsidRDefault="002622F5" w:rsidP="002622F5">
      <w:pPr>
        <w:rPr>
          <w:ins w:id="534" w:author="Kit Double" w:date="2025-04-03T10:10:00Z" w16du:dateUtc="2025-04-02T23:10:00Z"/>
        </w:rPr>
      </w:pPr>
    </w:p>
    <w:p w14:paraId="1FD00DF3" w14:textId="77777777" w:rsidR="002622F5" w:rsidRDefault="002622F5" w:rsidP="002622F5">
      <w:pPr>
        <w:pStyle w:val="ListParagraph"/>
        <w:numPr>
          <w:ilvl w:val="0"/>
          <w:numId w:val="54"/>
        </w:numPr>
        <w:rPr>
          <w:ins w:id="535" w:author="Kit Double" w:date="2025-04-03T10:10:00Z" w16du:dateUtc="2025-04-02T23:10:00Z"/>
        </w:rPr>
      </w:pPr>
      <w:ins w:id="536" w:author="Kit Double" w:date="2025-04-03T10:10:00Z" w16du:dateUtc="2025-04-02T23:10:00Z">
        <w:r>
          <w:t>I deliberately assess my performance on all tasks</w:t>
        </w:r>
      </w:ins>
    </w:p>
    <w:p w14:paraId="0BB3E1AD" w14:textId="77777777" w:rsidR="002622F5" w:rsidRDefault="002622F5" w:rsidP="002622F5">
      <w:pPr>
        <w:pStyle w:val="ListParagraph"/>
        <w:numPr>
          <w:ilvl w:val="0"/>
          <w:numId w:val="54"/>
        </w:numPr>
        <w:rPr>
          <w:ins w:id="537" w:author="Kit Double" w:date="2025-04-03T10:10:00Z" w16du:dateUtc="2025-04-02T23:10:00Z"/>
        </w:rPr>
      </w:pPr>
      <w:ins w:id="538" w:author="Kit Double" w:date="2025-04-03T10:10:00Z" w16du:dateUtc="2025-04-02T23:10:00Z">
        <w:r>
          <w:t>I evaluate how confident I am after each decision</w:t>
        </w:r>
      </w:ins>
    </w:p>
    <w:p w14:paraId="0EE570F5" w14:textId="77777777" w:rsidR="002622F5" w:rsidRDefault="002622F5" w:rsidP="002622F5">
      <w:pPr>
        <w:pStyle w:val="ListParagraph"/>
        <w:numPr>
          <w:ilvl w:val="0"/>
          <w:numId w:val="54"/>
        </w:numPr>
        <w:rPr>
          <w:ins w:id="539" w:author="Kit Double" w:date="2025-04-03T10:10:00Z" w16du:dateUtc="2025-04-02T23:10:00Z"/>
        </w:rPr>
      </w:pPr>
      <w:ins w:id="540" w:author="Kit Double" w:date="2025-04-03T10:10:00Z" w16du:dateUtc="2025-04-02T23:10:00Z">
        <w:r>
          <w:t>When I perform tasks, I keep close track of how well I am doing</w:t>
        </w:r>
      </w:ins>
    </w:p>
    <w:p w14:paraId="132B28F2" w14:textId="77777777" w:rsidR="002622F5" w:rsidRDefault="002622F5" w:rsidP="002622F5">
      <w:pPr>
        <w:pStyle w:val="ListParagraph"/>
        <w:numPr>
          <w:ilvl w:val="0"/>
          <w:numId w:val="54"/>
        </w:numPr>
        <w:rPr>
          <w:ins w:id="541" w:author="Kit Double" w:date="2025-04-03T10:10:00Z" w16du:dateUtc="2025-04-02T23:10:00Z"/>
        </w:rPr>
      </w:pPr>
      <w:ins w:id="542" w:author="Kit Double" w:date="2025-04-03T10:10:00Z" w16du:dateUtc="2025-04-02T23:10:00Z">
        <w:r>
          <w:t>I always assess my performance</w:t>
        </w:r>
      </w:ins>
    </w:p>
    <w:p w14:paraId="79CE7964" w14:textId="77777777" w:rsidR="002622F5" w:rsidRDefault="002622F5" w:rsidP="002622F5">
      <w:pPr>
        <w:pStyle w:val="ListParagraph"/>
        <w:numPr>
          <w:ilvl w:val="0"/>
          <w:numId w:val="54"/>
        </w:numPr>
        <w:rPr>
          <w:ins w:id="543" w:author="Kit Double" w:date="2025-04-03T10:10:00Z" w16du:dateUtc="2025-04-02T23:10:00Z"/>
        </w:rPr>
      </w:pPr>
      <w:ins w:id="544" w:author="Kit Double" w:date="2025-04-03T10:10:00Z" w16du:dateUtc="2025-04-02T23:10:00Z">
        <w:r>
          <w:t>I'm realistic about my capabilities</w:t>
        </w:r>
      </w:ins>
    </w:p>
    <w:p w14:paraId="0113FB5A" w14:textId="77777777" w:rsidR="002622F5" w:rsidRDefault="002622F5" w:rsidP="002622F5">
      <w:pPr>
        <w:pStyle w:val="ListParagraph"/>
        <w:numPr>
          <w:ilvl w:val="0"/>
          <w:numId w:val="54"/>
        </w:numPr>
        <w:rPr>
          <w:ins w:id="545" w:author="Kit Double" w:date="2025-04-03T10:10:00Z" w16du:dateUtc="2025-04-02T23:10:00Z"/>
        </w:rPr>
      </w:pPr>
      <w:ins w:id="546" w:author="Kit Double" w:date="2025-04-03T10:10:00Z" w16du:dateUtc="2025-04-02T23:10:00Z">
        <w:r>
          <w:t>I know when I am performing well</w:t>
        </w:r>
      </w:ins>
    </w:p>
    <w:p w14:paraId="769E4F22" w14:textId="77777777" w:rsidR="002622F5" w:rsidRDefault="002622F5" w:rsidP="002622F5">
      <w:pPr>
        <w:pStyle w:val="ListParagraph"/>
        <w:numPr>
          <w:ilvl w:val="0"/>
          <w:numId w:val="54"/>
        </w:numPr>
        <w:rPr>
          <w:ins w:id="547" w:author="Kit Double" w:date="2025-04-03T10:10:00Z" w16du:dateUtc="2025-04-02T23:10:00Z"/>
        </w:rPr>
      </w:pPr>
      <w:ins w:id="548" w:author="Kit Double" w:date="2025-04-03T10:10:00Z" w16du:dateUtc="2025-04-02T23:10:00Z">
        <w:r>
          <w:t>I am aware of my strengths and weaknesses</w:t>
        </w:r>
      </w:ins>
    </w:p>
    <w:p w14:paraId="324EC856" w14:textId="77777777" w:rsidR="002622F5" w:rsidRPr="00EB1260" w:rsidRDefault="002622F5" w:rsidP="002622F5">
      <w:pPr>
        <w:pStyle w:val="ListParagraph"/>
        <w:numPr>
          <w:ilvl w:val="0"/>
          <w:numId w:val="54"/>
        </w:numPr>
        <w:rPr>
          <w:ins w:id="549" w:author="Kit Double" w:date="2025-04-03T10:10:00Z" w16du:dateUtc="2025-04-02T23:10:00Z"/>
        </w:rPr>
      </w:pPr>
      <w:ins w:id="550" w:author="Kit Double" w:date="2025-04-03T10:10:00Z" w16du:dateUtc="2025-04-02T23:10:00Z">
        <w:r>
          <w:t>I tend to be accurate in my self-assessments</w:t>
        </w:r>
      </w:ins>
    </w:p>
    <w:p w14:paraId="761C6FF5" w14:textId="77777777" w:rsidR="002622F5" w:rsidRPr="00EB1260" w:rsidRDefault="002622F5" w:rsidP="00EF06CD"/>
    <w:p w14:paraId="49E6B58B" w14:textId="32CF78DA" w:rsidR="00EB1260" w:rsidRPr="00EB1260" w:rsidRDefault="00EB1260"/>
    <w:p w14:paraId="5C5C177D" w14:textId="16FEFEEB" w:rsidR="00EB1260" w:rsidRPr="00EB1260" w:rsidDel="002622F5" w:rsidRDefault="00EB1260">
      <w:pPr>
        <w:rPr>
          <w:del w:id="551" w:author="Kit Double" w:date="2025-04-03T10:10:00Z" w16du:dateUtc="2025-04-02T23:10:00Z"/>
        </w:rPr>
      </w:pPr>
    </w:p>
    <w:p w14:paraId="51F36208" w14:textId="4F862A41" w:rsidR="00EB1260" w:rsidRPr="00EB1260" w:rsidDel="002622F5" w:rsidRDefault="00EB1260">
      <w:pPr>
        <w:rPr>
          <w:del w:id="552" w:author="Kit Double" w:date="2025-04-03T10:10:00Z" w16du:dateUtc="2025-04-02T23:10:00Z"/>
        </w:rPr>
      </w:pPr>
    </w:p>
    <w:p w14:paraId="2A5860BE" w14:textId="690FD1E2" w:rsidR="00EB1260" w:rsidRPr="00EB1260" w:rsidDel="002622F5" w:rsidRDefault="00EB1260">
      <w:pPr>
        <w:rPr>
          <w:del w:id="553" w:author="Kit Double" w:date="2025-04-03T10:10:00Z" w16du:dateUtc="2025-04-02T23:10:00Z"/>
        </w:rPr>
      </w:pPr>
    </w:p>
    <w:p w14:paraId="3616AE32" w14:textId="40930E34" w:rsidR="00EB1260" w:rsidRPr="00EB1260" w:rsidDel="007D57C9" w:rsidRDefault="00EB1260">
      <w:pPr>
        <w:pStyle w:val="Heading1"/>
        <w:rPr>
          <w:del w:id="554" w:author="Kit Double" w:date="2025-04-03T10:08:00Z" w16du:dateUtc="2025-04-02T23:08:00Z"/>
        </w:rPr>
        <w:pPrChange w:id="555" w:author="Kit Double" w:date="2025-04-03T10:08:00Z" w16du:dateUtc="2025-04-02T23:08:00Z">
          <w:pPr/>
        </w:pPrChange>
      </w:pPr>
    </w:p>
    <w:p w14:paraId="7FF7B039" w14:textId="5C306614" w:rsidR="00EB1260" w:rsidRPr="00EB1260" w:rsidDel="007D57C9" w:rsidRDefault="00EB1260">
      <w:pPr>
        <w:pStyle w:val="Heading1"/>
        <w:rPr>
          <w:del w:id="556" w:author="Kit Double" w:date="2025-04-03T10:08:00Z" w16du:dateUtc="2025-04-02T23:08:00Z"/>
        </w:rPr>
        <w:pPrChange w:id="557" w:author="Kit Double" w:date="2025-04-03T10:08:00Z" w16du:dateUtc="2025-04-02T23:08:00Z">
          <w:pPr/>
        </w:pPrChange>
      </w:pPr>
      <w:bookmarkStart w:id="558" w:name="_Toc194567444"/>
      <w:bookmarkEnd w:id="558"/>
    </w:p>
    <w:p w14:paraId="47C8F258" w14:textId="68722A3E" w:rsidR="00EB1260" w:rsidRPr="00EB1260" w:rsidDel="002622F5" w:rsidRDefault="00EB1260">
      <w:pPr>
        <w:pStyle w:val="Heading1"/>
        <w:rPr>
          <w:del w:id="559" w:author="Kit Double" w:date="2025-04-03T10:10:00Z" w16du:dateUtc="2025-04-02T23:10:00Z"/>
        </w:rPr>
        <w:pPrChange w:id="560" w:author="Kit Double" w:date="2025-04-03T10:08:00Z" w16du:dateUtc="2025-04-02T23:08:00Z">
          <w:pPr/>
        </w:pPrChange>
      </w:pPr>
    </w:p>
    <w:p w14:paraId="1697FBAD" w14:textId="7ECB88AD" w:rsidR="00EB1260" w:rsidRPr="00EB1260" w:rsidDel="002622F5" w:rsidRDefault="00EB1260">
      <w:pPr>
        <w:rPr>
          <w:del w:id="561" w:author="Kit Double" w:date="2025-04-03T10:10:00Z" w16du:dateUtc="2025-04-02T23:10:00Z"/>
        </w:rPr>
      </w:pPr>
    </w:p>
    <w:p w14:paraId="6B732117" w14:textId="05863A2C" w:rsidR="00EB1260" w:rsidRPr="00EB1260" w:rsidDel="002622F5" w:rsidRDefault="00EB1260">
      <w:pPr>
        <w:pStyle w:val="ListParagraph"/>
        <w:numPr>
          <w:ilvl w:val="0"/>
          <w:numId w:val="54"/>
        </w:numPr>
        <w:rPr>
          <w:del w:id="562" w:author="Kit Double" w:date="2025-04-03T10:10:00Z" w16du:dateUtc="2025-04-02T23:10:00Z"/>
        </w:rPr>
        <w:pPrChange w:id="563" w:author="Kit Double" w:date="2025-04-03T10:08:00Z" w16du:dateUtc="2025-04-02T23:08:00Z">
          <w:pPr/>
        </w:pPrChange>
      </w:pPr>
    </w:p>
    <w:p w14:paraId="5BD81D8F" w14:textId="0CF2D836" w:rsidR="00EB1260" w:rsidRPr="00EB1260" w:rsidRDefault="00EB126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3ABDF99B" w14:textId="061A8C3C" w:rsidR="00EB1260" w:rsidRPr="00EB1260" w:rsidRDefault="00EB1260" w:rsidP="0014626C">
      <w:pPr>
        <w:tabs>
          <w:tab w:val="left" w:pos="1534"/>
        </w:tabs>
        <w:ind w:left="0"/>
      </w:pPr>
    </w:p>
    <w:sectPr w:rsidR="00EB1260" w:rsidRPr="00EB1260" w:rsidSect="0043728D">
      <w:footerReference w:type="default" r:id="rId2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0CC6A" w14:textId="77777777" w:rsidR="000E1EE5" w:rsidRDefault="000E1EE5" w:rsidP="00C40095">
      <w:r>
        <w:separator/>
      </w:r>
    </w:p>
  </w:endnote>
  <w:endnote w:type="continuationSeparator" w:id="0">
    <w:p w14:paraId="4FBECFC4" w14:textId="77777777" w:rsidR="000E1EE5" w:rsidRDefault="000E1EE5" w:rsidP="00C40095">
      <w:r>
        <w:continuationSeparator/>
      </w:r>
    </w:p>
  </w:endnote>
  <w:endnote w:type="continuationNotice" w:id="1">
    <w:p w14:paraId="2A08D8F9" w14:textId="77777777" w:rsidR="000E1EE5" w:rsidRDefault="000E1E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247F" w14:textId="77777777" w:rsidR="00F41263" w:rsidRDefault="00F412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914E" w14:textId="588AF84F" w:rsidR="002528C8" w:rsidRDefault="002528C8" w:rsidP="002528C8">
    <w:pPr>
      <w:pStyle w:val="Footer"/>
    </w:pPr>
    <w:r>
      <w:rPr>
        <w:rFonts w:cstheme="minorHAnsi"/>
        <w:color w:val="E64626"/>
      </w:rPr>
      <w:t xml:space="preserve">Version </w:t>
    </w:r>
    <w:del w:id="194" w:author="Kit Double" w:date="2025-04-03T10:11:00Z" w16du:dateUtc="2025-04-02T23:11:00Z">
      <w:r w:rsidDel="00F41263">
        <w:rPr>
          <w:rFonts w:cstheme="minorHAnsi"/>
          <w:color w:val="E64626"/>
        </w:rPr>
        <w:delText>4</w:delText>
      </w:r>
    </w:del>
    <w:ins w:id="195" w:author="Kit Double" w:date="2025-04-03T10:11:00Z" w16du:dateUtc="2025-04-02T23:11:00Z">
      <w:r w:rsidR="00F41263">
        <w:rPr>
          <w:rFonts w:cstheme="minorHAnsi"/>
          <w:color w:val="E64626"/>
        </w:rPr>
        <w:t>5</w:t>
      </w:r>
    </w:ins>
    <w:r w:rsidDel="00A212DD">
      <w:rPr>
        <w:rFonts w:cstheme="minorHAnsi"/>
        <w:color w:val="E64626"/>
      </w:rPr>
      <w:t xml:space="preserve">, </w:t>
    </w:r>
    <w:del w:id="196" w:author="Kit Double" w:date="2025-04-03T10:11:00Z" w16du:dateUtc="2025-04-02T23:11:00Z">
      <w:r w:rsidDel="00F41263">
        <w:rPr>
          <w:rFonts w:cstheme="minorHAnsi"/>
          <w:color w:val="E64626"/>
        </w:rPr>
        <w:delText>26</w:delText>
      </w:r>
      <w:r w:rsidRPr="0012694E" w:rsidDel="00F41263">
        <w:rPr>
          <w:rFonts w:cstheme="minorHAnsi"/>
          <w:color w:val="E64626"/>
          <w:vertAlign w:val="superscript"/>
        </w:rPr>
        <w:delText>th</w:delText>
      </w:r>
      <w:r w:rsidDel="00F41263">
        <w:rPr>
          <w:rFonts w:cstheme="minorHAnsi"/>
          <w:color w:val="E64626"/>
        </w:rPr>
        <w:delText xml:space="preserve"> February</w:delText>
      </w:r>
    </w:del>
    <w:ins w:id="197" w:author="Kit Double" w:date="2025-04-03T10:11:00Z" w16du:dateUtc="2025-04-02T23:11:00Z">
      <w:r w:rsidR="00F41263">
        <w:rPr>
          <w:rFonts w:cstheme="minorHAnsi"/>
          <w:color w:val="E64626"/>
        </w:rPr>
        <w:t>3 April</w:t>
      </w:r>
    </w:ins>
    <w:r>
      <w:rPr>
        <w:rFonts w:cstheme="minorHAnsi"/>
        <w:color w:val="E64626"/>
      </w:rPr>
      <w:t xml:space="preserve"> 2025</w:t>
    </w:r>
  </w:p>
  <w:p w14:paraId="29B99312" w14:textId="77777777" w:rsidR="002528C8" w:rsidRDefault="002528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F42" w14:textId="77777777" w:rsidR="00F41263" w:rsidRDefault="00F412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E7F" w14:textId="4C8BBE02" w:rsidR="00C40095" w:rsidRDefault="00C40095">
    <w:pPr>
      <w:pStyle w:val="Footer"/>
    </w:pPr>
    <w:r>
      <w:rPr>
        <w:rFonts w:cstheme="minorHAnsi"/>
        <w:color w:val="E64626"/>
      </w:rPr>
      <w:t xml:space="preserve">Version </w:t>
    </w:r>
    <w:ins w:id="564" w:author="Kit Double" w:date="2025-04-03T10:00:00Z" w16du:dateUtc="2025-04-02T23:00:00Z">
      <w:r w:rsidR="00DB45DF">
        <w:rPr>
          <w:rFonts w:cstheme="minorHAnsi"/>
          <w:color w:val="E64626"/>
        </w:rPr>
        <w:t>5</w:t>
      </w:r>
    </w:ins>
    <w:del w:id="565" w:author="Kit Double" w:date="2025-04-03T10:00:00Z" w16du:dateUtc="2025-04-02T23:00:00Z">
      <w:r w:rsidR="002528C8" w:rsidDel="00DB45DF">
        <w:rPr>
          <w:rFonts w:cstheme="minorHAnsi"/>
          <w:color w:val="E64626"/>
        </w:rPr>
        <w:delText>4</w:delText>
      </w:r>
    </w:del>
    <w:r w:rsidDel="00A212DD">
      <w:rPr>
        <w:rFonts w:cstheme="minorHAnsi"/>
        <w:color w:val="E64626"/>
      </w:rPr>
      <w:t xml:space="preserve">, </w:t>
    </w:r>
    <w:del w:id="566" w:author="Kit Double" w:date="2025-04-03T10:00:00Z" w16du:dateUtc="2025-04-02T23:00:00Z">
      <w:r w:rsidR="002528C8" w:rsidDel="00DB45DF">
        <w:rPr>
          <w:rFonts w:cstheme="minorHAnsi"/>
          <w:color w:val="E64626"/>
        </w:rPr>
        <w:delText>26</w:delText>
      </w:r>
      <w:r w:rsidR="002528C8" w:rsidRPr="0014626C" w:rsidDel="00DB45DF">
        <w:rPr>
          <w:rFonts w:cstheme="minorHAnsi"/>
          <w:color w:val="E64626"/>
          <w:vertAlign w:val="superscript"/>
        </w:rPr>
        <w:delText>th</w:delText>
      </w:r>
      <w:r w:rsidR="002528C8" w:rsidDel="00DB45DF">
        <w:rPr>
          <w:rFonts w:cstheme="minorHAnsi"/>
          <w:color w:val="E64626"/>
        </w:rPr>
        <w:delText xml:space="preserve"> February</w:delText>
      </w:r>
    </w:del>
    <w:ins w:id="567" w:author="Kit Double" w:date="2025-04-03T10:00:00Z" w16du:dateUtc="2025-04-02T23:00:00Z">
      <w:r w:rsidR="00DB45DF">
        <w:rPr>
          <w:rFonts w:cstheme="minorHAnsi"/>
          <w:color w:val="E64626"/>
        </w:rPr>
        <w:t>3 April</w:t>
      </w:r>
    </w:ins>
    <w:r w:rsidR="002528C8">
      <w:rPr>
        <w:rFonts w:cstheme="minorHAnsi"/>
        <w:color w:val="E6462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FF8D" w14:textId="77777777" w:rsidR="000E1EE5" w:rsidRDefault="000E1EE5" w:rsidP="00C40095">
      <w:r>
        <w:separator/>
      </w:r>
    </w:p>
  </w:footnote>
  <w:footnote w:type="continuationSeparator" w:id="0">
    <w:p w14:paraId="73C0A393" w14:textId="77777777" w:rsidR="000E1EE5" w:rsidRDefault="000E1EE5" w:rsidP="00C40095">
      <w:r>
        <w:continuationSeparator/>
      </w:r>
    </w:p>
  </w:footnote>
  <w:footnote w:type="continuationNotice" w:id="1">
    <w:p w14:paraId="62B50416" w14:textId="77777777" w:rsidR="000E1EE5" w:rsidRDefault="000E1E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008E" w14:textId="77777777" w:rsidR="00F41263" w:rsidRDefault="00F412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8103"/>
      <w:docPartObj>
        <w:docPartGallery w:val="Page Numbers (Top of Page)"/>
        <w:docPartUnique/>
      </w:docPartObj>
    </w:sdtPr>
    <w:sdtEndPr>
      <w:rPr>
        <w:noProof/>
      </w:rPr>
    </w:sdtEndPr>
    <w:sdtContent>
      <w:p w14:paraId="32EA25D9" w14:textId="77777777" w:rsidR="005A0EEF" w:rsidRDefault="005A0EEF" w:rsidP="000F6C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230A" w14:textId="77777777" w:rsidR="00F41263" w:rsidRDefault="00F412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BC55E8"/>
    <w:multiLevelType w:val="hybridMultilevel"/>
    <w:tmpl w:val="BAB41402"/>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6"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7" w15:restartNumberingAfterBreak="0">
    <w:nsid w:val="2DF07E74"/>
    <w:multiLevelType w:val="hybridMultilevel"/>
    <w:tmpl w:val="8FF88BA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C3110"/>
    <w:multiLevelType w:val="hybridMultilevel"/>
    <w:tmpl w:val="B01A4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42312539"/>
    <w:multiLevelType w:val="hybridMultilevel"/>
    <w:tmpl w:val="67906C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293417"/>
    <w:multiLevelType w:val="hybridMultilevel"/>
    <w:tmpl w:val="6CD458A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636A54"/>
    <w:multiLevelType w:val="hybridMultilevel"/>
    <w:tmpl w:val="E01A0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8"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1"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4"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5"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6"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7" w15:restartNumberingAfterBreak="0">
    <w:nsid w:val="6C5C4631"/>
    <w:multiLevelType w:val="hybridMultilevel"/>
    <w:tmpl w:val="13922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982A92"/>
    <w:multiLevelType w:val="hybridMultilevel"/>
    <w:tmpl w:val="9C80570A"/>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42" w15:restartNumberingAfterBreak="0">
    <w:nsid w:val="75D6577D"/>
    <w:multiLevelType w:val="hybridMultilevel"/>
    <w:tmpl w:val="5C7C957C"/>
    <w:lvl w:ilvl="0" w:tplc="EE1C270E">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32"/>
  </w:num>
  <w:num w:numId="2" w16cid:durableId="150870880">
    <w:abstractNumId w:val="1"/>
  </w:num>
  <w:num w:numId="3" w16cid:durableId="467018518">
    <w:abstractNumId w:val="12"/>
  </w:num>
  <w:num w:numId="4" w16cid:durableId="147064813">
    <w:abstractNumId w:val="39"/>
  </w:num>
  <w:num w:numId="5" w16cid:durableId="1922910383">
    <w:abstractNumId w:val="0"/>
  </w:num>
  <w:num w:numId="6" w16cid:durableId="2069375728">
    <w:abstractNumId w:val="22"/>
  </w:num>
  <w:num w:numId="7" w16cid:durableId="914363681">
    <w:abstractNumId w:val="10"/>
  </w:num>
  <w:num w:numId="8" w16cid:durableId="2000452371">
    <w:abstractNumId w:val="40"/>
  </w:num>
  <w:num w:numId="9" w16cid:durableId="2058431767">
    <w:abstractNumId w:val="11"/>
  </w:num>
  <w:num w:numId="10" w16cid:durableId="402992425">
    <w:abstractNumId w:val="11"/>
  </w:num>
  <w:num w:numId="11" w16cid:durableId="1817990970">
    <w:abstractNumId w:val="11"/>
  </w:num>
  <w:num w:numId="12" w16cid:durableId="460536218">
    <w:abstractNumId w:val="11"/>
  </w:num>
  <w:num w:numId="13" w16cid:durableId="757949187">
    <w:abstractNumId w:val="11"/>
  </w:num>
  <w:num w:numId="14" w16cid:durableId="1562404316">
    <w:abstractNumId w:val="11"/>
  </w:num>
  <w:num w:numId="15" w16cid:durableId="553198981">
    <w:abstractNumId w:val="11"/>
  </w:num>
  <w:num w:numId="16" w16cid:durableId="1239024445">
    <w:abstractNumId w:val="11"/>
  </w:num>
  <w:num w:numId="17" w16cid:durableId="1870029546">
    <w:abstractNumId w:val="11"/>
  </w:num>
  <w:num w:numId="18" w16cid:durableId="1735162376">
    <w:abstractNumId w:val="43"/>
  </w:num>
  <w:num w:numId="19" w16cid:durableId="1993756984">
    <w:abstractNumId w:val="33"/>
  </w:num>
  <w:num w:numId="20" w16cid:durableId="1963344316">
    <w:abstractNumId w:val="19"/>
  </w:num>
  <w:num w:numId="21" w16cid:durableId="3899055">
    <w:abstractNumId w:val="38"/>
  </w:num>
  <w:num w:numId="22" w16cid:durableId="155999996">
    <w:abstractNumId w:val="34"/>
  </w:num>
  <w:num w:numId="23" w16cid:durableId="1148596078">
    <w:abstractNumId w:val="2"/>
  </w:num>
  <w:num w:numId="24" w16cid:durableId="359160071">
    <w:abstractNumId w:val="13"/>
  </w:num>
  <w:num w:numId="25" w16cid:durableId="211312759">
    <w:abstractNumId w:val="9"/>
  </w:num>
  <w:num w:numId="26" w16cid:durableId="1170021494">
    <w:abstractNumId w:val="21"/>
  </w:num>
  <w:num w:numId="27" w16cid:durableId="1668053193">
    <w:abstractNumId w:val="29"/>
  </w:num>
  <w:num w:numId="28" w16cid:durableId="1861818626">
    <w:abstractNumId w:val="44"/>
  </w:num>
  <w:num w:numId="29" w16cid:durableId="1080059744">
    <w:abstractNumId w:val="35"/>
  </w:num>
  <w:num w:numId="30" w16cid:durableId="436566064">
    <w:abstractNumId w:val="31"/>
  </w:num>
  <w:num w:numId="31" w16cid:durableId="914510919">
    <w:abstractNumId w:val="6"/>
  </w:num>
  <w:num w:numId="32" w16cid:durableId="533425229">
    <w:abstractNumId w:val="7"/>
  </w:num>
  <w:num w:numId="33" w16cid:durableId="185099716">
    <w:abstractNumId w:val="3"/>
  </w:num>
  <w:num w:numId="34" w16cid:durableId="1331711245">
    <w:abstractNumId w:val="36"/>
  </w:num>
  <w:num w:numId="35" w16cid:durableId="1641616397">
    <w:abstractNumId w:val="27"/>
  </w:num>
  <w:num w:numId="36" w16cid:durableId="1633945324">
    <w:abstractNumId w:val="30"/>
  </w:num>
  <w:num w:numId="37" w16cid:durableId="2062821854">
    <w:abstractNumId w:val="16"/>
  </w:num>
  <w:num w:numId="38" w16cid:durableId="1684935043">
    <w:abstractNumId w:val="14"/>
  </w:num>
  <w:num w:numId="39" w16cid:durableId="1053043909">
    <w:abstractNumId w:val="4"/>
  </w:num>
  <w:num w:numId="40" w16cid:durableId="844976502">
    <w:abstractNumId w:val="23"/>
  </w:num>
  <w:num w:numId="41" w16cid:durableId="1953709282">
    <w:abstractNumId w:val="18"/>
  </w:num>
  <w:num w:numId="42" w16cid:durableId="433941699">
    <w:abstractNumId w:val="28"/>
  </w:num>
  <w:num w:numId="43" w16cid:durableId="545030141">
    <w:abstractNumId w:val="8"/>
  </w:num>
  <w:num w:numId="44" w16cid:durableId="1324552378">
    <w:abstractNumId w:val="5"/>
  </w:num>
  <w:num w:numId="45" w16cid:durableId="1336804051">
    <w:abstractNumId w:val="26"/>
  </w:num>
  <w:num w:numId="46" w16cid:durableId="1229196101">
    <w:abstractNumId w:val="42"/>
  </w:num>
  <w:num w:numId="47" w16cid:durableId="608202565">
    <w:abstractNumId w:val="37"/>
  </w:num>
  <w:num w:numId="48" w16cid:durableId="1436169547">
    <w:abstractNumId w:val="24"/>
  </w:num>
  <w:num w:numId="49" w16cid:durableId="139001947">
    <w:abstractNumId w:val="17"/>
  </w:num>
  <w:num w:numId="50" w16cid:durableId="38747407">
    <w:abstractNumId w:val="25"/>
  </w:num>
  <w:num w:numId="51" w16cid:durableId="1298219878">
    <w:abstractNumId w:val="20"/>
  </w:num>
  <w:num w:numId="52" w16cid:durableId="927663033">
    <w:abstractNumId w:val="41"/>
  </w:num>
  <w:num w:numId="53" w16cid:durableId="10526580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44592037">
    <w:abstractNumId w:val="15"/>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56E8"/>
    <w:rsid w:val="000553B5"/>
    <w:rsid w:val="00067173"/>
    <w:rsid w:val="00084474"/>
    <w:rsid w:val="000A40A7"/>
    <w:rsid w:val="000B4CE2"/>
    <w:rsid w:val="000E1EE5"/>
    <w:rsid w:val="000E4E4A"/>
    <w:rsid w:val="000F6C7B"/>
    <w:rsid w:val="000F74B9"/>
    <w:rsid w:val="00101740"/>
    <w:rsid w:val="0011045E"/>
    <w:rsid w:val="00120D35"/>
    <w:rsid w:val="0014626C"/>
    <w:rsid w:val="00170DC9"/>
    <w:rsid w:val="001A1686"/>
    <w:rsid w:val="001A7AB9"/>
    <w:rsid w:val="001D7436"/>
    <w:rsid w:val="001E0252"/>
    <w:rsid w:val="001E2205"/>
    <w:rsid w:val="001F309B"/>
    <w:rsid w:val="002059D7"/>
    <w:rsid w:val="00222330"/>
    <w:rsid w:val="0023796B"/>
    <w:rsid w:val="00241164"/>
    <w:rsid w:val="002528C8"/>
    <w:rsid w:val="00257D5B"/>
    <w:rsid w:val="002622F5"/>
    <w:rsid w:val="00265CDD"/>
    <w:rsid w:val="0027066E"/>
    <w:rsid w:val="002875CF"/>
    <w:rsid w:val="0029633C"/>
    <w:rsid w:val="002A36BB"/>
    <w:rsid w:val="002A5F77"/>
    <w:rsid w:val="002B0052"/>
    <w:rsid w:val="002B17F3"/>
    <w:rsid w:val="002B6543"/>
    <w:rsid w:val="002D16A0"/>
    <w:rsid w:val="002E3F5D"/>
    <w:rsid w:val="002F131C"/>
    <w:rsid w:val="00306C8B"/>
    <w:rsid w:val="00312793"/>
    <w:rsid w:val="0031783A"/>
    <w:rsid w:val="00336441"/>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4ED8"/>
    <w:rsid w:val="0043728D"/>
    <w:rsid w:val="004430DE"/>
    <w:rsid w:val="00446F75"/>
    <w:rsid w:val="00455C94"/>
    <w:rsid w:val="00476816"/>
    <w:rsid w:val="00495CBC"/>
    <w:rsid w:val="004962C9"/>
    <w:rsid w:val="004976B0"/>
    <w:rsid w:val="004B3671"/>
    <w:rsid w:val="004E1C77"/>
    <w:rsid w:val="004E62CC"/>
    <w:rsid w:val="004E6474"/>
    <w:rsid w:val="004E76AB"/>
    <w:rsid w:val="0050004F"/>
    <w:rsid w:val="00506BEA"/>
    <w:rsid w:val="005133F6"/>
    <w:rsid w:val="00515A64"/>
    <w:rsid w:val="00516750"/>
    <w:rsid w:val="0052039C"/>
    <w:rsid w:val="00551CB7"/>
    <w:rsid w:val="00552FCF"/>
    <w:rsid w:val="00555DDB"/>
    <w:rsid w:val="00565094"/>
    <w:rsid w:val="0056671D"/>
    <w:rsid w:val="00567709"/>
    <w:rsid w:val="0057472F"/>
    <w:rsid w:val="00582C9E"/>
    <w:rsid w:val="005A0EEF"/>
    <w:rsid w:val="005A4C3F"/>
    <w:rsid w:val="005A546D"/>
    <w:rsid w:val="005B2B41"/>
    <w:rsid w:val="005B77CA"/>
    <w:rsid w:val="005D61B4"/>
    <w:rsid w:val="005D674B"/>
    <w:rsid w:val="005E0DA0"/>
    <w:rsid w:val="005E3314"/>
    <w:rsid w:val="00607B49"/>
    <w:rsid w:val="0061370B"/>
    <w:rsid w:val="006162A5"/>
    <w:rsid w:val="0063356E"/>
    <w:rsid w:val="0064278D"/>
    <w:rsid w:val="00662BDF"/>
    <w:rsid w:val="006832E5"/>
    <w:rsid w:val="0069238E"/>
    <w:rsid w:val="006B6558"/>
    <w:rsid w:val="006C1D49"/>
    <w:rsid w:val="006C2850"/>
    <w:rsid w:val="006C3A75"/>
    <w:rsid w:val="006F1BD0"/>
    <w:rsid w:val="00702350"/>
    <w:rsid w:val="00707C03"/>
    <w:rsid w:val="00712E2B"/>
    <w:rsid w:val="0076638C"/>
    <w:rsid w:val="007807BF"/>
    <w:rsid w:val="00790E06"/>
    <w:rsid w:val="0079215F"/>
    <w:rsid w:val="007957E2"/>
    <w:rsid w:val="007A19E5"/>
    <w:rsid w:val="007B4972"/>
    <w:rsid w:val="007D083C"/>
    <w:rsid w:val="007D5194"/>
    <w:rsid w:val="007D57C9"/>
    <w:rsid w:val="007D5DF5"/>
    <w:rsid w:val="007D7369"/>
    <w:rsid w:val="007E4E57"/>
    <w:rsid w:val="00800D23"/>
    <w:rsid w:val="00830D6E"/>
    <w:rsid w:val="008310F4"/>
    <w:rsid w:val="00850B2B"/>
    <w:rsid w:val="00857A6A"/>
    <w:rsid w:val="00872608"/>
    <w:rsid w:val="00892BCC"/>
    <w:rsid w:val="008A289A"/>
    <w:rsid w:val="008A4CB7"/>
    <w:rsid w:val="008C47F0"/>
    <w:rsid w:val="008C5D15"/>
    <w:rsid w:val="008E0518"/>
    <w:rsid w:val="008E13AD"/>
    <w:rsid w:val="008F7751"/>
    <w:rsid w:val="009107EC"/>
    <w:rsid w:val="00921B69"/>
    <w:rsid w:val="00931371"/>
    <w:rsid w:val="00951C76"/>
    <w:rsid w:val="00960003"/>
    <w:rsid w:val="009722EC"/>
    <w:rsid w:val="0099372C"/>
    <w:rsid w:val="00993959"/>
    <w:rsid w:val="00995F60"/>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91D42"/>
    <w:rsid w:val="00A930A4"/>
    <w:rsid w:val="00A94F2F"/>
    <w:rsid w:val="00AB716B"/>
    <w:rsid w:val="00AE0726"/>
    <w:rsid w:val="00AE47D8"/>
    <w:rsid w:val="00AF372C"/>
    <w:rsid w:val="00B10059"/>
    <w:rsid w:val="00B27EEB"/>
    <w:rsid w:val="00B33191"/>
    <w:rsid w:val="00B400D4"/>
    <w:rsid w:val="00B53EB2"/>
    <w:rsid w:val="00B60D10"/>
    <w:rsid w:val="00B62DF7"/>
    <w:rsid w:val="00B63CEA"/>
    <w:rsid w:val="00B71790"/>
    <w:rsid w:val="00B741C1"/>
    <w:rsid w:val="00B741C3"/>
    <w:rsid w:val="00B768F3"/>
    <w:rsid w:val="00B83065"/>
    <w:rsid w:val="00B835EC"/>
    <w:rsid w:val="00BB205C"/>
    <w:rsid w:val="00BC12AC"/>
    <w:rsid w:val="00BC1B61"/>
    <w:rsid w:val="00C20CCC"/>
    <w:rsid w:val="00C21F0A"/>
    <w:rsid w:val="00C2300F"/>
    <w:rsid w:val="00C30483"/>
    <w:rsid w:val="00C40095"/>
    <w:rsid w:val="00C437BB"/>
    <w:rsid w:val="00C44602"/>
    <w:rsid w:val="00CA7BEF"/>
    <w:rsid w:val="00CB16FE"/>
    <w:rsid w:val="00CD223A"/>
    <w:rsid w:val="00CD3536"/>
    <w:rsid w:val="00CD7C57"/>
    <w:rsid w:val="00CF23AF"/>
    <w:rsid w:val="00D00E6F"/>
    <w:rsid w:val="00D16D28"/>
    <w:rsid w:val="00D26B85"/>
    <w:rsid w:val="00D53045"/>
    <w:rsid w:val="00D551CB"/>
    <w:rsid w:val="00D56CE2"/>
    <w:rsid w:val="00D635D6"/>
    <w:rsid w:val="00D80FAE"/>
    <w:rsid w:val="00D81971"/>
    <w:rsid w:val="00D90826"/>
    <w:rsid w:val="00D9755B"/>
    <w:rsid w:val="00DA5251"/>
    <w:rsid w:val="00DB3111"/>
    <w:rsid w:val="00DB45DF"/>
    <w:rsid w:val="00DB603F"/>
    <w:rsid w:val="00DB791F"/>
    <w:rsid w:val="00DC0557"/>
    <w:rsid w:val="00DC0E8C"/>
    <w:rsid w:val="00DD034B"/>
    <w:rsid w:val="00DE0C7B"/>
    <w:rsid w:val="00DF792E"/>
    <w:rsid w:val="00E013ED"/>
    <w:rsid w:val="00E03CF9"/>
    <w:rsid w:val="00E06EDA"/>
    <w:rsid w:val="00E111F4"/>
    <w:rsid w:val="00E17883"/>
    <w:rsid w:val="00E21AD5"/>
    <w:rsid w:val="00E22340"/>
    <w:rsid w:val="00E22AA7"/>
    <w:rsid w:val="00E27916"/>
    <w:rsid w:val="00E327F8"/>
    <w:rsid w:val="00E50991"/>
    <w:rsid w:val="00E5129E"/>
    <w:rsid w:val="00E56831"/>
    <w:rsid w:val="00E659CC"/>
    <w:rsid w:val="00E70686"/>
    <w:rsid w:val="00E93595"/>
    <w:rsid w:val="00EB076C"/>
    <w:rsid w:val="00EB1260"/>
    <w:rsid w:val="00EB41CB"/>
    <w:rsid w:val="00EB5A1A"/>
    <w:rsid w:val="00EC1DDD"/>
    <w:rsid w:val="00EC2C0F"/>
    <w:rsid w:val="00EE167D"/>
    <w:rsid w:val="00EF06CD"/>
    <w:rsid w:val="00EF3CF6"/>
    <w:rsid w:val="00EF408C"/>
    <w:rsid w:val="00EF43F3"/>
    <w:rsid w:val="00EF759F"/>
    <w:rsid w:val="00F037AC"/>
    <w:rsid w:val="00F0640D"/>
    <w:rsid w:val="00F21268"/>
    <w:rsid w:val="00F21639"/>
    <w:rsid w:val="00F3284B"/>
    <w:rsid w:val="00F365B2"/>
    <w:rsid w:val="00F41263"/>
    <w:rsid w:val="00F44CFE"/>
    <w:rsid w:val="00F514C8"/>
    <w:rsid w:val="00F6289C"/>
    <w:rsid w:val="00F65975"/>
    <w:rsid w:val="00F70EE2"/>
    <w:rsid w:val="00F711AE"/>
    <w:rsid w:val="00F75B62"/>
    <w:rsid w:val="00F84AF0"/>
    <w:rsid w:val="00FB55F3"/>
    <w:rsid w:val="00FC49F4"/>
    <w:rsid w:val="00FD7573"/>
    <w:rsid w:val="00FF2B31"/>
    <w:rsid w:val="00FF3945"/>
    <w:rsid w:val="19D9CB1D"/>
    <w:rsid w:val="472F7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FD117CFE-1C34-45AB-9499-B45C990D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62087">
      <w:bodyDiv w:val="1"/>
      <w:marLeft w:val="0"/>
      <w:marRight w:val="0"/>
      <w:marTop w:val="0"/>
      <w:marBottom w:val="0"/>
      <w:divBdr>
        <w:top w:val="none" w:sz="0" w:space="0" w:color="auto"/>
        <w:left w:val="none" w:sz="0" w:space="0" w:color="auto"/>
        <w:bottom w:val="none" w:sz="0" w:space="0" w:color="auto"/>
        <w:right w:val="none" w:sz="0" w:space="0" w:color="auto"/>
      </w:divBdr>
    </w:div>
    <w:div w:id="216016224">
      <w:bodyDiv w:val="1"/>
      <w:marLeft w:val="0"/>
      <w:marRight w:val="0"/>
      <w:marTop w:val="0"/>
      <w:marBottom w:val="0"/>
      <w:divBdr>
        <w:top w:val="none" w:sz="0" w:space="0" w:color="auto"/>
        <w:left w:val="none" w:sz="0" w:space="0" w:color="auto"/>
        <w:bottom w:val="none" w:sz="0" w:space="0" w:color="auto"/>
        <w:right w:val="none" w:sz="0" w:space="0" w:color="auto"/>
      </w:divBdr>
    </w:div>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354893509">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 w:id="1341467154">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759176469">
      <w:bodyDiv w:val="1"/>
      <w:marLeft w:val="0"/>
      <w:marRight w:val="0"/>
      <w:marTop w:val="0"/>
      <w:marBottom w:val="0"/>
      <w:divBdr>
        <w:top w:val="none" w:sz="0" w:space="0" w:color="auto"/>
        <w:left w:val="none" w:sz="0" w:space="0" w:color="auto"/>
        <w:bottom w:val="none" w:sz="0" w:space="0" w:color="auto"/>
        <w:right w:val="none" w:sz="0" w:space="0" w:color="auto"/>
      </w:divBdr>
    </w:div>
    <w:div w:id="962003465">
      <w:bodyDiv w:val="1"/>
      <w:marLeft w:val="0"/>
      <w:marRight w:val="0"/>
      <w:marTop w:val="0"/>
      <w:marBottom w:val="0"/>
      <w:divBdr>
        <w:top w:val="none" w:sz="0" w:space="0" w:color="auto"/>
        <w:left w:val="none" w:sz="0" w:space="0" w:color="auto"/>
        <w:bottom w:val="none" w:sz="0" w:space="0" w:color="auto"/>
        <w:right w:val="none" w:sz="0" w:space="0" w:color="auto"/>
      </w:divBdr>
    </w:div>
    <w:div w:id="1472482641">
      <w:bodyDiv w:val="1"/>
      <w:marLeft w:val="0"/>
      <w:marRight w:val="0"/>
      <w:marTop w:val="0"/>
      <w:marBottom w:val="0"/>
      <w:divBdr>
        <w:top w:val="none" w:sz="0" w:space="0" w:color="auto"/>
        <w:left w:val="none" w:sz="0" w:space="0" w:color="auto"/>
        <w:bottom w:val="none" w:sz="0" w:space="0" w:color="auto"/>
        <w:right w:val="none" w:sz="0" w:space="0" w:color="auto"/>
      </w:divBdr>
    </w:div>
    <w:div w:id="1743940724">
      <w:bodyDiv w:val="1"/>
      <w:marLeft w:val="0"/>
      <w:marRight w:val="0"/>
      <w:marTop w:val="0"/>
      <w:marBottom w:val="0"/>
      <w:divBdr>
        <w:top w:val="none" w:sz="0" w:space="0" w:color="auto"/>
        <w:left w:val="none" w:sz="0" w:space="0" w:color="auto"/>
        <w:bottom w:val="none" w:sz="0" w:space="0" w:color="auto"/>
        <w:right w:val="none" w:sz="0" w:space="0" w:color="auto"/>
      </w:divBdr>
    </w:div>
    <w:div w:id="1763646569">
      <w:bodyDiv w:val="1"/>
      <w:marLeft w:val="0"/>
      <w:marRight w:val="0"/>
      <w:marTop w:val="0"/>
      <w:marBottom w:val="0"/>
      <w:divBdr>
        <w:top w:val="none" w:sz="0" w:space="0" w:color="auto"/>
        <w:left w:val="none" w:sz="0" w:space="0" w:color="auto"/>
        <w:bottom w:val="none" w:sz="0" w:space="0" w:color="auto"/>
        <w:right w:val="none" w:sz="0" w:space="0" w:color="auto"/>
      </w:divBdr>
    </w:div>
    <w:div w:id="186863526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3890B-6724-4D08-B4E9-159BFEE67D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474A65-A323-4623-9615-D1C0D182902F}">
  <ds:schemaRefs>
    <ds:schemaRef ds:uri="http://schemas.microsoft.com/sharepoint/v3/contenttype/forms"/>
  </ds:schemaRefs>
</ds:datastoreItem>
</file>

<file path=customXml/itemProps3.xml><?xml version="1.0" encoding="utf-8"?>
<ds:datastoreItem xmlns:ds="http://schemas.openxmlformats.org/officeDocument/2006/customXml" ds:itemID="{C73D84C3-F0B8-4D7E-9F91-D82EC5908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26</Pages>
  <Words>7691</Words>
  <Characters>43841</Characters>
  <Application>Microsoft Office Word</Application>
  <DocSecurity>0</DocSecurity>
  <Lines>365</Lines>
  <Paragraphs>102</Paragraphs>
  <ScaleCrop>false</ScaleCrop>
  <Company>HP</Company>
  <LinksUpToDate>false</LinksUpToDate>
  <CharactersWithSpaces>51430</CharactersWithSpaces>
  <SharedDoc>false</SharedDoc>
  <HLinks>
    <vt:vector size="120" baseType="variant">
      <vt:variant>
        <vt:i4>2031676</vt:i4>
      </vt:variant>
      <vt:variant>
        <vt:i4>116</vt:i4>
      </vt:variant>
      <vt:variant>
        <vt:i4>0</vt:i4>
      </vt:variant>
      <vt:variant>
        <vt:i4>5</vt:i4>
      </vt:variant>
      <vt:variant>
        <vt:lpwstr/>
      </vt:variant>
      <vt:variant>
        <vt:lpwstr>_Toc192079886</vt:lpwstr>
      </vt:variant>
      <vt:variant>
        <vt:i4>2031676</vt:i4>
      </vt:variant>
      <vt:variant>
        <vt:i4>110</vt:i4>
      </vt:variant>
      <vt:variant>
        <vt:i4>0</vt:i4>
      </vt:variant>
      <vt:variant>
        <vt:i4>5</vt:i4>
      </vt:variant>
      <vt:variant>
        <vt:lpwstr/>
      </vt:variant>
      <vt:variant>
        <vt:lpwstr>_Toc192079885</vt:lpwstr>
      </vt:variant>
      <vt:variant>
        <vt:i4>2031676</vt:i4>
      </vt:variant>
      <vt:variant>
        <vt:i4>104</vt:i4>
      </vt:variant>
      <vt:variant>
        <vt:i4>0</vt:i4>
      </vt:variant>
      <vt:variant>
        <vt:i4>5</vt:i4>
      </vt:variant>
      <vt:variant>
        <vt:lpwstr/>
      </vt:variant>
      <vt:variant>
        <vt:lpwstr>_Toc192079884</vt:lpwstr>
      </vt:variant>
      <vt:variant>
        <vt:i4>2031676</vt:i4>
      </vt:variant>
      <vt:variant>
        <vt:i4>98</vt:i4>
      </vt:variant>
      <vt:variant>
        <vt:i4>0</vt:i4>
      </vt:variant>
      <vt:variant>
        <vt:i4>5</vt:i4>
      </vt:variant>
      <vt:variant>
        <vt:lpwstr/>
      </vt:variant>
      <vt:variant>
        <vt:lpwstr>_Toc192079883</vt:lpwstr>
      </vt:variant>
      <vt:variant>
        <vt:i4>2031676</vt:i4>
      </vt:variant>
      <vt:variant>
        <vt:i4>92</vt:i4>
      </vt:variant>
      <vt:variant>
        <vt:i4>0</vt:i4>
      </vt:variant>
      <vt:variant>
        <vt:i4>5</vt:i4>
      </vt:variant>
      <vt:variant>
        <vt:lpwstr/>
      </vt:variant>
      <vt:variant>
        <vt:lpwstr>_Toc192079882</vt:lpwstr>
      </vt:variant>
      <vt:variant>
        <vt:i4>2031676</vt:i4>
      </vt:variant>
      <vt:variant>
        <vt:i4>86</vt:i4>
      </vt:variant>
      <vt:variant>
        <vt:i4>0</vt:i4>
      </vt:variant>
      <vt:variant>
        <vt:i4>5</vt:i4>
      </vt:variant>
      <vt:variant>
        <vt:lpwstr/>
      </vt:variant>
      <vt:variant>
        <vt:lpwstr>_Toc192079881</vt:lpwstr>
      </vt:variant>
      <vt:variant>
        <vt:i4>2031676</vt:i4>
      </vt:variant>
      <vt:variant>
        <vt:i4>80</vt:i4>
      </vt:variant>
      <vt:variant>
        <vt:i4>0</vt:i4>
      </vt:variant>
      <vt:variant>
        <vt:i4>5</vt:i4>
      </vt:variant>
      <vt:variant>
        <vt:lpwstr/>
      </vt:variant>
      <vt:variant>
        <vt:lpwstr>_Toc192079880</vt:lpwstr>
      </vt:variant>
      <vt:variant>
        <vt:i4>1048636</vt:i4>
      </vt:variant>
      <vt:variant>
        <vt:i4>74</vt:i4>
      </vt:variant>
      <vt:variant>
        <vt:i4>0</vt:i4>
      </vt:variant>
      <vt:variant>
        <vt:i4>5</vt:i4>
      </vt:variant>
      <vt:variant>
        <vt:lpwstr/>
      </vt:variant>
      <vt:variant>
        <vt:lpwstr>_Toc192079879</vt:lpwstr>
      </vt:variant>
      <vt:variant>
        <vt:i4>1048636</vt:i4>
      </vt:variant>
      <vt:variant>
        <vt:i4>68</vt:i4>
      </vt:variant>
      <vt:variant>
        <vt:i4>0</vt:i4>
      </vt:variant>
      <vt:variant>
        <vt:i4>5</vt:i4>
      </vt:variant>
      <vt:variant>
        <vt:lpwstr/>
      </vt:variant>
      <vt:variant>
        <vt:lpwstr>_Toc192079878</vt:lpwstr>
      </vt:variant>
      <vt:variant>
        <vt:i4>1048636</vt:i4>
      </vt:variant>
      <vt:variant>
        <vt:i4>62</vt:i4>
      </vt:variant>
      <vt:variant>
        <vt:i4>0</vt:i4>
      </vt:variant>
      <vt:variant>
        <vt:i4>5</vt:i4>
      </vt:variant>
      <vt:variant>
        <vt:lpwstr/>
      </vt:variant>
      <vt:variant>
        <vt:lpwstr>_Toc192079877</vt:lpwstr>
      </vt:variant>
      <vt:variant>
        <vt:i4>1048636</vt:i4>
      </vt:variant>
      <vt:variant>
        <vt:i4>56</vt:i4>
      </vt:variant>
      <vt:variant>
        <vt:i4>0</vt:i4>
      </vt:variant>
      <vt:variant>
        <vt:i4>5</vt:i4>
      </vt:variant>
      <vt:variant>
        <vt:lpwstr/>
      </vt:variant>
      <vt:variant>
        <vt:lpwstr>_Toc192079876</vt:lpwstr>
      </vt:variant>
      <vt:variant>
        <vt:i4>1048636</vt:i4>
      </vt:variant>
      <vt:variant>
        <vt:i4>50</vt:i4>
      </vt:variant>
      <vt:variant>
        <vt:i4>0</vt:i4>
      </vt:variant>
      <vt:variant>
        <vt:i4>5</vt:i4>
      </vt:variant>
      <vt:variant>
        <vt:lpwstr/>
      </vt:variant>
      <vt:variant>
        <vt:lpwstr>_Toc192079875</vt:lpwstr>
      </vt:variant>
      <vt:variant>
        <vt:i4>1048636</vt:i4>
      </vt:variant>
      <vt:variant>
        <vt:i4>44</vt:i4>
      </vt:variant>
      <vt:variant>
        <vt:i4>0</vt:i4>
      </vt:variant>
      <vt:variant>
        <vt:i4>5</vt:i4>
      </vt:variant>
      <vt:variant>
        <vt:lpwstr/>
      </vt:variant>
      <vt:variant>
        <vt:lpwstr>_Toc192079874</vt:lpwstr>
      </vt:variant>
      <vt:variant>
        <vt:i4>1048636</vt:i4>
      </vt:variant>
      <vt:variant>
        <vt:i4>38</vt:i4>
      </vt:variant>
      <vt:variant>
        <vt:i4>0</vt:i4>
      </vt:variant>
      <vt:variant>
        <vt:i4>5</vt:i4>
      </vt:variant>
      <vt:variant>
        <vt:lpwstr/>
      </vt:variant>
      <vt:variant>
        <vt:lpwstr>_Toc192079873</vt:lpwstr>
      </vt:variant>
      <vt:variant>
        <vt:i4>1048636</vt:i4>
      </vt:variant>
      <vt:variant>
        <vt:i4>32</vt:i4>
      </vt:variant>
      <vt:variant>
        <vt:i4>0</vt:i4>
      </vt:variant>
      <vt:variant>
        <vt:i4>5</vt:i4>
      </vt:variant>
      <vt:variant>
        <vt:lpwstr/>
      </vt:variant>
      <vt:variant>
        <vt:lpwstr>_Toc192079872</vt:lpwstr>
      </vt:variant>
      <vt:variant>
        <vt:i4>1048636</vt:i4>
      </vt:variant>
      <vt:variant>
        <vt:i4>26</vt:i4>
      </vt:variant>
      <vt:variant>
        <vt:i4>0</vt:i4>
      </vt:variant>
      <vt:variant>
        <vt:i4>5</vt:i4>
      </vt:variant>
      <vt:variant>
        <vt:lpwstr/>
      </vt:variant>
      <vt:variant>
        <vt:lpwstr>_Toc192079871</vt:lpwstr>
      </vt:variant>
      <vt:variant>
        <vt:i4>1048636</vt:i4>
      </vt:variant>
      <vt:variant>
        <vt:i4>20</vt:i4>
      </vt:variant>
      <vt:variant>
        <vt:i4>0</vt:i4>
      </vt:variant>
      <vt:variant>
        <vt:i4>5</vt:i4>
      </vt:variant>
      <vt:variant>
        <vt:lpwstr/>
      </vt:variant>
      <vt:variant>
        <vt:lpwstr>_Toc192079870</vt:lpwstr>
      </vt:variant>
      <vt:variant>
        <vt:i4>1114172</vt:i4>
      </vt:variant>
      <vt:variant>
        <vt:i4>14</vt:i4>
      </vt:variant>
      <vt:variant>
        <vt:i4>0</vt:i4>
      </vt:variant>
      <vt:variant>
        <vt:i4>5</vt:i4>
      </vt:variant>
      <vt:variant>
        <vt:lpwstr/>
      </vt:variant>
      <vt:variant>
        <vt:lpwstr>_Toc192079869</vt:lpwstr>
      </vt:variant>
      <vt:variant>
        <vt:i4>1114172</vt:i4>
      </vt:variant>
      <vt:variant>
        <vt:i4>8</vt:i4>
      </vt:variant>
      <vt:variant>
        <vt:i4>0</vt:i4>
      </vt:variant>
      <vt:variant>
        <vt:i4>5</vt:i4>
      </vt:variant>
      <vt:variant>
        <vt:lpwstr/>
      </vt:variant>
      <vt:variant>
        <vt:lpwstr>_Toc192079868</vt:lpwstr>
      </vt:variant>
      <vt:variant>
        <vt:i4>1114172</vt:i4>
      </vt:variant>
      <vt:variant>
        <vt:i4>2</vt:i4>
      </vt:variant>
      <vt:variant>
        <vt:i4>0</vt:i4>
      </vt:variant>
      <vt:variant>
        <vt:i4>5</vt:i4>
      </vt:variant>
      <vt:variant>
        <vt:lpwstr/>
      </vt:variant>
      <vt:variant>
        <vt:lpwstr>_Toc192079867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dpb</dc:creator>
  <cp:keywords/>
  <cp:lastModifiedBy>Kit Double</cp:lastModifiedBy>
  <cp:revision>17</cp:revision>
  <dcterms:created xsi:type="dcterms:W3CDTF">2025-03-05T04:11:00Z</dcterms:created>
  <dcterms:modified xsi:type="dcterms:W3CDTF">2025-04-02T23:11:00Z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