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4A7044F8" w14:textId="77777777" w:rsidR="0079623B" w:rsidRPr="005D0E2A" w:rsidRDefault="0079623B" w:rsidP="0079623B">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5012CD83"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7C62F83F" w14:textId="413BC73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del w:id="0" w:author="Kit Double" w:date="2025-03-25T10:27:00Z" w16du:dateUtc="2025-03-24T23:27:00Z">
        <w:r w:rsidDel="008D580C">
          <w:rPr>
            <w:color w:val="000000" w:themeColor="text1"/>
            <w:sz w:val="24"/>
            <w:szCs w:val="24"/>
          </w:rPr>
          <w:delText xml:space="preserve">Associate </w:delText>
        </w:r>
      </w:del>
      <w:r w:rsidR="00C73A93">
        <w:rPr>
          <w:color w:val="000000" w:themeColor="text1"/>
          <w:sz w:val="24"/>
          <w:szCs w:val="24"/>
        </w:rPr>
        <w:t>P</w:t>
      </w:r>
      <w:r>
        <w:rPr>
          <w:color w:val="000000" w:themeColor="text1"/>
          <w:sz w:val="24"/>
          <w:szCs w:val="24"/>
        </w:rPr>
        <w:t>rofessor Damian Birney, School of Psychology, University of Sydney</w:t>
      </w:r>
    </w:p>
    <w:p w14:paraId="7BDA8B09" w14:textId="373D361C"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del w:id="1" w:author="Kit Double" w:date="2025-03-25T10:27:00Z" w16du:dateUtc="2025-03-24T23:27:00Z">
        <w:r w:rsidDel="008D580C">
          <w:rPr>
            <w:color w:val="000000" w:themeColor="text1"/>
            <w:sz w:val="24"/>
            <w:szCs w:val="24"/>
          </w:rPr>
          <w:delText xml:space="preserve">Dr </w:delText>
        </w:r>
      </w:del>
      <w:ins w:id="2" w:author="Kit Double" w:date="2025-03-25T10:27:00Z" w16du:dateUtc="2025-03-24T23:27:00Z">
        <w:r w:rsidR="008D580C">
          <w:rPr>
            <w:color w:val="000000" w:themeColor="text1"/>
            <w:sz w:val="24"/>
            <w:szCs w:val="24"/>
          </w:rPr>
          <w:t xml:space="preserve">Associate Professor </w:t>
        </w:r>
      </w:ins>
      <w:r>
        <w:rPr>
          <w:color w:val="000000" w:themeColor="text1"/>
          <w:sz w:val="24"/>
          <w:szCs w:val="24"/>
        </w:rPr>
        <w:t>Micah Goldwater, Lecturer, School of Psychology, University of Sydney</w:t>
      </w:r>
    </w:p>
    <w:p w14:paraId="13CD0891" w14:textId="2759866B" w:rsidR="00C4545E" w:rsidRPr="00C4545E" w:rsidRDefault="00C4545E" w:rsidP="00C4545E">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C4545E">
        <w:rPr>
          <w:color w:val="000000" w:themeColor="text1"/>
          <w:sz w:val="24"/>
          <w:szCs w:val="24"/>
        </w:rPr>
        <w:t>Dr Hilary Don, Research Officer, School of Psychology, University of Sydney</w:t>
      </w:r>
    </w:p>
    <w:p w14:paraId="0A14C5BE" w14:textId="5286A32A" w:rsidR="0079623B" w:rsidRPr="001540A2"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del w:id="3" w:author="Kit Double" w:date="2025-03-12T14:59:00Z" w16du:dateUtc="2025-03-12T03:59:00Z">
        <w:r w:rsidRPr="001540A2" w:rsidDel="00AD39D6">
          <w:rPr>
            <w:color w:val="000000" w:themeColor="text1"/>
            <w:sz w:val="24"/>
            <w:szCs w:val="24"/>
          </w:rPr>
          <w:delText>Krasimira Alexandrova</w:delText>
        </w:r>
      </w:del>
      <w:ins w:id="4" w:author="Kit Double" w:date="2025-03-12T14:59:00Z" w16du:dateUtc="2025-03-12T03:59:00Z">
        <w:r w:rsidR="00AD39D6">
          <w:rPr>
            <w:color w:val="000000" w:themeColor="text1"/>
            <w:sz w:val="24"/>
            <w:szCs w:val="24"/>
          </w:rPr>
          <w:t>Cynthia Feng</w:t>
        </w:r>
      </w:ins>
      <w:r w:rsidRPr="001540A2">
        <w:rPr>
          <w:color w:val="000000" w:themeColor="text1"/>
          <w:sz w:val="24"/>
          <w:szCs w:val="24"/>
        </w:rPr>
        <w:t>, PhD Student, School of Psychology, university of Sydney</w:t>
      </w:r>
    </w:p>
    <w:p w14:paraId="59F2CC09"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528A5015" w14:textId="7FA81103" w:rsidR="0079623B" w:rsidRPr="009B332B" w:rsidDel="00AD39D6" w:rsidRDefault="0079623B" w:rsidP="0079623B">
      <w:pPr>
        <w:pStyle w:val="ListParagraph"/>
        <w:numPr>
          <w:ilvl w:val="0"/>
          <w:numId w:val="9"/>
        </w:numPr>
        <w:overflowPunct w:val="0"/>
        <w:autoSpaceDE w:val="0"/>
        <w:autoSpaceDN w:val="0"/>
        <w:adjustRightInd w:val="0"/>
        <w:spacing w:after="0" w:line="240" w:lineRule="auto"/>
        <w:textAlignment w:val="baseline"/>
        <w:rPr>
          <w:del w:id="5" w:author="Kit Double" w:date="2025-03-12T14:59:00Z" w16du:dateUtc="2025-03-12T03:59:00Z"/>
          <w:color w:val="000000" w:themeColor="text1"/>
          <w:sz w:val="24"/>
          <w:szCs w:val="24"/>
        </w:rPr>
      </w:pPr>
      <w:del w:id="6" w:author="Kit Double" w:date="2025-03-12T14:59:00Z" w16du:dateUtc="2025-03-12T03:59:00Z">
        <w:r w:rsidDel="00AD39D6">
          <w:rPr>
            <w:color w:val="000000" w:themeColor="text1"/>
            <w:sz w:val="24"/>
            <w:szCs w:val="24"/>
          </w:rPr>
          <w:delText xml:space="preserve">Ms </w:delText>
        </w:r>
        <w:r w:rsidDel="00AD39D6">
          <w:rPr>
            <w:rFonts w:cstheme="minorHAnsi"/>
            <w:sz w:val="24"/>
            <w:szCs w:val="28"/>
          </w:rPr>
          <w:delText>Sze Ching Rachel Kwok, Honours Student, School of Psychology, University of Sydney</w:delText>
        </w:r>
      </w:del>
    </w:p>
    <w:p w14:paraId="1F2F152A" w14:textId="6D7AE463" w:rsidR="0079623B" w:rsidRPr="00280A9C" w:rsidDel="00AD39D6" w:rsidRDefault="0079623B" w:rsidP="0079623B">
      <w:pPr>
        <w:pStyle w:val="ListParagraph"/>
        <w:numPr>
          <w:ilvl w:val="0"/>
          <w:numId w:val="9"/>
        </w:numPr>
        <w:overflowPunct w:val="0"/>
        <w:autoSpaceDE w:val="0"/>
        <w:autoSpaceDN w:val="0"/>
        <w:adjustRightInd w:val="0"/>
        <w:spacing w:after="0" w:line="240" w:lineRule="auto"/>
        <w:textAlignment w:val="baseline"/>
        <w:rPr>
          <w:del w:id="7" w:author="Kit Double" w:date="2025-03-12T14:59:00Z" w16du:dateUtc="2025-03-12T03:59:00Z"/>
          <w:color w:val="000000" w:themeColor="text1"/>
          <w:sz w:val="24"/>
          <w:szCs w:val="24"/>
        </w:rPr>
      </w:pPr>
      <w:del w:id="8" w:author="Kit Double" w:date="2025-03-12T14:59:00Z" w16du:dateUtc="2025-03-12T03:59:00Z">
        <w:r w:rsidDel="00AD39D6">
          <w:rPr>
            <w:rFonts w:cstheme="minorHAnsi"/>
            <w:sz w:val="24"/>
            <w:szCs w:val="28"/>
          </w:rPr>
          <w:delText>Mr Callum Brown, Honours Student, School of Psychology, University of Sydney</w:delText>
        </w:r>
      </w:del>
    </w:p>
    <w:p w14:paraId="332A40B6" w14:textId="70C0EF26" w:rsidR="00280A9C" w:rsidDel="00AD39D6" w:rsidRDefault="00280A9C" w:rsidP="0079623B">
      <w:pPr>
        <w:pStyle w:val="ListParagraph"/>
        <w:numPr>
          <w:ilvl w:val="0"/>
          <w:numId w:val="9"/>
        </w:numPr>
        <w:overflowPunct w:val="0"/>
        <w:autoSpaceDE w:val="0"/>
        <w:autoSpaceDN w:val="0"/>
        <w:adjustRightInd w:val="0"/>
        <w:spacing w:after="0" w:line="240" w:lineRule="auto"/>
        <w:textAlignment w:val="baseline"/>
        <w:rPr>
          <w:del w:id="9" w:author="Kit Double" w:date="2025-03-12T14:59:00Z" w16du:dateUtc="2025-03-12T03:59:00Z"/>
          <w:color w:val="000000" w:themeColor="text1"/>
          <w:sz w:val="24"/>
          <w:szCs w:val="24"/>
        </w:rPr>
      </w:pPr>
      <w:del w:id="10" w:author="Kit Double" w:date="2025-03-12T14:59:00Z" w16du:dateUtc="2025-03-12T03:59:00Z">
        <w:r w:rsidDel="00AD39D6">
          <w:rPr>
            <w:rFonts w:cstheme="minorHAnsi"/>
            <w:sz w:val="24"/>
            <w:szCs w:val="28"/>
          </w:rPr>
          <w:delText>Mr Ryan Choo, Honours Student, School of Psychology, University of Sydney</w:delText>
        </w:r>
      </w:del>
    </w:p>
    <w:p w14:paraId="42D82652"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7942E8DC"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16EC2E4B" w14:textId="77777777" w:rsidR="002250F8" w:rsidRPr="002973E3" w:rsidRDefault="002250F8" w:rsidP="002250F8">
      <w:pPr>
        <w:spacing w:after="0"/>
        <w:jc w:val="both"/>
        <w:rPr>
          <w:rFonts w:cstheme="minorHAnsi"/>
          <w:b/>
          <w:bCs/>
          <w:sz w:val="24"/>
          <w:szCs w:val="28"/>
        </w:rPr>
      </w:pPr>
    </w:p>
    <w:p w14:paraId="7DB8BC26" w14:textId="77777777" w:rsidR="002250F8" w:rsidRPr="005D0E2A" w:rsidDel="00A01B6B" w:rsidRDefault="002250F8" w:rsidP="002250F8">
      <w:pPr>
        <w:spacing w:after="0" w:line="240" w:lineRule="auto"/>
        <w:ind w:left="360"/>
        <w:jc w:val="both"/>
        <w:rPr>
          <w:del w:id="11" w:author="Kit Double" w:date="2025-03-12T14:59:00Z" w16du:dateUtc="2025-03-12T03:59:00Z"/>
          <w:rFonts w:cstheme="minorHAnsi"/>
          <w:sz w:val="24"/>
          <w:szCs w:val="28"/>
        </w:rPr>
      </w:pPr>
    </w:p>
    <w:p w14:paraId="0A4B2866" w14:textId="77777777" w:rsidR="00A01B6B" w:rsidRPr="005D0E2A" w:rsidRDefault="00A01B6B">
      <w:pPr>
        <w:spacing w:after="0" w:line="240" w:lineRule="auto"/>
        <w:jc w:val="both"/>
        <w:rPr>
          <w:ins w:id="12" w:author="Kit Double" w:date="2025-03-12T14:59:00Z" w16du:dateUtc="2025-03-12T03:59:00Z"/>
          <w:rFonts w:cstheme="minorHAnsi"/>
          <w:sz w:val="24"/>
          <w:szCs w:val="28"/>
        </w:rPr>
        <w:pPrChange w:id="13" w:author="Kit Double" w:date="2025-03-12T14:59:00Z" w16du:dateUtc="2025-03-12T03:59:00Z">
          <w:pPr>
            <w:spacing w:after="0" w:line="240" w:lineRule="auto"/>
            <w:ind w:left="360"/>
            <w:jc w:val="both"/>
          </w:pPr>
        </w:pPrChange>
      </w:pPr>
    </w:p>
    <w:p w14:paraId="00598E6D" w14:textId="77777777" w:rsidR="00A01B6B" w:rsidRPr="005D0E2A" w:rsidRDefault="00A01B6B" w:rsidP="00A01B6B">
      <w:pPr>
        <w:spacing w:after="0" w:line="240" w:lineRule="auto"/>
        <w:ind w:left="360"/>
        <w:jc w:val="both"/>
        <w:rPr>
          <w:ins w:id="14" w:author="Kit Double" w:date="2025-03-12T14:59:00Z" w16du:dateUtc="2025-03-12T03:59:00Z"/>
          <w:rFonts w:cstheme="minorHAnsi"/>
          <w:sz w:val="24"/>
          <w:szCs w:val="28"/>
        </w:rPr>
      </w:pPr>
      <w:ins w:id="15" w:author="Kit Double" w:date="2025-03-12T14:59:00Z" w16du:dateUtc="2025-03-12T03:59:00Z">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ins>
    </w:p>
    <w:p w14:paraId="03B3F8E5" w14:textId="6FBB94DF" w:rsidR="00280A9C" w:rsidRPr="005D0E2A" w:rsidDel="00A01B6B" w:rsidRDefault="00280A9C" w:rsidP="00280A9C">
      <w:pPr>
        <w:spacing w:after="0" w:line="240" w:lineRule="auto"/>
        <w:ind w:left="360"/>
        <w:jc w:val="both"/>
        <w:rPr>
          <w:del w:id="16" w:author="Kit Double" w:date="2025-03-12T14:59:00Z" w16du:dateUtc="2025-03-12T03:59:00Z"/>
          <w:rFonts w:cstheme="minorHAnsi"/>
          <w:sz w:val="24"/>
          <w:szCs w:val="28"/>
        </w:rPr>
      </w:pPr>
      <w:del w:id="17" w:author="Kit Double" w:date="2025-03-12T14:59:00Z" w16du:dateUtc="2025-03-12T03:59:00Z">
        <w:r w:rsidDel="00A01B6B">
          <w:rPr>
            <w:rFonts w:cstheme="minorHAnsi"/>
            <w:sz w:val="24"/>
            <w:szCs w:val="28"/>
          </w:rPr>
          <w:delText xml:space="preserve">Data from this study may form the basis of the PhD theses of </w:delText>
        </w:r>
        <w:r w:rsidDel="00A01B6B">
          <w:rPr>
            <w:color w:val="000000" w:themeColor="text1"/>
            <w:sz w:val="24"/>
            <w:szCs w:val="24"/>
          </w:rPr>
          <w:delText>Yueting Zhan</w:delText>
        </w:r>
        <w:r w:rsidDel="00A01B6B">
          <w:rPr>
            <w:rFonts w:cstheme="minorHAnsi"/>
            <w:sz w:val="24"/>
            <w:szCs w:val="28"/>
          </w:rPr>
          <w:delText xml:space="preserve"> and </w:delText>
        </w:r>
        <w:r w:rsidRPr="00826504" w:rsidDel="00A01B6B">
          <w:rPr>
            <w:color w:val="000000" w:themeColor="text1"/>
            <w:sz w:val="24"/>
            <w:szCs w:val="24"/>
          </w:rPr>
          <w:delText>Krasimira Alexandrova</w:delText>
        </w:r>
        <w:r w:rsidDel="00A01B6B">
          <w:rPr>
            <w:rFonts w:cstheme="minorHAnsi"/>
            <w:sz w:val="24"/>
            <w:szCs w:val="28"/>
          </w:rPr>
          <w:delText xml:space="preserve"> as well as the Honours theses of Callum Brown, Sze Ching Rachel Kwok, Ryan Choo, Mariya Bartosh, Anthony Mbonu</w:delText>
        </w:r>
        <w:r w:rsidRPr="005D0E2A" w:rsidDel="00A01B6B">
          <w:rPr>
            <w:rFonts w:cstheme="minorHAnsi"/>
            <w:sz w:val="24"/>
            <w:szCs w:val="28"/>
          </w:rPr>
          <w:delText xml:space="preserve">. </w:delText>
        </w:r>
      </w:del>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Pr="00391E40" w:rsidRDefault="006911D2" w:rsidP="0084724A">
      <w:pPr>
        <w:autoSpaceDE w:val="0"/>
        <w:autoSpaceDN w:val="0"/>
        <w:adjustRightInd w:val="0"/>
        <w:rPr>
          <w:rFonts w:ascii="Calibri" w:hAnsi="Calibri" w:cs="Calibri"/>
          <w:bCs/>
          <w:i/>
          <w:iCs/>
          <w:color w:val="70AD47" w:themeColor="accent6"/>
        </w:rPr>
      </w:pPr>
      <w:bookmarkStart w:id="18"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0664C7D3" w14:textId="7F8691FC" w:rsidR="0043593F" w:rsidRDefault="0043593F"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18"/>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9"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0"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9"/>
    <w:bookmarkEnd w:id="20"/>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w:t>
      </w:r>
      <w:r w:rsidRPr="00F939FA">
        <w:rPr>
          <w:rFonts w:ascii="Calibri" w:hAnsi="Calibri"/>
          <w:sz w:val="24"/>
          <w:szCs w:val="24"/>
        </w:rPr>
        <w:lastRenderedPageBreak/>
        <w:t xml:space="preserve">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3"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4"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5"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E6AFF" w14:textId="77777777" w:rsidR="00E91991" w:rsidRDefault="00E91991" w:rsidP="00810EA6">
      <w:pPr>
        <w:spacing w:after="0" w:line="240" w:lineRule="auto"/>
      </w:pPr>
      <w:r>
        <w:separator/>
      </w:r>
    </w:p>
  </w:endnote>
  <w:endnote w:type="continuationSeparator" w:id="0">
    <w:p w14:paraId="478A420D" w14:textId="77777777" w:rsidR="00E91991" w:rsidRDefault="00E91991"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0A302" w14:textId="77777777" w:rsidR="00AD065D" w:rsidRDefault="00AD06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24ED5FEA"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B3E94">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ins w:id="21" w:author="Kit Double" w:date="2025-04-03T10:13:00Z" w16du:dateUtc="2025-04-02T23:13:00Z">
      <w:r w:rsidR="00AD065D">
        <w:rPr>
          <w:rFonts w:cstheme="minorHAnsi"/>
          <w:color w:val="E64626"/>
          <w:sz w:val="20"/>
          <w:szCs w:val="20"/>
        </w:rPr>
        <w:t>Version 7, 3 April 2025</w:t>
      </w:r>
    </w:ins>
    <w:del w:id="22" w:author="Kit Double" w:date="2025-04-03T10:13:00Z" w16du:dateUtc="2025-04-02T23:13:00Z">
      <w:r w:rsidR="000A2BB2" w:rsidDel="00AD065D">
        <w:rPr>
          <w:rFonts w:cstheme="minorHAnsi"/>
          <w:color w:val="E64626"/>
          <w:sz w:val="20"/>
          <w:szCs w:val="20"/>
        </w:rPr>
        <w:delText xml:space="preserve">Version </w:delText>
      </w:r>
      <w:r w:rsidR="00CA02DD" w:rsidDel="00AD065D">
        <w:rPr>
          <w:rFonts w:cstheme="minorHAnsi"/>
          <w:color w:val="E64626"/>
          <w:sz w:val="20"/>
          <w:szCs w:val="20"/>
        </w:rPr>
        <w:delText>6, 26</w:delText>
      </w:r>
      <w:r w:rsidR="00CA02DD" w:rsidRPr="00AD39D6" w:rsidDel="00AD065D">
        <w:rPr>
          <w:rFonts w:cstheme="minorHAnsi"/>
          <w:color w:val="E64626"/>
          <w:sz w:val="20"/>
          <w:szCs w:val="20"/>
          <w:vertAlign w:val="superscript"/>
        </w:rPr>
        <w:delText>th</w:delText>
      </w:r>
      <w:r w:rsidR="00CA02DD" w:rsidDel="00AD065D">
        <w:rPr>
          <w:rFonts w:cstheme="minorHAnsi"/>
          <w:color w:val="E64626"/>
          <w:sz w:val="20"/>
          <w:szCs w:val="20"/>
        </w:rPr>
        <w:delText xml:space="preserve"> February 2025</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32CBD" w14:textId="77777777" w:rsidR="00AD065D" w:rsidRDefault="00AD06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5A5A1" w14:textId="77777777" w:rsidR="00E91991" w:rsidRDefault="00E91991" w:rsidP="00810EA6">
      <w:pPr>
        <w:spacing w:after="0" w:line="240" w:lineRule="auto"/>
      </w:pPr>
      <w:r>
        <w:separator/>
      </w:r>
    </w:p>
  </w:footnote>
  <w:footnote w:type="continuationSeparator" w:id="0">
    <w:p w14:paraId="7D20812A" w14:textId="77777777" w:rsidR="00E91991" w:rsidRDefault="00E91991"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6C36" w14:textId="77777777" w:rsidR="00AD065D" w:rsidRDefault="00AD06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D2038" w14:textId="77777777" w:rsidR="00AD065D" w:rsidRDefault="00AD06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C64A" w14:textId="77777777" w:rsidR="00AD065D" w:rsidRDefault="00AD06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A038E"/>
    <w:rsid w:val="000A2BB2"/>
    <w:rsid w:val="000A4249"/>
    <w:rsid w:val="00132E68"/>
    <w:rsid w:val="001415FA"/>
    <w:rsid w:val="001854D1"/>
    <w:rsid w:val="001863C6"/>
    <w:rsid w:val="001B3E94"/>
    <w:rsid w:val="00203BF5"/>
    <w:rsid w:val="002174D1"/>
    <w:rsid w:val="002250F8"/>
    <w:rsid w:val="00280A9C"/>
    <w:rsid w:val="002A18A5"/>
    <w:rsid w:val="0030137A"/>
    <w:rsid w:val="00326D4D"/>
    <w:rsid w:val="00337DFD"/>
    <w:rsid w:val="00337F08"/>
    <w:rsid w:val="0035749F"/>
    <w:rsid w:val="003921A2"/>
    <w:rsid w:val="003C3B1A"/>
    <w:rsid w:val="003D0289"/>
    <w:rsid w:val="003E068A"/>
    <w:rsid w:val="0041693E"/>
    <w:rsid w:val="0043593F"/>
    <w:rsid w:val="00471DA9"/>
    <w:rsid w:val="004842B5"/>
    <w:rsid w:val="004A41F4"/>
    <w:rsid w:val="004C42EC"/>
    <w:rsid w:val="00515F14"/>
    <w:rsid w:val="0052564F"/>
    <w:rsid w:val="0053666D"/>
    <w:rsid w:val="00586406"/>
    <w:rsid w:val="005A43D7"/>
    <w:rsid w:val="005A7B7D"/>
    <w:rsid w:val="005B1324"/>
    <w:rsid w:val="005D0E2A"/>
    <w:rsid w:val="00604134"/>
    <w:rsid w:val="006407E7"/>
    <w:rsid w:val="0064727A"/>
    <w:rsid w:val="00652233"/>
    <w:rsid w:val="00690F1C"/>
    <w:rsid w:val="006911D2"/>
    <w:rsid w:val="006A7F94"/>
    <w:rsid w:val="006C5E9E"/>
    <w:rsid w:val="007153E0"/>
    <w:rsid w:val="007347D2"/>
    <w:rsid w:val="007424B7"/>
    <w:rsid w:val="00753508"/>
    <w:rsid w:val="0079623B"/>
    <w:rsid w:val="00796873"/>
    <w:rsid w:val="007A3BF5"/>
    <w:rsid w:val="007F7344"/>
    <w:rsid w:val="00810EA6"/>
    <w:rsid w:val="00832AD2"/>
    <w:rsid w:val="0084724A"/>
    <w:rsid w:val="00857A6A"/>
    <w:rsid w:val="00873239"/>
    <w:rsid w:val="00882730"/>
    <w:rsid w:val="008910DC"/>
    <w:rsid w:val="008A0628"/>
    <w:rsid w:val="008A2B05"/>
    <w:rsid w:val="008B2D0D"/>
    <w:rsid w:val="008B6590"/>
    <w:rsid w:val="008C4AD7"/>
    <w:rsid w:val="008D580C"/>
    <w:rsid w:val="00916CF9"/>
    <w:rsid w:val="00926F35"/>
    <w:rsid w:val="00965F75"/>
    <w:rsid w:val="009B6F0C"/>
    <w:rsid w:val="009F2A21"/>
    <w:rsid w:val="00A01B6B"/>
    <w:rsid w:val="00A4619C"/>
    <w:rsid w:val="00AD065D"/>
    <w:rsid w:val="00AD39D6"/>
    <w:rsid w:val="00AE7861"/>
    <w:rsid w:val="00AF7391"/>
    <w:rsid w:val="00B21895"/>
    <w:rsid w:val="00B46055"/>
    <w:rsid w:val="00B52E02"/>
    <w:rsid w:val="00B87862"/>
    <w:rsid w:val="00BD46F4"/>
    <w:rsid w:val="00C0408A"/>
    <w:rsid w:val="00C4545E"/>
    <w:rsid w:val="00C72DA3"/>
    <w:rsid w:val="00C73A93"/>
    <w:rsid w:val="00C84E63"/>
    <w:rsid w:val="00CA02DD"/>
    <w:rsid w:val="00CB053A"/>
    <w:rsid w:val="00D00E6F"/>
    <w:rsid w:val="00D53621"/>
    <w:rsid w:val="00D74E06"/>
    <w:rsid w:val="00D83AB5"/>
    <w:rsid w:val="00DB0D77"/>
    <w:rsid w:val="00DB2793"/>
    <w:rsid w:val="00DD3AB6"/>
    <w:rsid w:val="00E147BC"/>
    <w:rsid w:val="00E2288C"/>
    <w:rsid w:val="00E91991"/>
    <w:rsid w:val="00ED17AB"/>
    <w:rsid w:val="00EF553F"/>
    <w:rsid w:val="00F72B88"/>
    <w:rsid w:val="00F9290B"/>
    <w:rsid w:val="00F93AA4"/>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human.ethics@sydney.edu.au"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X@unimelb.edu.au"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BB9C5-AB0C-4303-9BD8-CB30F6888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5B2C5E-89A7-4DDD-9050-75C0549A7217}">
  <ds:schemaRefs>
    <ds:schemaRef ds:uri="http://schemas.microsoft.com/sharepoint/v3/contenttype/forms"/>
  </ds:schemaRefs>
</ds:datastoreItem>
</file>

<file path=customXml/itemProps3.xml><?xml version="1.0" encoding="utf-8"?>
<ds:datastoreItem xmlns:ds="http://schemas.openxmlformats.org/officeDocument/2006/customXml" ds:itemID="{DF3B34AA-66DF-4887-A7F2-EDE164E7F3E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887</Words>
  <Characters>5061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17</cp:revision>
  <dcterms:created xsi:type="dcterms:W3CDTF">2022-11-03T02:59:00Z</dcterms:created>
  <dcterms:modified xsi:type="dcterms:W3CDTF">2025-04-02T23:13:00Z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