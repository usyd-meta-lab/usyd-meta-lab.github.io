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0E97446E"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del w:id="0" w:author="Kit Double" w:date="2025-03-25T10:27:00Z" w16du:dateUtc="2025-03-24T23:27:00Z">
        <w:r w:rsidDel="00AD0E72">
          <w:rPr>
            <w:color w:val="000000" w:themeColor="text1"/>
            <w:sz w:val="24"/>
            <w:szCs w:val="24"/>
          </w:rPr>
          <w:delText xml:space="preserve">Associate </w:delText>
        </w:r>
      </w:del>
      <w:r w:rsidR="002A24DF">
        <w:rPr>
          <w:color w:val="000000" w:themeColor="text1"/>
          <w:sz w:val="24"/>
          <w:szCs w:val="24"/>
        </w:rPr>
        <w:t>P</w:t>
      </w:r>
      <w:r>
        <w:rPr>
          <w:color w:val="000000" w:themeColor="text1"/>
          <w:sz w:val="24"/>
          <w:szCs w:val="24"/>
        </w:rPr>
        <w:t>rofessor Damian Birney, School of Psychology, University of Sydney</w:t>
      </w:r>
    </w:p>
    <w:p w14:paraId="1904506D" w14:textId="1E4C5B7A"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del w:id="1" w:author="Kit Double" w:date="2025-03-25T10:27:00Z" w16du:dateUtc="2025-03-24T23:27:00Z">
        <w:r w:rsidDel="00AD0E72">
          <w:rPr>
            <w:color w:val="000000" w:themeColor="text1"/>
            <w:sz w:val="24"/>
            <w:szCs w:val="24"/>
          </w:rPr>
          <w:delText xml:space="preserve">Dr </w:delText>
        </w:r>
      </w:del>
      <w:ins w:id="2" w:author="Kit Double" w:date="2025-03-25T10:27:00Z" w16du:dateUtc="2025-03-24T23:27:00Z">
        <w:r w:rsidR="00AD0E72">
          <w:rPr>
            <w:color w:val="000000" w:themeColor="text1"/>
            <w:sz w:val="24"/>
            <w:szCs w:val="24"/>
          </w:rPr>
          <w:t xml:space="preserve">Associate Professor </w:t>
        </w:r>
      </w:ins>
      <w:r>
        <w:rPr>
          <w:color w:val="000000" w:themeColor="text1"/>
          <w:sz w:val="24"/>
          <w:szCs w:val="24"/>
        </w:rPr>
        <w:t>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47526764"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del w:id="3" w:author="Kit Double" w:date="2025-03-12T14:58:00Z" w16du:dateUtc="2025-03-12T03:58:00Z">
        <w:r w:rsidRPr="001540A2" w:rsidDel="000B0E4D">
          <w:rPr>
            <w:color w:val="000000" w:themeColor="text1"/>
            <w:sz w:val="24"/>
            <w:szCs w:val="24"/>
          </w:rPr>
          <w:delText xml:space="preserve">Krasimira </w:delText>
        </w:r>
      </w:del>
      <w:ins w:id="4" w:author="Kit Double" w:date="2025-03-12T14:58:00Z" w16du:dateUtc="2025-03-12T03:58:00Z">
        <w:r w:rsidR="000B0E4D">
          <w:rPr>
            <w:color w:val="000000" w:themeColor="text1"/>
            <w:sz w:val="24"/>
            <w:szCs w:val="24"/>
          </w:rPr>
          <w:t>Cynthia Feng</w:t>
        </w:r>
      </w:ins>
      <w:del w:id="5" w:author="Kit Double" w:date="2025-03-12T14:58:00Z" w16du:dateUtc="2025-03-12T03:58:00Z">
        <w:r w:rsidRPr="001540A2" w:rsidDel="000B0E4D">
          <w:rPr>
            <w:color w:val="000000" w:themeColor="text1"/>
            <w:sz w:val="24"/>
            <w:szCs w:val="24"/>
          </w:rPr>
          <w:delText>Alexandrova</w:delText>
        </w:r>
      </w:del>
      <w:r w:rsidRPr="001540A2">
        <w:rPr>
          <w:color w:val="000000" w:themeColor="text1"/>
          <w:sz w:val="24"/>
          <w:szCs w:val="24"/>
        </w:rPr>
        <w:t xml:space="preserve">, PhD Student, School of Psychology, </w:t>
      </w:r>
      <w:ins w:id="6" w:author="Kit Double" w:date="2025-03-12T14:58:00Z" w16du:dateUtc="2025-03-12T03:58:00Z">
        <w:r w:rsidR="000B0E4D">
          <w:rPr>
            <w:color w:val="000000" w:themeColor="text1"/>
            <w:sz w:val="24"/>
            <w:szCs w:val="24"/>
          </w:rPr>
          <w:t>Un</w:t>
        </w:r>
      </w:ins>
      <w:del w:id="7" w:author="Kit Double" w:date="2025-03-12T14:58:00Z" w16du:dateUtc="2025-03-12T03:58:00Z">
        <w:r w:rsidRPr="001540A2" w:rsidDel="000B0E4D">
          <w:rPr>
            <w:color w:val="000000" w:themeColor="text1"/>
            <w:sz w:val="24"/>
            <w:szCs w:val="24"/>
          </w:rPr>
          <w:delText>un</w:delText>
        </w:r>
      </w:del>
      <w:r w:rsidRPr="001540A2">
        <w:rPr>
          <w:color w:val="000000" w:themeColor="text1"/>
          <w:sz w:val="24"/>
          <w:szCs w:val="24"/>
        </w:rPr>
        <w:t>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41742576" w14:textId="024BF12C" w:rsidR="00DF32C9" w:rsidRPr="009B332B" w:rsidDel="000B0E4D" w:rsidRDefault="00DF32C9" w:rsidP="00DF32C9">
      <w:pPr>
        <w:pStyle w:val="ListParagraph"/>
        <w:numPr>
          <w:ilvl w:val="0"/>
          <w:numId w:val="9"/>
        </w:numPr>
        <w:overflowPunct w:val="0"/>
        <w:autoSpaceDE w:val="0"/>
        <w:autoSpaceDN w:val="0"/>
        <w:adjustRightInd w:val="0"/>
        <w:spacing w:after="0" w:line="240" w:lineRule="auto"/>
        <w:textAlignment w:val="baseline"/>
        <w:rPr>
          <w:del w:id="8" w:author="Kit Double" w:date="2025-03-12T14:58:00Z" w16du:dateUtc="2025-03-12T03:58:00Z"/>
          <w:color w:val="000000" w:themeColor="text1"/>
          <w:sz w:val="24"/>
          <w:szCs w:val="24"/>
        </w:rPr>
      </w:pPr>
      <w:del w:id="9" w:author="Kit Double" w:date="2025-03-12T14:58:00Z" w16du:dateUtc="2025-03-12T03:58:00Z">
        <w:r w:rsidDel="000B0E4D">
          <w:rPr>
            <w:color w:val="000000" w:themeColor="text1"/>
            <w:sz w:val="24"/>
            <w:szCs w:val="24"/>
          </w:rPr>
          <w:delText xml:space="preserve">Ms </w:delText>
        </w:r>
        <w:r w:rsidDel="000B0E4D">
          <w:rPr>
            <w:rFonts w:cstheme="minorHAnsi"/>
            <w:sz w:val="24"/>
            <w:szCs w:val="28"/>
          </w:rPr>
          <w:delText>Sze Ching Rachel Kwok, Honours Student, School of Psychology, University of Sydney</w:delText>
        </w:r>
      </w:del>
    </w:p>
    <w:p w14:paraId="1FCDF0A4" w14:textId="78B97C1A" w:rsidR="00DF32C9" w:rsidRPr="004E43B7" w:rsidDel="000B0E4D" w:rsidRDefault="00DF32C9" w:rsidP="00DF32C9">
      <w:pPr>
        <w:pStyle w:val="ListParagraph"/>
        <w:numPr>
          <w:ilvl w:val="0"/>
          <w:numId w:val="9"/>
        </w:numPr>
        <w:overflowPunct w:val="0"/>
        <w:autoSpaceDE w:val="0"/>
        <w:autoSpaceDN w:val="0"/>
        <w:adjustRightInd w:val="0"/>
        <w:spacing w:after="0" w:line="240" w:lineRule="auto"/>
        <w:textAlignment w:val="baseline"/>
        <w:rPr>
          <w:del w:id="10" w:author="Kit Double" w:date="2025-03-12T14:58:00Z" w16du:dateUtc="2025-03-12T03:58:00Z"/>
          <w:color w:val="000000" w:themeColor="text1"/>
          <w:sz w:val="24"/>
          <w:szCs w:val="24"/>
        </w:rPr>
      </w:pPr>
      <w:del w:id="11" w:author="Kit Double" w:date="2025-03-12T14:58:00Z" w16du:dateUtc="2025-03-12T03:58:00Z">
        <w:r w:rsidDel="000B0E4D">
          <w:rPr>
            <w:rFonts w:cstheme="minorHAnsi"/>
            <w:sz w:val="24"/>
            <w:szCs w:val="28"/>
          </w:rPr>
          <w:delText>Mr Callum Brown, Honours Student, School of Psychology, University of Sydney</w:delText>
        </w:r>
      </w:del>
    </w:p>
    <w:p w14:paraId="0C486983" w14:textId="0B2802F1" w:rsidR="004E43B7" w:rsidDel="000B0E4D" w:rsidRDefault="004E43B7" w:rsidP="00DF32C9">
      <w:pPr>
        <w:pStyle w:val="ListParagraph"/>
        <w:numPr>
          <w:ilvl w:val="0"/>
          <w:numId w:val="9"/>
        </w:numPr>
        <w:overflowPunct w:val="0"/>
        <w:autoSpaceDE w:val="0"/>
        <w:autoSpaceDN w:val="0"/>
        <w:adjustRightInd w:val="0"/>
        <w:spacing w:after="0" w:line="240" w:lineRule="auto"/>
        <w:textAlignment w:val="baseline"/>
        <w:rPr>
          <w:del w:id="12" w:author="Kit Double" w:date="2025-03-12T14:58:00Z" w16du:dateUtc="2025-03-12T03:58:00Z"/>
          <w:color w:val="000000" w:themeColor="text1"/>
          <w:sz w:val="24"/>
          <w:szCs w:val="24"/>
        </w:rPr>
      </w:pPr>
      <w:del w:id="13" w:author="Kit Double" w:date="2025-03-12T14:58:00Z" w16du:dateUtc="2025-03-12T03:58:00Z">
        <w:r w:rsidDel="000B0E4D">
          <w:rPr>
            <w:rFonts w:cstheme="minorHAnsi"/>
            <w:sz w:val="24"/>
            <w:szCs w:val="28"/>
          </w:rPr>
          <w:delText>Mr Ryan Choo, Honours Student, School of Psychology, University of Sydney</w:delText>
        </w:r>
      </w:del>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67C73473" w14:textId="77777777" w:rsidR="00B345B3" w:rsidRPr="005D0E2A" w:rsidRDefault="00B345B3" w:rsidP="00B345B3">
      <w:pPr>
        <w:spacing w:after="0" w:line="240" w:lineRule="auto"/>
        <w:ind w:left="360"/>
        <w:jc w:val="both"/>
        <w:rPr>
          <w:ins w:id="14" w:author="Kit Double" w:date="2025-03-12T14:58:00Z" w16du:dateUtc="2025-03-12T03:58:00Z"/>
          <w:rFonts w:cstheme="minorHAnsi"/>
          <w:sz w:val="24"/>
          <w:szCs w:val="28"/>
        </w:rPr>
      </w:pPr>
      <w:ins w:id="15" w:author="Kit Double" w:date="2025-03-12T14:58:00Z" w16du:dateUtc="2025-03-12T03:58:00Z">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ins>
    </w:p>
    <w:p w14:paraId="28EDCB52" w14:textId="4A1A2340" w:rsidR="00F54E30" w:rsidDel="00B345B3" w:rsidRDefault="00F54E30" w:rsidP="00F54E30">
      <w:pPr>
        <w:spacing w:after="0" w:line="240" w:lineRule="auto"/>
        <w:ind w:left="360"/>
        <w:jc w:val="both"/>
        <w:rPr>
          <w:del w:id="16" w:author="Kit Double" w:date="2025-03-12T14:58:00Z" w16du:dateUtc="2025-03-12T03:58:00Z"/>
          <w:rFonts w:cstheme="minorHAnsi"/>
          <w:sz w:val="24"/>
          <w:szCs w:val="28"/>
        </w:rPr>
      </w:pPr>
      <w:del w:id="17" w:author="Kit Double" w:date="2025-03-12T14:58:00Z" w16du:dateUtc="2025-03-12T03:58:00Z">
        <w:r w:rsidDel="00B345B3">
          <w:rPr>
            <w:rFonts w:cstheme="minorHAnsi"/>
            <w:sz w:val="24"/>
            <w:szCs w:val="28"/>
          </w:rPr>
          <w:delText xml:space="preserve">Data from this study may form the basis of the PhD theses of </w:delText>
        </w:r>
        <w:r w:rsidDel="00B345B3">
          <w:rPr>
            <w:color w:val="000000" w:themeColor="text1"/>
            <w:sz w:val="24"/>
            <w:szCs w:val="24"/>
          </w:rPr>
          <w:delText>Yueting Zhan</w:delText>
        </w:r>
        <w:r w:rsidDel="00B345B3">
          <w:rPr>
            <w:rFonts w:cstheme="minorHAnsi"/>
            <w:sz w:val="24"/>
            <w:szCs w:val="28"/>
          </w:rPr>
          <w:delText xml:space="preserve"> and </w:delText>
        </w:r>
        <w:r w:rsidRPr="00826504" w:rsidDel="00B345B3">
          <w:rPr>
            <w:color w:val="000000" w:themeColor="text1"/>
            <w:sz w:val="24"/>
            <w:szCs w:val="24"/>
          </w:rPr>
          <w:delText>Krasimira Alexandrova</w:delText>
        </w:r>
        <w:r w:rsidDel="00B345B3">
          <w:rPr>
            <w:rFonts w:cstheme="minorHAnsi"/>
            <w:sz w:val="24"/>
            <w:szCs w:val="28"/>
          </w:rPr>
          <w:delText xml:space="preserve"> as well as the Honours theses of Callum Brown, Sze Ching Rachel Kwok, </w:delText>
        </w:r>
        <w:r w:rsidR="004E43B7" w:rsidDel="00B345B3">
          <w:rPr>
            <w:rFonts w:cstheme="minorHAnsi"/>
            <w:sz w:val="24"/>
            <w:szCs w:val="28"/>
          </w:rPr>
          <w:delText xml:space="preserve">Ryan Choo, </w:delText>
        </w:r>
        <w:r w:rsidDel="00B345B3">
          <w:rPr>
            <w:rFonts w:cstheme="minorHAnsi"/>
            <w:sz w:val="24"/>
            <w:szCs w:val="28"/>
          </w:rPr>
          <w:delText>Mariya Bartosh, Anthony Mbonu</w:delText>
        </w:r>
        <w:r w:rsidRPr="005D0E2A" w:rsidDel="00B345B3">
          <w:rPr>
            <w:rFonts w:cstheme="minorHAnsi"/>
            <w:sz w:val="24"/>
            <w:szCs w:val="28"/>
          </w:rPr>
          <w:delText xml:space="preserve">. </w:delText>
        </w:r>
      </w:del>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18" w:name="_Hlk53576914"/>
      <w:r w:rsidRPr="006911D2">
        <w:rPr>
          <w:rFonts w:cstheme="minorHAnsi"/>
          <w:sz w:val="24"/>
          <w:szCs w:val="28"/>
        </w:rPr>
        <w:lastRenderedPageBreak/>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8"/>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9" w:name="_Hlk33515780"/>
      <w:r>
        <w:rPr>
          <w:rFonts w:cstheme="minorHAnsi"/>
          <w:sz w:val="24"/>
          <w:szCs w:val="28"/>
        </w:rPr>
        <w:lastRenderedPageBreak/>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0"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9"/>
    <w:bookmarkEnd w:id="20"/>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BB7AB" w14:textId="77777777" w:rsidR="005F2087" w:rsidRDefault="005F2087" w:rsidP="00810EA6">
      <w:pPr>
        <w:spacing w:after="0" w:line="240" w:lineRule="auto"/>
      </w:pPr>
      <w:r>
        <w:separator/>
      </w:r>
    </w:p>
  </w:endnote>
  <w:endnote w:type="continuationSeparator" w:id="0">
    <w:p w14:paraId="26607B8F" w14:textId="77777777" w:rsidR="005F2087" w:rsidRDefault="005F2087"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0D14" w14:textId="77777777" w:rsidR="00627D44" w:rsidRDefault="00627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62178523" w:rsidR="00627D44" w:rsidRPr="008A2B05" w:rsidRDefault="00810EA6" w:rsidP="00627D44">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ins w:id="21" w:author="Kit Double" w:date="2025-04-03T10:13:00Z" w16du:dateUtc="2025-04-02T23:13:00Z">
      <w:r w:rsidR="00535F64">
        <w:rPr>
          <w:rFonts w:cstheme="minorHAnsi"/>
          <w:color w:val="E64626"/>
          <w:sz w:val="20"/>
          <w:szCs w:val="20"/>
        </w:rPr>
        <w:t>Version 7, 3 April 2025</w:t>
      </w:r>
    </w:ins>
    <w:del w:id="22" w:author="Kit Double" w:date="2025-04-03T10:13:00Z" w16du:dateUtc="2025-04-02T23:13:00Z">
      <w:r w:rsidR="00627D44" w:rsidDel="00535F64">
        <w:rPr>
          <w:rFonts w:cstheme="minorHAnsi"/>
          <w:color w:val="E64626"/>
          <w:sz w:val="20"/>
          <w:szCs w:val="20"/>
        </w:rPr>
        <w:delText xml:space="preserve">Version </w:delText>
      </w:r>
      <w:r w:rsidR="0018279D" w:rsidDel="00535F64">
        <w:rPr>
          <w:rFonts w:cstheme="minorHAnsi"/>
          <w:color w:val="E64626"/>
          <w:sz w:val="20"/>
          <w:szCs w:val="20"/>
        </w:rPr>
        <w:delText>6</w:delText>
      </w:r>
      <w:r w:rsidR="00627D44" w:rsidDel="00535F64">
        <w:rPr>
          <w:rFonts w:cstheme="minorHAnsi"/>
          <w:color w:val="E64626"/>
          <w:sz w:val="20"/>
          <w:szCs w:val="20"/>
        </w:rPr>
        <w:delText xml:space="preserve">, </w:delText>
      </w:r>
      <w:r w:rsidR="0018279D" w:rsidDel="00535F64">
        <w:rPr>
          <w:rFonts w:cstheme="minorHAnsi"/>
          <w:color w:val="E64626"/>
          <w:sz w:val="20"/>
          <w:szCs w:val="20"/>
        </w:rPr>
        <w:delText>26</w:delText>
      </w:r>
      <w:r w:rsidR="0018279D" w:rsidRPr="00E63FDB" w:rsidDel="00535F64">
        <w:rPr>
          <w:rFonts w:cstheme="minorHAnsi"/>
          <w:color w:val="E64626"/>
          <w:sz w:val="20"/>
          <w:szCs w:val="20"/>
          <w:vertAlign w:val="superscript"/>
        </w:rPr>
        <w:delText>th</w:delText>
      </w:r>
      <w:r w:rsidR="0018279D" w:rsidDel="00535F64">
        <w:rPr>
          <w:rFonts w:cstheme="minorHAnsi"/>
          <w:color w:val="E64626"/>
          <w:sz w:val="20"/>
          <w:szCs w:val="20"/>
        </w:rPr>
        <w:delText xml:space="preserve"> February 2025</w:delText>
      </w:r>
    </w:del>
  </w:p>
  <w:p w14:paraId="5A1CBBE1" w14:textId="72AC1A2A"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CA77" w14:textId="77777777" w:rsidR="00627D44" w:rsidRDefault="0062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DE50C" w14:textId="77777777" w:rsidR="005F2087" w:rsidRDefault="005F2087" w:rsidP="00810EA6">
      <w:pPr>
        <w:spacing w:after="0" w:line="240" w:lineRule="auto"/>
      </w:pPr>
      <w:r>
        <w:separator/>
      </w:r>
    </w:p>
  </w:footnote>
  <w:footnote w:type="continuationSeparator" w:id="0">
    <w:p w14:paraId="095F13AE" w14:textId="77777777" w:rsidR="005F2087" w:rsidRDefault="005F2087"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92A2" w14:textId="77777777" w:rsidR="00627D44" w:rsidRDefault="00627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A46E" w14:textId="77777777" w:rsidR="00627D44" w:rsidRDefault="00627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1406" w14:textId="77777777" w:rsidR="00627D44" w:rsidRDefault="00627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B0E4D"/>
    <w:rsid w:val="000D350E"/>
    <w:rsid w:val="000E337F"/>
    <w:rsid w:val="000E5475"/>
    <w:rsid w:val="000E6505"/>
    <w:rsid w:val="0010325E"/>
    <w:rsid w:val="00103798"/>
    <w:rsid w:val="001415FA"/>
    <w:rsid w:val="0016292A"/>
    <w:rsid w:val="0018279D"/>
    <w:rsid w:val="001863C6"/>
    <w:rsid w:val="001A2562"/>
    <w:rsid w:val="001D35FC"/>
    <w:rsid w:val="001F690C"/>
    <w:rsid w:val="002227B7"/>
    <w:rsid w:val="002918F5"/>
    <w:rsid w:val="002A18A5"/>
    <w:rsid w:val="002A24DF"/>
    <w:rsid w:val="00326D4D"/>
    <w:rsid w:val="00337DFD"/>
    <w:rsid w:val="0035749F"/>
    <w:rsid w:val="003921A2"/>
    <w:rsid w:val="003D0289"/>
    <w:rsid w:val="003E068A"/>
    <w:rsid w:val="003E3B96"/>
    <w:rsid w:val="003F32B2"/>
    <w:rsid w:val="0043593F"/>
    <w:rsid w:val="00471DA9"/>
    <w:rsid w:val="004842B5"/>
    <w:rsid w:val="004A41F4"/>
    <w:rsid w:val="004C42EC"/>
    <w:rsid w:val="004E43B7"/>
    <w:rsid w:val="00515F14"/>
    <w:rsid w:val="00535F64"/>
    <w:rsid w:val="00586406"/>
    <w:rsid w:val="005A7B7D"/>
    <w:rsid w:val="005B1324"/>
    <w:rsid w:val="005D0E2A"/>
    <w:rsid w:val="005F2087"/>
    <w:rsid w:val="00601E38"/>
    <w:rsid w:val="00627D44"/>
    <w:rsid w:val="006407E7"/>
    <w:rsid w:val="0064727A"/>
    <w:rsid w:val="00652233"/>
    <w:rsid w:val="006803E7"/>
    <w:rsid w:val="0068520B"/>
    <w:rsid w:val="00690F1C"/>
    <w:rsid w:val="006911D2"/>
    <w:rsid w:val="0069439D"/>
    <w:rsid w:val="006A7F94"/>
    <w:rsid w:val="006C5E9E"/>
    <w:rsid w:val="006E1F9B"/>
    <w:rsid w:val="007153E0"/>
    <w:rsid w:val="007424B7"/>
    <w:rsid w:val="0078459B"/>
    <w:rsid w:val="00796873"/>
    <w:rsid w:val="007C3FEC"/>
    <w:rsid w:val="007E72FC"/>
    <w:rsid w:val="007F155F"/>
    <w:rsid w:val="00810EA6"/>
    <w:rsid w:val="00857A6A"/>
    <w:rsid w:val="00873239"/>
    <w:rsid w:val="00882730"/>
    <w:rsid w:val="00887FD1"/>
    <w:rsid w:val="008910DC"/>
    <w:rsid w:val="008A0628"/>
    <w:rsid w:val="008A2B05"/>
    <w:rsid w:val="008B16B7"/>
    <w:rsid w:val="008B2D0D"/>
    <w:rsid w:val="008C1ED1"/>
    <w:rsid w:val="00916CF9"/>
    <w:rsid w:val="00926F35"/>
    <w:rsid w:val="00954DF0"/>
    <w:rsid w:val="00965F75"/>
    <w:rsid w:val="00991B21"/>
    <w:rsid w:val="009A2844"/>
    <w:rsid w:val="009B6F0C"/>
    <w:rsid w:val="00A03113"/>
    <w:rsid w:val="00A4619C"/>
    <w:rsid w:val="00AD0E72"/>
    <w:rsid w:val="00AE7861"/>
    <w:rsid w:val="00B132F8"/>
    <w:rsid w:val="00B21895"/>
    <w:rsid w:val="00B345B3"/>
    <w:rsid w:val="00B52E02"/>
    <w:rsid w:val="00B71347"/>
    <w:rsid w:val="00BD46F4"/>
    <w:rsid w:val="00BE046D"/>
    <w:rsid w:val="00BF3501"/>
    <w:rsid w:val="00C72DA3"/>
    <w:rsid w:val="00C84E63"/>
    <w:rsid w:val="00C87344"/>
    <w:rsid w:val="00C90FE2"/>
    <w:rsid w:val="00CF641D"/>
    <w:rsid w:val="00D00E6F"/>
    <w:rsid w:val="00DB1B0D"/>
    <w:rsid w:val="00DD3AB6"/>
    <w:rsid w:val="00DF32C9"/>
    <w:rsid w:val="00E2288C"/>
    <w:rsid w:val="00E63FDB"/>
    <w:rsid w:val="00E679AC"/>
    <w:rsid w:val="00EC34E9"/>
    <w:rsid w:val="00EC6B4E"/>
    <w:rsid w:val="00ED17AB"/>
    <w:rsid w:val="00ED7C29"/>
    <w:rsid w:val="00EE734C"/>
    <w:rsid w:val="00EF3700"/>
    <w:rsid w:val="00F04F6F"/>
    <w:rsid w:val="00F54E3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2.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19</cp:revision>
  <dcterms:created xsi:type="dcterms:W3CDTF">2022-11-03T02:59:00Z</dcterms:created>
  <dcterms:modified xsi:type="dcterms:W3CDTF">2025-04-02T23:13:00Z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