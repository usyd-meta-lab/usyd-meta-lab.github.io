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2F3AE97"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28C0DFC2" w14:textId="57CD4EA4" w:rsidR="00AC56F2" w:rsidRDefault="00AC56F2"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del w:id="0" w:author="Kit Double" w:date="2025-03-25T10:26:00Z" w16du:dateUtc="2025-03-24T23:26:00Z">
        <w:r w:rsidDel="005C1809">
          <w:rPr>
            <w:color w:val="000000" w:themeColor="text1"/>
            <w:sz w:val="24"/>
            <w:szCs w:val="24"/>
          </w:rPr>
          <w:delText xml:space="preserve">Associate </w:delText>
        </w:r>
      </w:del>
      <w:r w:rsidR="006215C4">
        <w:rPr>
          <w:color w:val="000000" w:themeColor="text1"/>
          <w:sz w:val="24"/>
          <w:szCs w:val="24"/>
        </w:rPr>
        <w:t>P</w:t>
      </w:r>
      <w:r>
        <w:rPr>
          <w:color w:val="000000" w:themeColor="text1"/>
          <w:sz w:val="24"/>
          <w:szCs w:val="24"/>
        </w:rPr>
        <w:t>rofessor Damian Birney, School of Psychology, University of Sydney</w:t>
      </w:r>
    </w:p>
    <w:p w14:paraId="0A54DE3C" w14:textId="14974496" w:rsidR="00AC56F2" w:rsidRDefault="00AC56F2"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del w:id="1" w:author="Kit Double" w:date="2025-03-25T10:26:00Z" w16du:dateUtc="2025-03-24T23:26:00Z">
        <w:r w:rsidDel="005C1809">
          <w:rPr>
            <w:color w:val="000000" w:themeColor="text1"/>
            <w:sz w:val="24"/>
            <w:szCs w:val="24"/>
          </w:rPr>
          <w:delText xml:space="preserve">Dr </w:delText>
        </w:r>
      </w:del>
      <w:ins w:id="2" w:author="Kit Double" w:date="2025-03-25T10:26:00Z" w16du:dateUtc="2025-03-24T23:26:00Z">
        <w:r w:rsidR="005C1809">
          <w:rPr>
            <w:color w:val="000000" w:themeColor="text1"/>
            <w:sz w:val="24"/>
            <w:szCs w:val="24"/>
          </w:rPr>
          <w:t>Associat</w:t>
        </w:r>
      </w:ins>
      <w:ins w:id="3" w:author="Kit Double" w:date="2025-03-25T10:27:00Z" w16du:dateUtc="2025-03-24T23:27:00Z">
        <w:r w:rsidR="005C1809">
          <w:rPr>
            <w:color w:val="000000" w:themeColor="text1"/>
            <w:sz w:val="24"/>
            <w:szCs w:val="24"/>
          </w:rPr>
          <w:t>e Professor</w:t>
        </w:r>
      </w:ins>
      <w:ins w:id="4" w:author="Kit Double" w:date="2025-03-25T10:26:00Z" w16du:dateUtc="2025-03-24T23:26:00Z">
        <w:r w:rsidR="005C1809">
          <w:rPr>
            <w:color w:val="000000" w:themeColor="text1"/>
            <w:sz w:val="24"/>
            <w:szCs w:val="24"/>
          </w:rPr>
          <w:t xml:space="preserve"> </w:t>
        </w:r>
      </w:ins>
      <w:r>
        <w:rPr>
          <w:color w:val="000000" w:themeColor="text1"/>
          <w:sz w:val="24"/>
          <w:szCs w:val="24"/>
        </w:rPr>
        <w:t>Micah Goldwater, Lecturer, School of Psychology, University of Sydney</w:t>
      </w:r>
    </w:p>
    <w:p w14:paraId="450D5058" w14:textId="6410CCFD" w:rsidR="002F1D77" w:rsidRDefault="002F1D77" w:rsidP="002F1D77">
      <w:pPr>
        <w:pStyle w:val="ListParagraph"/>
        <w:numPr>
          <w:ilvl w:val="0"/>
          <w:numId w:val="9"/>
        </w:numPr>
        <w:overflowPunct w:val="0"/>
        <w:autoSpaceDE w:val="0"/>
        <w:autoSpaceDN w:val="0"/>
        <w:adjustRightInd w:val="0"/>
        <w:spacing w:after="0" w:line="240" w:lineRule="auto"/>
        <w:textAlignment w:val="baseline"/>
        <w:rPr>
          <w:ins w:id="5" w:author="Kit Double" w:date="2025-03-12T14:58:00Z" w16du:dateUtc="2025-03-12T03:58:00Z"/>
          <w:color w:val="000000" w:themeColor="text1"/>
          <w:sz w:val="24"/>
          <w:szCs w:val="24"/>
        </w:rPr>
      </w:pPr>
      <w:r w:rsidRPr="002F1D77">
        <w:rPr>
          <w:color w:val="000000" w:themeColor="text1"/>
          <w:sz w:val="24"/>
          <w:szCs w:val="24"/>
        </w:rPr>
        <w:t>Dr Hilary Don, Research Officer, School of Psychology, University of Sydney</w:t>
      </w:r>
    </w:p>
    <w:p w14:paraId="3BC26D5F" w14:textId="354B6703" w:rsidR="000030F8" w:rsidRPr="000030F8" w:rsidRDefault="000030F8" w:rsidP="00003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Change w:id="6" w:author="Kit Double" w:date="2025-03-12T14:59:00Z" w16du:dateUtc="2025-03-12T03:59:00Z">
            <w:rPr/>
          </w:rPrChange>
        </w:rPr>
      </w:pPr>
      <w:ins w:id="7" w:author="Kit Double" w:date="2025-03-12T14:58:00Z" w16du:dateUtc="2025-03-12T03:58:00Z">
        <w:r w:rsidRPr="001540A2">
          <w:rPr>
            <w:color w:val="000000" w:themeColor="text1"/>
            <w:sz w:val="24"/>
            <w:szCs w:val="24"/>
          </w:rPr>
          <w:t xml:space="preserve">Ms </w:t>
        </w:r>
        <w:r>
          <w:rPr>
            <w:color w:val="000000" w:themeColor="text1"/>
            <w:sz w:val="24"/>
            <w:szCs w:val="24"/>
          </w:rPr>
          <w:t>Cynthia Feng</w:t>
        </w:r>
        <w:r w:rsidRPr="001540A2">
          <w:rPr>
            <w:color w:val="000000" w:themeColor="text1"/>
            <w:sz w:val="24"/>
            <w:szCs w:val="24"/>
          </w:rPr>
          <w:t xml:space="preserve">, PhD Student, School of Psychology, </w:t>
        </w:r>
        <w:r>
          <w:rPr>
            <w:color w:val="000000" w:themeColor="text1"/>
            <w:sz w:val="24"/>
            <w:szCs w:val="24"/>
          </w:rPr>
          <w:t>Un</w:t>
        </w:r>
        <w:r w:rsidRPr="001540A2">
          <w:rPr>
            <w:color w:val="000000" w:themeColor="text1"/>
            <w:sz w:val="24"/>
            <w:szCs w:val="24"/>
          </w:rPr>
          <w:t>iversity of Sydney</w:t>
        </w:r>
      </w:ins>
    </w:p>
    <w:p w14:paraId="74DE6595" w14:textId="6D31399A" w:rsidR="00AC56F2" w:rsidDel="00023990" w:rsidRDefault="00AC56F2" w:rsidP="00AC56F2">
      <w:pPr>
        <w:pStyle w:val="ListParagraph"/>
        <w:numPr>
          <w:ilvl w:val="0"/>
          <w:numId w:val="9"/>
        </w:numPr>
        <w:overflowPunct w:val="0"/>
        <w:autoSpaceDE w:val="0"/>
        <w:autoSpaceDN w:val="0"/>
        <w:adjustRightInd w:val="0"/>
        <w:spacing w:after="0" w:line="240" w:lineRule="auto"/>
        <w:textAlignment w:val="baseline"/>
        <w:rPr>
          <w:del w:id="8" w:author="Kit Double" w:date="2025-03-12T14:57:00Z" w16du:dateUtc="2025-03-12T03:57:00Z"/>
          <w:color w:val="000000" w:themeColor="text1"/>
          <w:sz w:val="24"/>
          <w:szCs w:val="24"/>
        </w:rPr>
      </w:pPr>
      <w:del w:id="9" w:author="Kit Double" w:date="2025-03-12T14:57:00Z" w16du:dateUtc="2025-03-12T03:57:00Z">
        <w:r w:rsidDel="00023990">
          <w:rPr>
            <w:color w:val="000000" w:themeColor="text1"/>
            <w:sz w:val="24"/>
            <w:szCs w:val="24"/>
          </w:rPr>
          <w:delText>Ms Krasimira Alexandrova, PhD Student, School of Psychology, university of Sydney</w:delText>
        </w:r>
      </w:del>
    </w:p>
    <w:p w14:paraId="33211EA7" w14:textId="77777777" w:rsidR="00337038" w:rsidRDefault="00337038"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proofErr w:type="spellStart"/>
      <w:r>
        <w:rPr>
          <w:color w:val="000000" w:themeColor="text1"/>
          <w:sz w:val="24"/>
          <w:szCs w:val="24"/>
        </w:rPr>
        <w:t>Yueting</w:t>
      </w:r>
      <w:proofErr w:type="spellEnd"/>
      <w:r>
        <w:rPr>
          <w:color w:val="000000" w:themeColor="text1"/>
          <w:sz w:val="24"/>
          <w:szCs w:val="24"/>
        </w:rPr>
        <w:t xml:space="preserve"> Zhan, PhD Student, School of Psychology, University of Sydney</w:t>
      </w:r>
    </w:p>
    <w:p w14:paraId="7DD38653" w14:textId="76826C03" w:rsidR="009F0D47" w:rsidRPr="002F1D77" w:rsidDel="00023990" w:rsidRDefault="009F0D47" w:rsidP="00337038">
      <w:pPr>
        <w:pStyle w:val="ListParagraph"/>
        <w:numPr>
          <w:ilvl w:val="0"/>
          <w:numId w:val="9"/>
        </w:numPr>
        <w:overflowPunct w:val="0"/>
        <w:autoSpaceDE w:val="0"/>
        <w:autoSpaceDN w:val="0"/>
        <w:adjustRightInd w:val="0"/>
        <w:spacing w:after="0" w:line="240" w:lineRule="auto"/>
        <w:textAlignment w:val="baseline"/>
        <w:rPr>
          <w:del w:id="10" w:author="Kit Double" w:date="2025-03-12T14:57:00Z" w16du:dateUtc="2025-03-12T03:57:00Z"/>
          <w:color w:val="000000" w:themeColor="text1"/>
          <w:sz w:val="24"/>
          <w:szCs w:val="24"/>
        </w:rPr>
      </w:pPr>
      <w:del w:id="11" w:author="Kit Double" w:date="2025-03-12T14:57:00Z" w16du:dateUtc="2025-03-12T03:57:00Z">
        <w:r w:rsidDel="00023990">
          <w:rPr>
            <w:color w:val="000000" w:themeColor="text1"/>
            <w:sz w:val="24"/>
            <w:szCs w:val="24"/>
          </w:rPr>
          <w:delText xml:space="preserve">Ms </w:delText>
        </w:r>
        <w:r w:rsidDel="00023990">
          <w:rPr>
            <w:rFonts w:cstheme="minorHAnsi"/>
            <w:sz w:val="24"/>
            <w:szCs w:val="28"/>
          </w:rPr>
          <w:delText>Sze Ching Rachel Kwok, Honours Student, School of Psychology, University of Sydney</w:delText>
        </w:r>
      </w:del>
    </w:p>
    <w:p w14:paraId="54DC70E2" w14:textId="55E25C6E" w:rsidR="009F0D47" w:rsidRPr="008E2E60" w:rsidDel="00023990" w:rsidRDefault="009F0D47" w:rsidP="00337038">
      <w:pPr>
        <w:pStyle w:val="ListParagraph"/>
        <w:numPr>
          <w:ilvl w:val="0"/>
          <w:numId w:val="9"/>
        </w:numPr>
        <w:overflowPunct w:val="0"/>
        <w:autoSpaceDE w:val="0"/>
        <w:autoSpaceDN w:val="0"/>
        <w:adjustRightInd w:val="0"/>
        <w:spacing w:after="0" w:line="240" w:lineRule="auto"/>
        <w:textAlignment w:val="baseline"/>
        <w:rPr>
          <w:del w:id="12" w:author="Kit Double" w:date="2025-03-12T14:57:00Z" w16du:dateUtc="2025-03-12T03:57:00Z"/>
          <w:color w:val="000000" w:themeColor="text1"/>
          <w:sz w:val="24"/>
          <w:szCs w:val="24"/>
        </w:rPr>
      </w:pPr>
      <w:del w:id="13" w:author="Kit Double" w:date="2025-03-12T14:57:00Z" w16du:dateUtc="2025-03-12T03:57:00Z">
        <w:r w:rsidDel="00023990">
          <w:rPr>
            <w:rFonts w:cstheme="minorHAnsi"/>
            <w:sz w:val="24"/>
            <w:szCs w:val="28"/>
          </w:rPr>
          <w:delText>Mr Callum Brown, Honours Student, School of Psychology, University of Sydney</w:delText>
        </w:r>
      </w:del>
    </w:p>
    <w:p w14:paraId="6FEF4025" w14:textId="00260681" w:rsidR="008E2E60" w:rsidRPr="00023990" w:rsidDel="00023990" w:rsidRDefault="008E2E60" w:rsidP="00337038">
      <w:pPr>
        <w:pStyle w:val="ListParagraph"/>
        <w:numPr>
          <w:ilvl w:val="0"/>
          <w:numId w:val="9"/>
        </w:numPr>
        <w:overflowPunct w:val="0"/>
        <w:autoSpaceDE w:val="0"/>
        <w:autoSpaceDN w:val="0"/>
        <w:adjustRightInd w:val="0"/>
        <w:spacing w:after="0" w:line="240" w:lineRule="auto"/>
        <w:textAlignment w:val="baseline"/>
        <w:rPr>
          <w:del w:id="14" w:author="Kit Double" w:date="2025-03-12T14:57:00Z" w16du:dateUtc="2025-03-12T03:57:00Z"/>
          <w:color w:val="000000" w:themeColor="text1"/>
          <w:sz w:val="24"/>
          <w:szCs w:val="24"/>
        </w:rPr>
      </w:pPr>
      <w:del w:id="15" w:author="Kit Double" w:date="2025-03-12T14:57:00Z" w16du:dateUtc="2025-03-12T03:57:00Z">
        <w:r w:rsidDel="00023990">
          <w:rPr>
            <w:rFonts w:cstheme="minorHAnsi"/>
            <w:sz w:val="24"/>
            <w:szCs w:val="28"/>
          </w:rPr>
          <w:delText>Mr Ryan Choo, Honours Student, School of Psychology, University of Sydney</w:delText>
        </w:r>
      </w:del>
    </w:p>
    <w:p w14:paraId="6BC9E071" w14:textId="72E7CEC1" w:rsidR="00C171BD"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w:t>
      </w:r>
      <w:r w:rsidR="000F7402">
        <w:rPr>
          <w:rFonts w:cstheme="minorHAnsi"/>
          <w:sz w:val="24"/>
          <w:szCs w:val="28"/>
        </w:rPr>
        <w:t>s Mariya Bartosh</w:t>
      </w:r>
      <w:r>
        <w:rPr>
          <w:rFonts w:cstheme="minorHAnsi"/>
          <w:sz w:val="24"/>
          <w:szCs w:val="28"/>
        </w:rPr>
        <w:t>, Honours Student, School of Psychology, University of Sydney</w:t>
      </w:r>
    </w:p>
    <w:p w14:paraId="5A7FE6EF" w14:textId="779FA154" w:rsidR="00C171BD" w:rsidRDefault="00C171BD" w:rsidP="00C171BD">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4406F5A6" w14:textId="77777777" w:rsidR="00337038" w:rsidRPr="002973E3" w:rsidRDefault="00337038" w:rsidP="00023990">
      <w:pPr>
        <w:spacing w:after="0"/>
        <w:jc w:val="both"/>
        <w:rPr>
          <w:rFonts w:cstheme="minorHAnsi"/>
          <w:b/>
          <w:bCs/>
          <w:sz w:val="24"/>
          <w:szCs w:val="28"/>
        </w:rPr>
      </w:pPr>
    </w:p>
    <w:p w14:paraId="5A0AC45C" w14:textId="77777777" w:rsidR="00337038" w:rsidRPr="005D0E2A" w:rsidRDefault="00337038" w:rsidP="00337038">
      <w:pPr>
        <w:spacing w:after="0" w:line="240" w:lineRule="auto"/>
        <w:ind w:left="360"/>
        <w:jc w:val="both"/>
        <w:rPr>
          <w:rFonts w:cstheme="minorHAnsi"/>
          <w:sz w:val="24"/>
          <w:szCs w:val="28"/>
        </w:rPr>
      </w:pPr>
    </w:p>
    <w:p w14:paraId="6A1BDC34" w14:textId="2F067739" w:rsidR="00337038" w:rsidRPr="005D0E2A" w:rsidRDefault="00337038" w:rsidP="00337038">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proofErr w:type="spellStart"/>
      <w:r>
        <w:rPr>
          <w:color w:val="000000" w:themeColor="text1"/>
          <w:sz w:val="24"/>
          <w:szCs w:val="24"/>
        </w:rPr>
        <w:t>Yueting</w:t>
      </w:r>
      <w:proofErr w:type="spellEnd"/>
      <w:r>
        <w:rPr>
          <w:color w:val="000000" w:themeColor="text1"/>
          <w:sz w:val="24"/>
          <w:szCs w:val="24"/>
        </w:rPr>
        <w:t xml:space="preserve"> Zhan</w:t>
      </w:r>
      <w:r>
        <w:rPr>
          <w:rFonts w:cstheme="minorHAnsi"/>
          <w:sz w:val="24"/>
          <w:szCs w:val="28"/>
        </w:rPr>
        <w:t xml:space="preserve"> </w:t>
      </w:r>
      <w:r w:rsidR="007048D1">
        <w:rPr>
          <w:rFonts w:cstheme="minorHAnsi"/>
          <w:sz w:val="24"/>
          <w:szCs w:val="28"/>
        </w:rPr>
        <w:t xml:space="preserve">and </w:t>
      </w:r>
      <w:del w:id="16" w:author="Kit Double" w:date="2025-03-12T14:57:00Z" w16du:dateUtc="2025-03-12T03:57:00Z">
        <w:r w:rsidR="007048D1" w:rsidRPr="00826504" w:rsidDel="00023990">
          <w:rPr>
            <w:color w:val="000000" w:themeColor="text1"/>
            <w:sz w:val="24"/>
            <w:szCs w:val="24"/>
          </w:rPr>
          <w:delText>Krasimira Alexandrova</w:delText>
        </w:r>
      </w:del>
      <w:ins w:id="17" w:author="Kit Double" w:date="2025-03-12T14:57:00Z" w16du:dateUtc="2025-03-12T03:57:00Z">
        <w:r w:rsidR="00023990">
          <w:rPr>
            <w:color w:val="000000" w:themeColor="text1"/>
            <w:sz w:val="24"/>
            <w:szCs w:val="24"/>
          </w:rPr>
          <w:t>Cynthia</w:t>
        </w:r>
        <w:r w:rsidR="004214EA">
          <w:rPr>
            <w:color w:val="000000" w:themeColor="text1"/>
            <w:sz w:val="24"/>
            <w:szCs w:val="24"/>
          </w:rPr>
          <w:t xml:space="preserve"> Feng</w:t>
        </w:r>
      </w:ins>
      <w:r w:rsidR="007048D1">
        <w:rPr>
          <w:rFonts w:cstheme="minorHAnsi"/>
          <w:sz w:val="24"/>
          <w:szCs w:val="28"/>
        </w:rPr>
        <w:t xml:space="preserve"> </w:t>
      </w:r>
      <w:r>
        <w:rPr>
          <w:rFonts w:cstheme="minorHAnsi"/>
          <w:sz w:val="24"/>
          <w:szCs w:val="28"/>
        </w:rPr>
        <w:t xml:space="preserve">as well as the Honours theses of </w:t>
      </w:r>
      <w:del w:id="18" w:author="Kit Double" w:date="2025-03-12T14:57:00Z" w16du:dateUtc="2025-03-12T03:57:00Z">
        <w:r w:rsidDel="004214EA">
          <w:rPr>
            <w:rFonts w:cstheme="minorHAnsi"/>
            <w:sz w:val="24"/>
            <w:szCs w:val="28"/>
          </w:rPr>
          <w:delText>Callum Brown</w:delText>
        </w:r>
        <w:r w:rsidR="009F76C0" w:rsidDel="004214EA">
          <w:rPr>
            <w:rFonts w:cstheme="minorHAnsi"/>
            <w:sz w:val="24"/>
            <w:szCs w:val="28"/>
          </w:rPr>
          <w:delText xml:space="preserve">, </w:delText>
        </w:r>
        <w:r w:rsidDel="004214EA">
          <w:rPr>
            <w:rFonts w:cstheme="minorHAnsi"/>
            <w:sz w:val="24"/>
            <w:szCs w:val="28"/>
          </w:rPr>
          <w:delText>Sze Ching Rachel Kwok</w:delText>
        </w:r>
        <w:r w:rsidR="009F76C0" w:rsidDel="004214EA">
          <w:rPr>
            <w:rFonts w:cstheme="minorHAnsi"/>
            <w:sz w:val="24"/>
            <w:szCs w:val="28"/>
          </w:rPr>
          <w:delText xml:space="preserve">, </w:delText>
        </w:r>
        <w:r w:rsidR="008E2E60" w:rsidDel="004214EA">
          <w:rPr>
            <w:rFonts w:cstheme="minorHAnsi"/>
            <w:sz w:val="24"/>
            <w:szCs w:val="28"/>
          </w:rPr>
          <w:delText xml:space="preserve">Ryan Choo, </w:delText>
        </w:r>
      </w:del>
      <w:r w:rsidR="009F76C0">
        <w:rPr>
          <w:rFonts w:cstheme="minorHAnsi"/>
          <w:sz w:val="24"/>
          <w:szCs w:val="28"/>
        </w:rPr>
        <w:t>Mariya Bartosh, Anthony Mbonu</w:t>
      </w:r>
      <w:r w:rsidRPr="005D0E2A">
        <w:rPr>
          <w:rFonts w:cstheme="minorHAnsi"/>
          <w:sz w:val="24"/>
          <w:szCs w:val="28"/>
        </w:rPr>
        <w:t xml:space="preserve">. </w:t>
      </w:r>
    </w:p>
    <w:p w14:paraId="5AF057CF" w14:textId="11F4ED0B" w:rsidR="0043593F" w:rsidRPr="00AA69DF" w:rsidRDefault="0043593F" w:rsidP="0043593F">
      <w:pPr>
        <w:spacing w:after="0" w:line="240" w:lineRule="auto"/>
        <w:ind w:left="360"/>
        <w:jc w:val="both"/>
        <w:rPr>
          <w:rFonts w:cstheme="minorHAnsi"/>
          <w:sz w:val="24"/>
          <w:szCs w:val="28"/>
        </w:rPr>
      </w:pPr>
    </w:p>
    <w:p w14:paraId="1D137F70" w14:textId="71AE37A8" w:rsidR="006407E7" w:rsidRPr="005D0E2A" w:rsidRDefault="00337038" w:rsidP="00337038">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19"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72435997" w14:textId="77777777"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19"/>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3"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minutes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 xml:space="preserve">[YY.YY]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response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20"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21"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20"/>
    <w:bookmarkEnd w:id="21"/>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lastRenderedPageBreak/>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4"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543C6E0D"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Sydney</w:t>
      </w:r>
      <w:r w:rsidR="00FA0E48">
        <w:rPr>
          <w:rFonts w:cstheme="minorHAnsi"/>
          <w:sz w:val="24"/>
          <w:szCs w:val="28"/>
        </w:rPr>
        <w:t xml:space="preserve"> 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A1F18" w14:textId="77777777" w:rsidR="00154E8A" w:rsidRDefault="00154E8A" w:rsidP="00810EA6">
      <w:pPr>
        <w:spacing w:after="0" w:line="240" w:lineRule="auto"/>
      </w:pPr>
      <w:r>
        <w:separator/>
      </w:r>
    </w:p>
    <w:p w14:paraId="36C61294" w14:textId="77777777" w:rsidR="000030F8" w:rsidRDefault="000030F8"/>
  </w:endnote>
  <w:endnote w:type="continuationSeparator" w:id="0">
    <w:p w14:paraId="2C4B7F2F" w14:textId="77777777" w:rsidR="00154E8A" w:rsidRDefault="00154E8A" w:rsidP="00810EA6">
      <w:pPr>
        <w:spacing w:after="0" w:line="240" w:lineRule="auto"/>
      </w:pPr>
      <w:r>
        <w:continuationSeparator/>
      </w:r>
    </w:p>
    <w:p w14:paraId="47C3C58A" w14:textId="77777777" w:rsidR="000030F8" w:rsidRDefault="000030F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3921" w14:textId="4F6726A7" w:rsidR="00F81459" w:rsidRDefault="00F81459">
    <w:pPr>
      <w:pStyle w:val="Footer"/>
    </w:pPr>
  </w:p>
  <w:p w14:paraId="077CBAF2" w14:textId="77777777" w:rsidR="000030F8" w:rsidRDefault="000030F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56562613"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367181" w:rsidRPr="00367181">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ins w:id="22" w:author="Kit Double" w:date="2025-04-03T10:13:00Z" w16du:dateUtc="2025-04-02T23:13:00Z">
      <w:r w:rsidR="001B4F3C">
        <w:rPr>
          <w:rFonts w:cstheme="minorHAnsi"/>
          <w:color w:val="E64626"/>
          <w:sz w:val="20"/>
          <w:szCs w:val="20"/>
        </w:rPr>
        <w:t>Version 7, 3 April 2025</w:t>
      </w:r>
    </w:ins>
    <w:del w:id="23" w:author="Kit Double" w:date="2025-03-12T14:56:00Z" w16du:dateUtc="2025-03-12T03:56:00Z">
      <w:r w:rsidR="00F81459" w:rsidDel="00023990">
        <w:rPr>
          <w:rFonts w:cstheme="minorHAnsi"/>
          <w:color w:val="E64626"/>
          <w:sz w:val="20"/>
          <w:szCs w:val="20"/>
        </w:rPr>
        <w:delText xml:space="preserve">Version </w:delText>
      </w:r>
      <w:r w:rsidR="001572FD" w:rsidDel="00023990">
        <w:rPr>
          <w:rFonts w:cstheme="minorHAnsi"/>
          <w:color w:val="E64626"/>
          <w:sz w:val="20"/>
          <w:szCs w:val="20"/>
        </w:rPr>
        <w:delText xml:space="preserve">6, </w:delText>
      </w:r>
      <w:r w:rsidR="0061533E" w:rsidDel="00023990">
        <w:rPr>
          <w:rFonts w:cstheme="minorHAnsi"/>
          <w:color w:val="E64626"/>
          <w:sz w:val="20"/>
          <w:szCs w:val="20"/>
        </w:rPr>
        <w:delText>26</w:delText>
      </w:r>
      <w:r w:rsidR="0061533E" w:rsidRPr="00023990" w:rsidDel="00023990">
        <w:rPr>
          <w:rFonts w:cstheme="minorHAnsi"/>
          <w:color w:val="E64626"/>
          <w:sz w:val="20"/>
          <w:szCs w:val="20"/>
          <w:vertAlign w:val="superscript"/>
        </w:rPr>
        <w:delText>th</w:delText>
      </w:r>
      <w:r w:rsidR="0061533E" w:rsidDel="00023990">
        <w:rPr>
          <w:rFonts w:cstheme="minorHAnsi"/>
          <w:color w:val="E64626"/>
          <w:sz w:val="20"/>
          <w:szCs w:val="20"/>
        </w:rPr>
        <w:delText xml:space="preserve"> February 2025</w:delText>
      </w:r>
    </w:del>
  </w:p>
  <w:p w14:paraId="5FBBFEBC" w14:textId="77777777" w:rsidR="000030F8" w:rsidRDefault="000030F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8DDCF" w14:textId="77777777" w:rsidR="001B4F3C" w:rsidRDefault="001B4F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9D268" w14:textId="77777777" w:rsidR="00154E8A" w:rsidRDefault="00154E8A" w:rsidP="00810EA6">
      <w:pPr>
        <w:spacing w:after="0" w:line="240" w:lineRule="auto"/>
      </w:pPr>
      <w:r>
        <w:separator/>
      </w:r>
    </w:p>
    <w:p w14:paraId="45A225C7" w14:textId="77777777" w:rsidR="000030F8" w:rsidRDefault="000030F8"/>
  </w:footnote>
  <w:footnote w:type="continuationSeparator" w:id="0">
    <w:p w14:paraId="4899FEC2" w14:textId="77777777" w:rsidR="00154E8A" w:rsidRDefault="00154E8A" w:rsidP="00810EA6">
      <w:pPr>
        <w:spacing w:after="0" w:line="240" w:lineRule="auto"/>
      </w:pPr>
      <w:r>
        <w:continuationSeparator/>
      </w:r>
    </w:p>
    <w:p w14:paraId="2AD87F86" w14:textId="77777777" w:rsidR="000030F8" w:rsidRDefault="000030F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89DB" w14:textId="3C3E5A44" w:rsidR="00F81459" w:rsidRDefault="00F81459">
    <w:pPr>
      <w:pStyle w:val="Header"/>
    </w:pPr>
  </w:p>
  <w:p w14:paraId="25BD413C" w14:textId="77777777" w:rsidR="000030F8" w:rsidRDefault="000030F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8D92" w14:textId="1F6A2790" w:rsidR="00F81459" w:rsidRDefault="00F81459">
    <w:pPr>
      <w:pStyle w:val="Header"/>
    </w:pPr>
  </w:p>
  <w:p w14:paraId="687C66B2" w14:textId="77777777" w:rsidR="000030F8" w:rsidRDefault="000030F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8410C" w14:textId="77777777" w:rsidR="001B4F3C" w:rsidRDefault="001B4F3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030F8"/>
    <w:rsid w:val="00023990"/>
    <w:rsid w:val="00025C56"/>
    <w:rsid w:val="0003662B"/>
    <w:rsid w:val="0004491B"/>
    <w:rsid w:val="00047B6F"/>
    <w:rsid w:val="00065CB1"/>
    <w:rsid w:val="00066B88"/>
    <w:rsid w:val="000A038E"/>
    <w:rsid w:val="000E49C4"/>
    <w:rsid w:val="000F71B7"/>
    <w:rsid w:val="000F7402"/>
    <w:rsid w:val="001100C7"/>
    <w:rsid w:val="001259EE"/>
    <w:rsid w:val="001415FA"/>
    <w:rsid w:val="00154E8A"/>
    <w:rsid w:val="001572FD"/>
    <w:rsid w:val="001863C6"/>
    <w:rsid w:val="001B4F3C"/>
    <w:rsid w:val="002973E3"/>
    <w:rsid w:val="002A18A5"/>
    <w:rsid w:val="002B6867"/>
    <w:rsid w:val="002F1D77"/>
    <w:rsid w:val="003136EB"/>
    <w:rsid w:val="00326D4D"/>
    <w:rsid w:val="00337038"/>
    <w:rsid w:val="00337DFD"/>
    <w:rsid w:val="0035749F"/>
    <w:rsid w:val="00367181"/>
    <w:rsid w:val="003921A2"/>
    <w:rsid w:val="003D0289"/>
    <w:rsid w:val="003E068A"/>
    <w:rsid w:val="00417D13"/>
    <w:rsid w:val="004214EA"/>
    <w:rsid w:val="0043593F"/>
    <w:rsid w:val="00471DA9"/>
    <w:rsid w:val="004842B5"/>
    <w:rsid w:val="004A41F4"/>
    <w:rsid w:val="004C42EC"/>
    <w:rsid w:val="00515F14"/>
    <w:rsid w:val="00571BEC"/>
    <w:rsid w:val="00586406"/>
    <w:rsid w:val="005A7B7D"/>
    <w:rsid w:val="005B1324"/>
    <w:rsid w:val="005C1809"/>
    <w:rsid w:val="005D0E2A"/>
    <w:rsid w:val="0061533E"/>
    <w:rsid w:val="006215C4"/>
    <w:rsid w:val="00626A9C"/>
    <w:rsid w:val="00637FF9"/>
    <w:rsid w:val="006407E7"/>
    <w:rsid w:val="0064727A"/>
    <w:rsid w:val="00652233"/>
    <w:rsid w:val="0068251F"/>
    <w:rsid w:val="00690F1C"/>
    <w:rsid w:val="006911D2"/>
    <w:rsid w:val="006942A5"/>
    <w:rsid w:val="00697E44"/>
    <w:rsid w:val="006A400B"/>
    <w:rsid w:val="006A7F94"/>
    <w:rsid w:val="006C5E9E"/>
    <w:rsid w:val="006F3757"/>
    <w:rsid w:val="007048D1"/>
    <w:rsid w:val="007153E0"/>
    <w:rsid w:val="007223EE"/>
    <w:rsid w:val="007424B7"/>
    <w:rsid w:val="00781E42"/>
    <w:rsid w:val="00796188"/>
    <w:rsid w:val="00796873"/>
    <w:rsid w:val="007D5516"/>
    <w:rsid w:val="00810EA6"/>
    <w:rsid w:val="00811EFF"/>
    <w:rsid w:val="00830FD5"/>
    <w:rsid w:val="00833667"/>
    <w:rsid w:val="00857A6A"/>
    <w:rsid w:val="00873239"/>
    <w:rsid w:val="00882730"/>
    <w:rsid w:val="008910DC"/>
    <w:rsid w:val="008A2B05"/>
    <w:rsid w:val="008B2D0D"/>
    <w:rsid w:val="008E2E60"/>
    <w:rsid w:val="00916CF9"/>
    <w:rsid w:val="00926F35"/>
    <w:rsid w:val="00944742"/>
    <w:rsid w:val="00965F75"/>
    <w:rsid w:val="0097386A"/>
    <w:rsid w:val="009B6F0C"/>
    <w:rsid w:val="009F0D47"/>
    <w:rsid w:val="009F76C0"/>
    <w:rsid w:val="00A247D1"/>
    <w:rsid w:val="00A4619C"/>
    <w:rsid w:val="00AB6FF0"/>
    <w:rsid w:val="00AC56F2"/>
    <w:rsid w:val="00AE7861"/>
    <w:rsid w:val="00B21895"/>
    <w:rsid w:val="00B52E02"/>
    <w:rsid w:val="00B80999"/>
    <w:rsid w:val="00BC1EF9"/>
    <w:rsid w:val="00BD46F4"/>
    <w:rsid w:val="00BE2634"/>
    <w:rsid w:val="00C171BD"/>
    <w:rsid w:val="00C66478"/>
    <w:rsid w:val="00C72DA3"/>
    <w:rsid w:val="00C84E63"/>
    <w:rsid w:val="00CE792D"/>
    <w:rsid w:val="00D00E6F"/>
    <w:rsid w:val="00D1185D"/>
    <w:rsid w:val="00D55C84"/>
    <w:rsid w:val="00D8347A"/>
    <w:rsid w:val="00DA031B"/>
    <w:rsid w:val="00DA23EA"/>
    <w:rsid w:val="00DB0592"/>
    <w:rsid w:val="00DB183B"/>
    <w:rsid w:val="00DD3AB6"/>
    <w:rsid w:val="00E2288C"/>
    <w:rsid w:val="00E65552"/>
    <w:rsid w:val="00ED17AB"/>
    <w:rsid w:val="00F1780D"/>
    <w:rsid w:val="00F20E47"/>
    <w:rsid w:val="00F3002A"/>
    <w:rsid w:val="00F72B88"/>
    <w:rsid w:val="00F81459"/>
    <w:rsid w:val="00F9290B"/>
    <w:rsid w:val="00F93AA4"/>
    <w:rsid w:val="00FA0E48"/>
    <w:rsid w:val="00FB737C"/>
    <w:rsid w:val="00FB7E63"/>
    <w:rsid w:val="00FD62C3"/>
    <w:rsid w:val="00FD6BFA"/>
    <w:rsid w:val="00FE1366"/>
    <w:rsid w:val="00FE78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060861340">
      <w:bodyDiv w:val="1"/>
      <w:marLeft w:val="0"/>
      <w:marRight w:val="0"/>
      <w:marTop w:val="0"/>
      <w:marBottom w:val="0"/>
      <w:divBdr>
        <w:top w:val="none" w:sz="0" w:space="0" w:color="auto"/>
        <w:left w:val="none" w:sz="0" w:space="0" w:color="auto"/>
        <w:bottom w:val="none" w:sz="0" w:space="0" w:color="auto"/>
        <w:right w:val="none" w:sz="0" w:space="0" w:color="auto"/>
      </w:divBdr>
      <w:divsChild>
        <w:div w:id="655499178">
          <w:marLeft w:val="0"/>
          <w:marRight w:val="0"/>
          <w:marTop w:val="0"/>
          <w:marBottom w:val="0"/>
          <w:divBdr>
            <w:top w:val="none" w:sz="0" w:space="0" w:color="auto"/>
            <w:left w:val="none" w:sz="0" w:space="0" w:color="auto"/>
            <w:bottom w:val="none" w:sz="0" w:space="0" w:color="auto"/>
            <w:right w:val="none" w:sz="0" w:space="0" w:color="auto"/>
          </w:divBdr>
          <w:divsChild>
            <w:div w:id="625936435">
              <w:marLeft w:val="0"/>
              <w:marRight w:val="0"/>
              <w:marTop w:val="0"/>
              <w:marBottom w:val="0"/>
              <w:divBdr>
                <w:top w:val="none" w:sz="0" w:space="0" w:color="auto"/>
                <w:left w:val="none" w:sz="0" w:space="0" w:color="auto"/>
                <w:bottom w:val="none" w:sz="0" w:space="0" w:color="auto"/>
                <w:right w:val="none" w:sz="0" w:space="0" w:color="auto"/>
              </w:divBdr>
              <w:divsChild>
                <w:div w:id="59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9263D73-D419-4A01-9BA3-39B2F6C6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C0E919-CBBB-4046-A401-82859E51F2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4.xml><?xml version="1.0" encoding="utf-8"?>
<ds:datastoreItem xmlns:ds="http://schemas.openxmlformats.org/officeDocument/2006/customXml" ds:itemID="{C1CF3846-C0DE-4DA5-B678-1AAB25D926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913</Words>
  <Characters>5208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27</cp:revision>
  <dcterms:created xsi:type="dcterms:W3CDTF">2022-11-03T02:59:00Z</dcterms:created>
  <dcterms:modified xsi:type="dcterms:W3CDTF">2025-04-02T23:13:00Z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