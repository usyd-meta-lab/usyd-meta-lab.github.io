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2BBF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3A439C2"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0E489F4C"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444E8F"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Pr="00E23058"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ED5EAE4"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3FA0EC25"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2A59044B" w14:textId="53291817" w:rsidR="00444E8F" w:rsidRPr="00B33AA3" w:rsidRDefault="00444E8F" w:rsidP="00444E8F">
      <w:pPr>
        <w:pStyle w:val="ListParagraph"/>
        <w:numPr>
          <w:ilvl w:val="0"/>
          <w:numId w:val="9"/>
        </w:numPr>
        <w:overflowPunct w:val="0"/>
        <w:autoSpaceDE w:val="0"/>
        <w:autoSpaceDN w:val="0"/>
        <w:adjustRightInd w:val="0"/>
        <w:spacing w:after="0" w:line="240" w:lineRule="auto"/>
        <w:textAlignment w:val="baseline"/>
        <w:rPr>
          <w:ins w:id="0" w:author="Hilary Don" w:date="2025-09-01T14:34:00Z" w16du:dateUtc="2025-09-01T04:34:00Z"/>
          <w:color w:val="000000" w:themeColor="text1"/>
          <w:sz w:val="24"/>
          <w:szCs w:val="24"/>
          <w:rPrChange w:id="1" w:author="Hilary Don" w:date="2025-09-01T14:34:00Z" w16du:dateUtc="2025-09-01T04:34:00Z">
            <w:rPr>
              <w:ins w:id="2" w:author="Hilary Don" w:date="2025-09-01T14:34:00Z" w16du:dateUtc="2025-09-01T04:34:00Z"/>
              <w:rFonts w:cstheme="minorHAnsi"/>
              <w:sz w:val="24"/>
              <w:szCs w:val="28"/>
            </w:rPr>
          </w:rPrChange>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3B86D368" w14:textId="549FA2C7" w:rsidR="00B33AA3" w:rsidRPr="00B33AA3" w:rsidRDefault="00B33AA3" w:rsidP="00B33AA3">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3" w:author="Hilary Don" w:date="2025-09-01T14:35:00Z" w16du:dateUtc="2025-09-01T04:35:00Z">
            <w:rPr/>
          </w:rPrChange>
        </w:rPr>
      </w:pPr>
      <w:ins w:id="4" w:author="Hilary Don" w:date="2025-09-01T14:35:00Z" w16du:dateUtc="2025-09-01T04:35:00Z">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ins>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F62B570"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5"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Default="006942A5" w:rsidP="006942A5">
      <w:pPr>
        <w:spacing w:after="0" w:line="240" w:lineRule="auto"/>
        <w:ind w:left="360"/>
        <w:jc w:val="both"/>
        <w:rPr>
          <w:ins w:id="6" w:author="Kit" w:date="2025-12-18T10:28:00Z" w16du:dateUtc="2025-12-17T23:28:00Z"/>
          <w:rFonts w:cstheme="minorHAnsi"/>
          <w:sz w:val="24"/>
          <w:szCs w:val="28"/>
          <w:lang w:val="en-GB"/>
        </w:rPr>
      </w:pPr>
    </w:p>
    <w:p w14:paraId="68B14E8F" w14:textId="77777777" w:rsidR="00843EE6" w:rsidRDefault="00843EE6" w:rsidP="00843EE6">
      <w:pPr>
        <w:spacing w:after="0" w:line="240" w:lineRule="auto"/>
        <w:ind w:left="360"/>
        <w:jc w:val="both"/>
        <w:rPr>
          <w:ins w:id="7" w:author="Kit" w:date="2025-12-18T10:28:00Z" w16du:dateUtc="2025-12-17T23:28:00Z"/>
          <w:sz w:val="24"/>
          <w:szCs w:val="24"/>
        </w:rPr>
        <w:pPrChange w:id="8" w:author="Kit" w:date="2025-12-18T10:28:00Z" w16du:dateUtc="2025-12-17T23:28:00Z">
          <w:pPr>
            <w:spacing w:after="0" w:line="240" w:lineRule="auto"/>
            <w:jc w:val="both"/>
          </w:pPr>
        </w:pPrChange>
      </w:pPr>
      <w:ins w:id="9" w:author="Kit" w:date="2025-12-18T10:28:00Z" w16du:dateUtc="2025-12-17T23:28:00Z">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ins>
    </w:p>
    <w:p w14:paraId="592242F6" w14:textId="77777777" w:rsidR="00843EE6" w:rsidRPr="006942A5" w:rsidRDefault="00843EE6"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5"/>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w:t>
      </w:r>
      <w:proofErr w:type="gramStart"/>
      <w:r>
        <w:rPr>
          <w:rFonts w:ascii="Calibri" w:hAnsi="Calibri" w:cs="Calibri"/>
          <w:iCs/>
          <w:sz w:val="24"/>
          <w:szCs w:val="24"/>
        </w:rPr>
        <w:t>minutes</w:t>
      </w:r>
      <w:proofErr w:type="gramEnd"/>
      <w:r>
        <w:rPr>
          <w:rFonts w:ascii="Calibri" w:hAnsi="Calibri" w:cs="Calibri"/>
          <w:iCs/>
          <w:sz w:val="24"/>
          <w:szCs w:val="24"/>
        </w:rPr>
        <w:t xml:space="preserve">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lastRenderedPageBreak/>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0"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1"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0"/>
    <w:bookmarkEnd w:id="11"/>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3C774" w14:textId="77777777" w:rsidR="009710C3" w:rsidRDefault="009710C3" w:rsidP="00810EA6">
      <w:pPr>
        <w:spacing w:after="0" w:line="240" w:lineRule="auto"/>
      </w:pPr>
      <w:r>
        <w:separator/>
      </w:r>
    </w:p>
    <w:p w14:paraId="319775E6" w14:textId="77777777" w:rsidR="009710C3" w:rsidRDefault="009710C3"/>
  </w:endnote>
  <w:endnote w:type="continuationSeparator" w:id="0">
    <w:p w14:paraId="0A0387E1" w14:textId="77777777" w:rsidR="009710C3" w:rsidRDefault="009710C3" w:rsidP="00810EA6">
      <w:pPr>
        <w:spacing w:after="0" w:line="240" w:lineRule="auto"/>
      </w:pPr>
      <w:r>
        <w:continuationSeparator/>
      </w:r>
    </w:p>
    <w:p w14:paraId="44808846" w14:textId="77777777" w:rsidR="009710C3" w:rsidRDefault="009710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5B1C32FE"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1B4F3C">
      <w:rPr>
        <w:rFonts w:cstheme="minorHAnsi"/>
        <w:color w:val="E64626"/>
        <w:sz w:val="20"/>
        <w:szCs w:val="20"/>
      </w:rPr>
      <w:t xml:space="preserve">Version </w:t>
    </w:r>
    <w:del w:id="12" w:author="Hilary Don" w:date="2025-09-01T15:57:00Z" w16du:dateUtc="2025-09-01T05:57:00Z">
      <w:r w:rsidR="00AC41F7" w:rsidDel="0048098B">
        <w:rPr>
          <w:rFonts w:cstheme="minorHAnsi"/>
          <w:color w:val="E64626"/>
          <w:sz w:val="20"/>
          <w:szCs w:val="20"/>
        </w:rPr>
        <w:delText>8</w:delText>
      </w:r>
    </w:del>
    <w:ins w:id="13" w:author="Kit" w:date="2025-12-18T10:27:00Z" w16du:dateUtc="2025-12-17T23:27:00Z">
      <w:r w:rsidR="00843EE6">
        <w:rPr>
          <w:rFonts w:cstheme="minorHAnsi"/>
          <w:color w:val="E64626"/>
          <w:sz w:val="20"/>
          <w:szCs w:val="20"/>
        </w:rPr>
        <w:t>1</w:t>
      </w:r>
    </w:ins>
    <w:ins w:id="14" w:author="Kit" w:date="2025-12-18T10:28:00Z" w16du:dateUtc="2025-12-17T23:28:00Z">
      <w:r w:rsidR="00843EE6">
        <w:rPr>
          <w:rFonts w:cstheme="minorHAnsi"/>
          <w:color w:val="E64626"/>
          <w:sz w:val="20"/>
          <w:szCs w:val="20"/>
        </w:rPr>
        <w:t xml:space="preserve">0, </w:t>
      </w:r>
    </w:ins>
    <w:ins w:id="15" w:author="Hilary Don" w:date="2025-09-01T15:57:00Z" w16du:dateUtc="2025-09-01T05:57:00Z">
      <w:del w:id="16" w:author="Kit" w:date="2025-12-18T10:27:00Z" w16du:dateUtc="2025-12-17T23:27:00Z">
        <w:r w:rsidR="0048098B" w:rsidDel="00843EE6">
          <w:rPr>
            <w:rFonts w:cstheme="minorHAnsi"/>
            <w:color w:val="E64626"/>
            <w:sz w:val="20"/>
            <w:szCs w:val="20"/>
          </w:rPr>
          <w:delText>9</w:delText>
        </w:r>
      </w:del>
    </w:ins>
    <w:del w:id="17" w:author="Kit" w:date="2025-12-18T10:27:00Z" w16du:dateUtc="2025-12-17T23:27:00Z">
      <w:r w:rsidR="001B4F3C" w:rsidDel="00843EE6">
        <w:rPr>
          <w:rFonts w:cstheme="minorHAnsi"/>
          <w:color w:val="E64626"/>
          <w:sz w:val="20"/>
          <w:szCs w:val="20"/>
        </w:rPr>
        <w:delText>,</w:delText>
      </w:r>
    </w:del>
    <w:r w:rsidR="001B4F3C">
      <w:rPr>
        <w:rFonts w:cstheme="minorHAnsi"/>
        <w:color w:val="E64626"/>
        <w:sz w:val="20"/>
        <w:szCs w:val="20"/>
      </w:rPr>
      <w:t xml:space="preserve"> </w:t>
    </w:r>
    <w:del w:id="18" w:author="Hilary Don" w:date="2025-09-01T15:57:00Z" w16du:dateUtc="2025-09-01T05:57:00Z">
      <w:r w:rsidR="00AC41F7" w:rsidDel="0048098B">
        <w:rPr>
          <w:rFonts w:cstheme="minorHAnsi"/>
          <w:color w:val="E64626"/>
          <w:sz w:val="20"/>
          <w:szCs w:val="20"/>
        </w:rPr>
        <w:delText>1</w:delText>
      </w:r>
    </w:del>
    <w:r w:rsidR="00AC41F7">
      <w:rPr>
        <w:rFonts w:cstheme="minorHAnsi"/>
        <w:color w:val="E64626"/>
        <w:sz w:val="20"/>
        <w:szCs w:val="20"/>
      </w:rPr>
      <w:t>1</w:t>
    </w:r>
    <w:ins w:id="19" w:author="Kit" w:date="2025-12-18T10:28:00Z" w16du:dateUtc="2025-12-17T23:28:00Z">
      <w:r w:rsidR="00843EE6">
        <w:rPr>
          <w:rFonts w:cstheme="minorHAnsi"/>
          <w:color w:val="E64626"/>
          <w:sz w:val="20"/>
          <w:szCs w:val="20"/>
        </w:rPr>
        <w:t>8</w:t>
      </w:r>
    </w:ins>
    <w:r w:rsidR="00AC41F7">
      <w:rPr>
        <w:rFonts w:cstheme="minorHAnsi"/>
        <w:color w:val="E64626"/>
        <w:sz w:val="20"/>
        <w:szCs w:val="20"/>
      </w:rPr>
      <w:t xml:space="preserve"> </w:t>
    </w:r>
    <w:del w:id="20" w:author="Hilary Don" w:date="2025-09-01T15:57:00Z" w16du:dateUtc="2025-09-01T05:57:00Z">
      <w:r w:rsidR="00AC41F7" w:rsidDel="0048098B">
        <w:rPr>
          <w:rFonts w:cstheme="minorHAnsi"/>
          <w:color w:val="E64626"/>
          <w:sz w:val="20"/>
          <w:szCs w:val="20"/>
        </w:rPr>
        <w:delText>August</w:delText>
      </w:r>
      <w:r w:rsidR="001B4F3C" w:rsidDel="0048098B">
        <w:rPr>
          <w:rFonts w:cstheme="minorHAnsi"/>
          <w:color w:val="E64626"/>
          <w:sz w:val="20"/>
          <w:szCs w:val="20"/>
        </w:rPr>
        <w:delText xml:space="preserve"> </w:delText>
      </w:r>
    </w:del>
    <w:ins w:id="21" w:author="Hilary Don" w:date="2025-09-01T15:57:00Z" w16du:dateUtc="2025-09-01T05:57:00Z">
      <w:del w:id="22" w:author="Kit" w:date="2025-12-18T10:28:00Z" w16du:dateUtc="2025-12-17T23:28:00Z">
        <w:r w:rsidR="0048098B" w:rsidDel="00843EE6">
          <w:rPr>
            <w:rFonts w:cstheme="minorHAnsi"/>
            <w:color w:val="E64626"/>
            <w:sz w:val="20"/>
            <w:szCs w:val="20"/>
          </w:rPr>
          <w:delText>September</w:delText>
        </w:r>
      </w:del>
    </w:ins>
    <w:ins w:id="23" w:author="Kit" w:date="2025-12-18T10:28:00Z" w16du:dateUtc="2025-12-17T23:28:00Z">
      <w:r w:rsidR="00843EE6">
        <w:rPr>
          <w:rFonts w:cstheme="minorHAnsi"/>
          <w:color w:val="E64626"/>
          <w:sz w:val="20"/>
          <w:szCs w:val="20"/>
        </w:rPr>
        <w:t>December</w:t>
      </w:r>
    </w:ins>
    <w:ins w:id="24" w:author="Hilary Don" w:date="2025-09-01T15:57:00Z" w16du:dateUtc="2025-09-01T05:57:00Z">
      <w:r w:rsidR="0048098B">
        <w:rPr>
          <w:rFonts w:cstheme="minorHAnsi"/>
          <w:color w:val="E64626"/>
          <w:sz w:val="20"/>
          <w:szCs w:val="20"/>
        </w:rPr>
        <w:t xml:space="preserve"> </w:t>
      </w:r>
    </w:ins>
    <w:r w:rsidR="001B4F3C">
      <w:rPr>
        <w:rFonts w:cstheme="minorHAnsi"/>
        <w:color w:val="E64626"/>
        <w:sz w:val="20"/>
        <w:szCs w:val="20"/>
      </w:rPr>
      <w:t>2025</w:t>
    </w:r>
  </w:p>
  <w:p w14:paraId="5FBBFEBC" w14:textId="77777777" w:rsidR="000030F8" w:rsidRDefault="000030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B90C" w14:textId="77777777" w:rsidR="009710C3" w:rsidRDefault="009710C3" w:rsidP="00810EA6">
      <w:pPr>
        <w:spacing w:after="0" w:line="240" w:lineRule="auto"/>
      </w:pPr>
      <w:r>
        <w:separator/>
      </w:r>
    </w:p>
    <w:p w14:paraId="7F6ADA5F" w14:textId="77777777" w:rsidR="009710C3" w:rsidRDefault="009710C3"/>
  </w:footnote>
  <w:footnote w:type="continuationSeparator" w:id="0">
    <w:p w14:paraId="1195C233" w14:textId="77777777" w:rsidR="009710C3" w:rsidRDefault="009710C3" w:rsidP="00810EA6">
      <w:pPr>
        <w:spacing w:after="0" w:line="240" w:lineRule="auto"/>
      </w:pPr>
      <w:r>
        <w:continuationSeparator/>
      </w:r>
    </w:p>
    <w:p w14:paraId="3947C93D" w14:textId="77777777" w:rsidR="009710C3" w:rsidRDefault="009710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ary Don">
    <w15:presenceInfo w15:providerId="AD" w15:userId="S::hilary.don@sydney.edu.au::c7f8912a-8e8a-40eb-b7fe-d28b0a29b796"/>
  </w15:person>
  <w15:person w15:author="Kit">
    <w15:presenceInfo w15:providerId="None" w15:userId="K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556E0"/>
    <w:rsid w:val="00065CB1"/>
    <w:rsid w:val="00066B88"/>
    <w:rsid w:val="000A038E"/>
    <w:rsid w:val="000E36DA"/>
    <w:rsid w:val="000E49C4"/>
    <w:rsid w:val="000E7514"/>
    <w:rsid w:val="000F71B7"/>
    <w:rsid w:val="000F7402"/>
    <w:rsid w:val="001100C7"/>
    <w:rsid w:val="001259EE"/>
    <w:rsid w:val="001415FA"/>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44E8F"/>
    <w:rsid w:val="00471DA9"/>
    <w:rsid w:val="0048098B"/>
    <w:rsid w:val="004842B5"/>
    <w:rsid w:val="004A41F4"/>
    <w:rsid w:val="004C42EC"/>
    <w:rsid w:val="00515F14"/>
    <w:rsid w:val="00571BEC"/>
    <w:rsid w:val="00586406"/>
    <w:rsid w:val="005A7B7D"/>
    <w:rsid w:val="005B1324"/>
    <w:rsid w:val="005C1809"/>
    <w:rsid w:val="005D0E2A"/>
    <w:rsid w:val="005D6617"/>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7E1EF8"/>
    <w:rsid w:val="00810EA6"/>
    <w:rsid w:val="00811EFF"/>
    <w:rsid w:val="00830FD5"/>
    <w:rsid w:val="00833667"/>
    <w:rsid w:val="00843EE6"/>
    <w:rsid w:val="00857A6A"/>
    <w:rsid w:val="00873239"/>
    <w:rsid w:val="00882730"/>
    <w:rsid w:val="008910DC"/>
    <w:rsid w:val="008A2B05"/>
    <w:rsid w:val="008B2D0D"/>
    <w:rsid w:val="008E2E60"/>
    <w:rsid w:val="00916CF9"/>
    <w:rsid w:val="00926F35"/>
    <w:rsid w:val="00944742"/>
    <w:rsid w:val="00965F75"/>
    <w:rsid w:val="009710C3"/>
    <w:rsid w:val="0097386A"/>
    <w:rsid w:val="009B6F0C"/>
    <w:rsid w:val="009F0D47"/>
    <w:rsid w:val="009F76C0"/>
    <w:rsid w:val="00A247D1"/>
    <w:rsid w:val="00A4619C"/>
    <w:rsid w:val="00AB6FF0"/>
    <w:rsid w:val="00AC41F7"/>
    <w:rsid w:val="00AC56F2"/>
    <w:rsid w:val="00AD7FE7"/>
    <w:rsid w:val="00AE7861"/>
    <w:rsid w:val="00B21895"/>
    <w:rsid w:val="00B33AA3"/>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3AB6"/>
    <w:rsid w:val="00E2288C"/>
    <w:rsid w:val="00E23058"/>
    <w:rsid w:val="00E65552"/>
    <w:rsid w:val="00ED17AB"/>
    <w:rsid w:val="00EF587F"/>
    <w:rsid w:val="00F1780D"/>
    <w:rsid w:val="00F20E47"/>
    <w:rsid w:val="00F3002A"/>
    <w:rsid w:val="00F72B88"/>
    <w:rsid w:val="00F81459"/>
    <w:rsid w:val="00F9290B"/>
    <w:rsid w:val="00F93AA4"/>
    <w:rsid w:val="00FA0E48"/>
    <w:rsid w:val="00FB737C"/>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C1CF3846-C0DE-4DA5-B678-1AAB25D92684}">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1081</Words>
  <Characters>5515</Characters>
  <Application>Microsoft Office Word</Application>
  <DocSecurity>0</DocSecurity>
  <Lines>157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5</cp:revision>
  <dcterms:created xsi:type="dcterms:W3CDTF">2025-09-01T04:35:00Z</dcterms:created>
  <dcterms:modified xsi:type="dcterms:W3CDTF">2025-12-17T23:28:00Z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