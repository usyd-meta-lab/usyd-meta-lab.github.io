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8E320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371EDB1C" w:rsidR="00DF32C9" w:rsidRDefault="002A24DF"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DF32C9">
        <w:rPr>
          <w:color w:val="000000" w:themeColor="text1"/>
          <w:sz w:val="24"/>
          <w:szCs w:val="24"/>
        </w:rPr>
        <w:t>rofessor Damian Birney, School of Psychology, University of Sydney</w:t>
      </w:r>
    </w:p>
    <w:p w14:paraId="1904506D" w14:textId="35C8989D" w:rsidR="00DF32C9" w:rsidRDefault="00AD0E72"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DF32C9">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1A21943F"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0B0E4D">
        <w:rPr>
          <w:color w:val="000000" w:themeColor="text1"/>
          <w:sz w:val="24"/>
          <w:szCs w:val="24"/>
        </w:rPr>
        <w:t>Cynthia Feng</w:t>
      </w:r>
      <w:r w:rsidRPr="001540A2">
        <w:rPr>
          <w:color w:val="000000" w:themeColor="text1"/>
          <w:sz w:val="24"/>
          <w:szCs w:val="24"/>
        </w:rPr>
        <w:t xml:space="preserve">, PhD Student, School of Psychology, </w:t>
      </w:r>
      <w:r w:rsidR="000B0E4D">
        <w:rPr>
          <w:color w:val="000000" w:themeColor="text1"/>
          <w:sz w:val="24"/>
          <w:szCs w:val="24"/>
        </w:rPr>
        <w:t>Un</w:t>
      </w:r>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Pr="004D6ADF"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6699522"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B8AEA0F"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3B41F779" w14:textId="77777777" w:rsidR="00C33017" w:rsidRPr="002B6B8B" w:rsidRDefault="00C33017" w:rsidP="00C33017">
      <w:pPr>
        <w:pStyle w:val="ListParagraph"/>
        <w:numPr>
          <w:ilvl w:val="0"/>
          <w:numId w:val="9"/>
        </w:numPr>
        <w:overflowPunct w:val="0"/>
        <w:autoSpaceDE w:val="0"/>
        <w:autoSpaceDN w:val="0"/>
        <w:adjustRightInd w:val="0"/>
        <w:spacing w:after="0" w:line="240" w:lineRule="auto"/>
        <w:textAlignment w:val="baseline"/>
        <w:rPr>
          <w:ins w:id="0" w:author="Hilary Don" w:date="2025-09-01T14:36:00Z" w16du:dateUtc="2025-09-01T04:36:00Z"/>
          <w:color w:val="000000" w:themeColor="text1"/>
          <w:sz w:val="24"/>
          <w:szCs w:val="24"/>
          <w:rPrChange w:id="1" w:author="Hilary Don" w:date="2025-09-01T14:36:00Z" w16du:dateUtc="2025-09-01T04:36:00Z">
            <w:rPr>
              <w:ins w:id="2" w:author="Hilary Don" w:date="2025-09-01T14:36:00Z" w16du:dateUtc="2025-09-01T04:36:00Z"/>
              <w:rFonts w:cstheme="minorHAnsi"/>
              <w:sz w:val="24"/>
              <w:szCs w:val="28"/>
            </w:rPr>
          </w:rPrChange>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012600D0" w14:textId="5B6A47C6" w:rsidR="002B6B8B" w:rsidRPr="002B6B8B" w:rsidRDefault="002B6B8B" w:rsidP="002B6B8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Change w:id="3" w:author="Hilary Don" w:date="2025-09-01T14:36:00Z" w16du:dateUtc="2025-09-01T04:36:00Z">
            <w:rPr/>
          </w:rPrChange>
        </w:rPr>
      </w:pPr>
      <w:ins w:id="4" w:author="Hilary Don" w:date="2025-09-01T14:36:00Z" w16du:dateUtc="2025-09-01T04:36:00Z">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ins>
    </w:p>
    <w:p w14:paraId="7E771B1C" w14:textId="77777777" w:rsidR="00C33017" w:rsidRDefault="00C33017" w:rsidP="004D6ADF">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5"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23B519A6" w14:textId="77777777" w:rsidR="000B7F7A" w:rsidRDefault="000B7F7A" w:rsidP="000B7F7A">
      <w:pPr>
        <w:spacing w:after="0" w:line="240" w:lineRule="auto"/>
        <w:jc w:val="both"/>
        <w:rPr>
          <w:ins w:id="6" w:author="Kit" w:date="2025-12-18T10:27:00Z" w16du:dateUtc="2025-12-17T23:27:00Z"/>
          <w:sz w:val="24"/>
          <w:szCs w:val="24"/>
        </w:rPr>
      </w:pPr>
      <w:ins w:id="7" w:author="Kit" w:date="2025-12-18T10:27:00Z" w16du:dateUtc="2025-12-17T23:27:00Z">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proofErr w:type="gramStart"/>
        <w:r w:rsidRPr="0073762B">
          <w:rPr>
            <w:sz w:val="24"/>
            <w:szCs w:val="24"/>
          </w:rPr>
          <w:t>.</w:t>
        </w:r>
        <w:r>
          <w:rPr>
            <w:sz w:val="24"/>
            <w:szCs w:val="24"/>
          </w:rPr>
          <w:t>]*</w:t>
        </w:r>
        <w:proofErr w:type="gramEnd"/>
        <w:r>
          <w:rPr>
            <w:sz w:val="24"/>
            <w:szCs w:val="24"/>
          </w:rPr>
          <w:t xml:space="preserve">*text included when relevant </w:t>
        </w:r>
      </w:ins>
    </w:p>
    <w:p w14:paraId="0664C7D3" w14:textId="36B49E47" w:rsidR="0043593F" w:rsidRDefault="0043593F" w:rsidP="000B7F7A">
      <w:pPr>
        <w:spacing w:after="0" w:line="240" w:lineRule="auto"/>
        <w:jc w:val="both"/>
        <w:rPr>
          <w:rFonts w:cstheme="minorHAnsi"/>
          <w:sz w:val="24"/>
          <w:szCs w:val="28"/>
        </w:rPr>
        <w:pPrChange w:id="8" w:author="Kit" w:date="2025-12-18T10:27:00Z" w16du:dateUtc="2025-12-17T23:27:00Z">
          <w:pPr>
            <w:spacing w:after="0" w:line="240" w:lineRule="auto"/>
            <w:ind w:left="360"/>
            <w:jc w:val="both"/>
          </w:pPr>
        </w:pPrChange>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5"/>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lastRenderedPageBreak/>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w:t>
      </w:r>
      <w:proofErr w:type="gramStart"/>
      <w:r w:rsidR="003F32B2">
        <w:rPr>
          <w:rFonts w:ascii="Calibri" w:hAnsi="Calibri" w:cs="Calibri"/>
          <w:iCs/>
          <w:sz w:val="24"/>
          <w:szCs w:val="24"/>
        </w:rPr>
        <w:t>minutes</w:t>
      </w:r>
      <w:proofErr w:type="gramEnd"/>
      <w:r w:rsidR="003F32B2">
        <w:rPr>
          <w:rFonts w:ascii="Calibri" w:hAnsi="Calibri" w:cs="Calibri"/>
          <w:iCs/>
          <w:sz w:val="24"/>
          <w:szCs w:val="24"/>
        </w:rPr>
        <w:t xml:space="preserve">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9"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0"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9"/>
    <w:bookmarkEnd w:id="10"/>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lastRenderedPageBreak/>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4BF26" w14:textId="77777777" w:rsidR="00517926" w:rsidRDefault="00517926" w:rsidP="00810EA6">
      <w:pPr>
        <w:spacing w:after="0" w:line="240" w:lineRule="auto"/>
      </w:pPr>
      <w:r>
        <w:separator/>
      </w:r>
    </w:p>
  </w:endnote>
  <w:endnote w:type="continuationSeparator" w:id="0">
    <w:p w14:paraId="06501F90" w14:textId="77777777" w:rsidR="00517926" w:rsidRDefault="00517926"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3663A5C2" w:rsidR="00627D44" w:rsidRPr="008A2B05" w:rsidRDefault="00810EA6" w:rsidP="00627D44">
    <w:pPr>
      <w:pStyle w:val="Footer"/>
      <w:rPr>
        <w:rFonts w:cstheme="minorHAnsi"/>
        <w:color w:val="E64626"/>
        <w:sz w:val="20"/>
        <w:szCs w:val="20"/>
      </w:rPr>
    </w:pPr>
    <w:r w:rsidRPr="008A2B05">
      <w:rPr>
        <w:rFonts w:cstheme="minorHAnsi"/>
        <w:sz w:val="20"/>
        <w:szCs w:val="20"/>
      </w:rPr>
      <w:t>HREC Approval No.</w:t>
    </w:r>
    <w:r w:rsidRPr="008A2B05">
      <w:rPr>
        <w:rFonts w:cstheme="minorHAnsi"/>
        <w:sz w:val="20"/>
        <w:szCs w:val="20"/>
      </w:rPr>
      <w:t xml:space="preserve">: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535F64">
      <w:rPr>
        <w:rFonts w:cstheme="minorHAnsi"/>
        <w:color w:val="E64626"/>
        <w:sz w:val="20"/>
        <w:szCs w:val="20"/>
      </w:rPr>
      <w:t xml:space="preserve">Version </w:t>
    </w:r>
    <w:del w:id="11" w:author="Hilary Don" w:date="2025-09-01T15:55:00Z" w16du:dateUtc="2025-09-01T05:55:00Z">
      <w:r w:rsidR="00C33017" w:rsidDel="00BC0939">
        <w:rPr>
          <w:rFonts w:cstheme="minorHAnsi"/>
          <w:color w:val="E64626"/>
          <w:sz w:val="20"/>
          <w:szCs w:val="20"/>
        </w:rPr>
        <w:delText>8</w:delText>
      </w:r>
    </w:del>
    <w:ins w:id="12" w:author="Kit" w:date="2025-12-18T10:27:00Z" w16du:dateUtc="2025-12-17T23:27:00Z">
      <w:r w:rsidR="000B7F7A">
        <w:rPr>
          <w:rFonts w:cstheme="minorHAnsi"/>
          <w:color w:val="E64626"/>
          <w:sz w:val="20"/>
          <w:szCs w:val="20"/>
        </w:rPr>
        <w:t>10</w:t>
      </w:r>
    </w:ins>
    <w:ins w:id="13" w:author="Hilary Don" w:date="2025-09-01T15:55:00Z" w16du:dateUtc="2025-09-01T05:55:00Z">
      <w:del w:id="14" w:author="Kit" w:date="2025-12-18T10:27:00Z" w16du:dateUtc="2025-12-17T23:27:00Z">
        <w:r w:rsidR="00BC0939" w:rsidDel="000B7F7A">
          <w:rPr>
            <w:rFonts w:cstheme="minorHAnsi"/>
            <w:color w:val="E64626"/>
            <w:sz w:val="20"/>
            <w:szCs w:val="20"/>
          </w:rPr>
          <w:delText>9</w:delText>
        </w:r>
      </w:del>
    </w:ins>
    <w:r w:rsidR="00535F64">
      <w:rPr>
        <w:rFonts w:cstheme="minorHAnsi"/>
        <w:color w:val="E64626"/>
        <w:sz w:val="20"/>
        <w:szCs w:val="20"/>
      </w:rPr>
      <w:t xml:space="preserve">, </w:t>
    </w:r>
    <w:del w:id="15" w:author="Hilary Don" w:date="2025-09-01T15:55:00Z" w16du:dateUtc="2025-09-01T05:55:00Z">
      <w:r w:rsidR="00C33017" w:rsidDel="00BC0939">
        <w:rPr>
          <w:rFonts w:cstheme="minorHAnsi"/>
          <w:color w:val="E64626"/>
          <w:sz w:val="20"/>
          <w:szCs w:val="20"/>
        </w:rPr>
        <w:delText>1</w:delText>
      </w:r>
    </w:del>
    <w:r w:rsidR="00C33017">
      <w:rPr>
        <w:rFonts w:cstheme="minorHAnsi"/>
        <w:color w:val="E64626"/>
        <w:sz w:val="20"/>
        <w:szCs w:val="20"/>
      </w:rPr>
      <w:t>1</w:t>
    </w:r>
    <w:ins w:id="16" w:author="Kit" w:date="2025-12-18T10:27:00Z" w16du:dateUtc="2025-12-17T23:27:00Z">
      <w:r w:rsidR="000B7F7A">
        <w:rPr>
          <w:rFonts w:cstheme="minorHAnsi"/>
          <w:color w:val="E64626"/>
          <w:sz w:val="20"/>
          <w:szCs w:val="20"/>
        </w:rPr>
        <w:t>8</w:t>
      </w:r>
    </w:ins>
    <w:r w:rsidR="00BA4BB2">
      <w:rPr>
        <w:rFonts w:cstheme="minorHAnsi"/>
        <w:color w:val="E64626"/>
        <w:sz w:val="20"/>
        <w:szCs w:val="20"/>
      </w:rPr>
      <w:t xml:space="preserve"> </w:t>
    </w:r>
    <w:del w:id="17" w:author="Hilary Don" w:date="2025-09-01T15:55:00Z" w16du:dateUtc="2025-09-01T05:55:00Z">
      <w:r w:rsidR="00BA4BB2" w:rsidDel="00BC0939">
        <w:rPr>
          <w:rFonts w:cstheme="minorHAnsi"/>
          <w:color w:val="E64626"/>
          <w:sz w:val="20"/>
          <w:szCs w:val="20"/>
        </w:rPr>
        <w:delText>August</w:delText>
      </w:r>
      <w:r w:rsidR="00535F64" w:rsidDel="00BC0939">
        <w:rPr>
          <w:rFonts w:cstheme="minorHAnsi"/>
          <w:color w:val="E64626"/>
          <w:sz w:val="20"/>
          <w:szCs w:val="20"/>
        </w:rPr>
        <w:delText xml:space="preserve"> </w:delText>
      </w:r>
    </w:del>
    <w:ins w:id="18" w:author="Hilary Don" w:date="2025-09-01T15:55:00Z" w16du:dateUtc="2025-09-01T05:55:00Z">
      <w:del w:id="19" w:author="Kit" w:date="2025-12-18T10:27:00Z" w16du:dateUtc="2025-12-17T23:27:00Z">
        <w:r w:rsidR="00BC0939" w:rsidDel="000B7F7A">
          <w:rPr>
            <w:rFonts w:cstheme="minorHAnsi"/>
            <w:color w:val="E64626"/>
            <w:sz w:val="20"/>
            <w:szCs w:val="20"/>
          </w:rPr>
          <w:delText>September</w:delText>
        </w:r>
      </w:del>
    </w:ins>
    <w:ins w:id="20" w:author="Kit" w:date="2025-12-18T10:27:00Z" w16du:dateUtc="2025-12-17T23:27:00Z">
      <w:r w:rsidR="000B7F7A">
        <w:rPr>
          <w:rFonts w:cstheme="minorHAnsi"/>
          <w:color w:val="E64626"/>
          <w:sz w:val="20"/>
          <w:szCs w:val="20"/>
        </w:rPr>
        <w:t>December</w:t>
      </w:r>
    </w:ins>
    <w:ins w:id="21" w:author="Hilary Don" w:date="2025-09-01T15:55:00Z" w16du:dateUtc="2025-09-01T05:55:00Z">
      <w:r w:rsidR="00BC0939">
        <w:rPr>
          <w:rFonts w:cstheme="minorHAnsi"/>
          <w:color w:val="E64626"/>
          <w:sz w:val="20"/>
          <w:szCs w:val="20"/>
        </w:rPr>
        <w:t xml:space="preserve"> </w:t>
      </w:r>
    </w:ins>
    <w:r w:rsidR="00535F64">
      <w:rPr>
        <w:rFonts w:cstheme="minorHAnsi"/>
        <w:color w:val="E64626"/>
        <w:sz w:val="20"/>
        <w:szCs w:val="20"/>
      </w:rPr>
      <w:t>2025</w:t>
    </w:r>
  </w:p>
  <w:p w14:paraId="5A1CBBE1" w14:textId="72AC1A2A"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41074" w14:textId="77777777" w:rsidR="00517926" w:rsidRDefault="00517926" w:rsidP="00810EA6">
      <w:pPr>
        <w:spacing w:after="0" w:line="240" w:lineRule="auto"/>
      </w:pPr>
      <w:r>
        <w:separator/>
      </w:r>
    </w:p>
  </w:footnote>
  <w:footnote w:type="continuationSeparator" w:id="0">
    <w:p w14:paraId="1FAD4172" w14:textId="77777777" w:rsidR="00517926" w:rsidRDefault="00517926"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lary Don">
    <w15:presenceInfo w15:providerId="AD" w15:userId="S::hilary.don@sydney.edu.au::c7f8912a-8e8a-40eb-b7fe-d28b0a29b796"/>
  </w15:person>
  <w15:person w15:author="Kit">
    <w15:presenceInfo w15:providerId="None" w15:userId="K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556E0"/>
    <w:rsid w:val="00065CB1"/>
    <w:rsid w:val="00075E0E"/>
    <w:rsid w:val="000775F3"/>
    <w:rsid w:val="000A038E"/>
    <w:rsid w:val="000A5210"/>
    <w:rsid w:val="000B0E4D"/>
    <w:rsid w:val="000B7F7A"/>
    <w:rsid w:val="000D350E"/>
    <w:rsid w:val="000E337F"/>
    <w:rsid w:val="000E5475"/>
    <w:rsid w:val="000E6505"/>
    <w:rsid w:val="0010325E"/>
    <w:rsid w:val="00103798"/>
    <w:rsid w:val="001415FA"/>
    <w:rsid w:val="0016292A"/>
    <w:rsid w:val="0018279D"/>
    <w:rsid w:val="001863C6"/>
    <w:rsid w:val="001A2562"/>
    <w:rsid w:val="001D35FC"/>
    <w:rsid w:val="001F690C"/>
    <w:rsid w:val="002227B7"/>
    <w:rsid w:val="00264194"/>
    <w:rsid w:val="002918F5"/>
    <w:rsid w:val="002A18A5"/>
    <w:rsid w:val="002A24DF"/>
    <w:rsid w:val="002B6B8B"/>
    <w:rsid w:val="00326D4D"/>
    <w:rsid w:val="00337DFD"/>
    <w:rsid w:val="0035749F"/>
    <w:rsid w:val="003921A2"/>
    <w:rsid w:val="003D0289"/>
    <w:rsid w:val="003E068A"/>
    <w:rsid w:val="003E3B96"/>
    <w:rsid w:val="003F32B2"/>
    <w:rsid w:val="0043593F"/>
    <w:rsid w:val="00471DA9"/>
    <w:rsid w:val="004842B5"/>
    <w:rsid w:val="004A41F4"/>
    <w:rsid w:val="004C42EC"/>
    <w:rsid w:val="004D6ADF"/>
    <w:rsid w:val="004E43B7"/>
    <w:rsid w:val="00515F14"/>
    <w:rsid w:val="00517926"/>
    <w:rsid w:val="00535F64"/>
    <w:rsid w:val="00586406"/>
    <w:rsid w:val="005A7B7D"/>
    <w:rsid w:val="005B1324"/>
    <w:rsid w:val="005D0E2A"/>
    <w:rsid w:val="005F2087"/>
    <w:rsid w:val="00601E38"/>
    <w:rsid w:val="00627D44"/>
    <w:rsid w:val="006407E7"/>
    <w:rsid w:val="0064727A"/>
    <w:rsid w:val="00652233"/>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54DF0"/>
    <w:rsid w:val="00965F75"/>
    <w:rsid w:val="00991B21"/>
    <w:rsid w:val="009A2844"/>
    <w:rsid w:val="009B6F0C"/>
    <w:rsid w:val="00A03113"/>
    <w:rsid w:val="00A4619C"/>
    <w:rsid w:val="00AD0E72"/>
    <w:rsid w:val="00AD7FE7"/>
    <w:rsid w:val="00AE7861"/>
    <w:rsid w:val="00B132F8"/>
    <w:rsid w:val="00B21895"/>
    <w:rsid w:val="00B345B3"/>
    <w:rsid w:val="00B52E02"/>
    <w:rsid w:val="00B71347"/>
    <w:rsid w:val="00BA4BB2"/>
    <w:rsid w:val="00BC0939"/>
    <w:rsid w:val="00BD46F4"/>
    <w:rsid w:val="00BE046D"/>
    <w:rsid w:val="00BF3501"/>
    <w:rsid w:val="00C33017"/>
    <w:rsid w:val="00C72DA3"/>
    <w:rsid w:val="00C84E63"/>
    <w:rsid w:val="00C87344"/>
    <w:rsid w:val="00C90FE2"/>
    <w:rsid w:val="00CF641D"/>
    <w:rsid w:val="00D00E6F"/>
    <w:rsid w:val="00DB1B0D"/>
    <w:rsid w:val="00DD3AB6"/>
    <w:rsid w:val="00DF32C9"/>
    <w:rsid w:val="00E2288C"/>
    <w:rsid w:val="00E63FDB"/>
    <w:rsid w:val="00E679AC"/>
    <w:rsid w:val="00EC34E9"/>
    <w:rsid w:val="00EC6B4E"/>
    <w:rsid w:val="00ED17AB"/>
    <w:rsid w:val="00ED7C29"/>
    <w:rsid w:val="00EE734C"/>
    <w:rsid w:val="00EF3700"/>
    <w:rsid w:val="00EF587F"/>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1118</Words>
  <Characters>5704</Characters>
  <Application>Microsoft Office Word</Application>
  <DocSecurity>0</DocSecurity>
  <Lines>162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cp:lastModifiedBy>
  <cp:revision>4</cp:revision>
  <dcterms:created xsi:type="dcterms:W3CDTF">2025-09-01T04:36:00Z</dcterms:created>
  <dcterms:modified xsi:type="dcterms:W3CDTF">2025-12-17T23:27:00Z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