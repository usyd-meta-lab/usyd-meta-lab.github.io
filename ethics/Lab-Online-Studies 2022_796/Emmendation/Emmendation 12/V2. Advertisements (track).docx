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B50C" w14:textId="380A61A3" w:rsidR="00702DA5" w:rsidRPr="00702DA5" w:rsidRDefault="00702DA5" w:rsidP="00702DA5">
      <w:pPr>
        <w:pStyle w:val="TOC1"/>
        <w:rPr>
          <w:u w:val="single"/>
        </w:rPr>
      </w:pPr>
      <w:r w:rsidRPr="00702DA5">
        <w:rPr>
          <w:u w:val="single"/>
        </w:rPr>
        <w:t>Recruitment Advertisements</w:t>
      </w:r>
    </w:p>
    <w:p w14:paraId="7CF1B16F" w14:textId="77777777" w:rsidR="00702DA5" w:rsidRDefault="00702DA5" w:rsidP="00702DA5">
      <w:pPr>
        <w:pStyle w:val="TOC1"/>
      </w:pPr>
    </w:p>
    <w:bookmarkStart w:id="0" w:name="_Toc79050092"/>
    <w:p w14:paraId="1E719C8A" w14:textId="35B42857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79050184" w:history="1">
        <w:r w:rsidRPr="008A6245">
          <w:rPr>
            <w:rStyle w:val="Hyperlink"/>
            <w:noProof/>
          </w:rPr>
          <w:t>SONA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8F13E8" w14:textId="3A7F9D98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5" w:history="1">
        <w:r w:rsidRPr="008A6245">
          <w:rPr>
            <w:rStyle w:val="Hyperlink"/>
            <w:noProof/>
          </w:rPr>
          <w:t>Prolific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FB607C" w14:textId="2D766B43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6" w:history="1">
        <w:r w:rsidRPr="008A6245">
          <w:rPr>
            <w:rStyle w:val="Hyperlink"/>
            <w:noProof/>
          </w:rPr>
          <w:t>Mturk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B1272D" w14:textId="03418E38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7" w:history="1">
        <w:r w:rsidRPr="008A6245">
          <w:rPr>
            <w:rStyle w:val="Hyperlink"/>
            <w:noProof/>
          </w:rPr>
          <w:t>SONA PAID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38B0AE" w14:textId="0AAE2131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8" w:history="1">
        <w:r w:rsidRPr="008A6245">
          <w:rPr>
            <w:rStyle w:val="Hyperlink"/>
            <w:noProof/>
          </w:rPr>
          <w:t>Social Media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DEDA0E" w14:textId="24CCD2CC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9" w:history="1">
        <w:r w:rsidRPr="008A6245">
          <w:rPr>
            <w:rStyle w:val="Hyperlink"/>
            <w:noProof/>
          </w:rPr>
          <w:t>Past Participants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1BCC74" w14:textId="08601292" w:rsidR="00702DA5" w:rsidRDefault="00702DA5" w:rsidP="00C8532A">
      <w:pPr>
        <w:pStyle w:val="Heading1"/>
      </w:pPr>
      <w:r>
        <w:fldChar w:fldCharType="end"/>
      </w:r>
    </w:p>
    <w:p w14:paraId="7FDE8939" w14:textId="77777777" w:rsidR="00702DA5" w:rsidRDefault="00702DA5" w:rsidP="00C8532A">
      <w:pPr>
        <w:pStyle w:val="Heading1"/>
      </w:pPr>
    </w:p>
    <w:p w14:paraId="0A35883A" w14:textId="77777777" w:rsidR="00702DA5" w:rsidRDefault="00702DA5" w:rsidP="00C8532A">
      <w:pPr>
        <w:pStyle w:val="Heading1"/>
      </w:pPr>
    </w:p>
    <w:p w14:paraId="1F01161D" w14:textId="77777777" w:rsidR="00702DA5" w:rsidRDefault="00702DA5" w:rsidP="00C8532A">
      <w:pPr>
        <w:pStyle w:val="Heading1"/>
      </w:pPr>
    </w:p>
    <w:p w14:paraId="20DA6525" w14:textId="542941FF" w:rsidR="00E65CF0" w:rsidRDefault="00E65CF0" w:rsidP="00C8532A">
      <w:pPr>
        <w:pStyle w:val="Heading1"/>
      </w:pPr>
      <w:bookmarkStart w:id="1" w:name="_Toc79050184"/>
      <w:r>
        <w:t>SONA ADVERTISEMENT</w:t>
      </w:r>
      <w:bookmarkEnd w:id="0"/>
      <w:bookmarkEnd w:id="1"/>
      <w:r w:rsidR="00EB3620">
        <w:t xml:space="preserve"> </w:t>
      </w:r>
    </w:p>
    <w:p w14:paraId="7566F3A9" w14:textId="77777777" w:rsidR="00E65CF0" w:rsidRDefault="00E65CF0" w:rsidP="00E65CF0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color w:val="000000"/>
          <w:szCs w:val="22"/>
        </w:rPr>
      </w:pPr>
    </w:p>
    <w:p w14:paraId="5624CEEB" w14:textId="7D9EE0C0" w:rsidR="00DB33D1" w:rsidRDefault="00E65CF0" w:rsidP="00192F62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 xml:space="preserve">STUDY NAME: </w:t>
      </w:r>
      <w:r w:rsidR="00192F62" w:rsidRPr="00192F62">
        <w:rPr>
          <w:rFonts w:ascii="Calibri" w:hAnsi="Calibri" w:cs="Calibri"/>
          <w:bCs/>
          <w:color w:val="000000"/>
          <w:szCs w:val="22"/>
        </w:rPr>
        <w:t>Metacognition and Cognitive Performance</w:t>
      </w:r>
    </w:p>
    <w:p w14:paraId="23DD19EC" w14:textId="1C1886B8" w:rsidR="00E65CF0" w:rsidRPr="00A76A70" w:rsidRDefault="00E65CF0" w:rsidP="00E65CF0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 w:val="22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RESEARCHERS</w:t>
      </w:r>
      <w:r>
        <w:rPr>
          <w:rFonts w:ascii="Calibri" w:hAnsi="Calibri" w:cs="Calibri"/>
          <w:b/>
          <w:bCs/>
          <w:color w:val="000000"/>
          <w:szCs w:val="22"/>
        </w:rPr>
        <w:t xml:space="preserve">: </w:t>
      </w:r>
      <w:r w:rsidR="00DB33D1">
        <w:rPr>
          <w:rFonts w:ascii="Calibri" w:hAnsi="Calibri" w:cs="Calibri"/>
          <w:bCs/>
          <w:color w:val="000000"/>
          <w:szCs w:val="22"/>
        </w:rPr>
        <w:t>Dr Kit Double</w:t>
      </w:r>
    </w:p>
    <w:p w14:paraId="74382D53" w14:textId="77777777" w:rsidR="00E65CF0" w:rsidRDefault="00E65CF0" w:rsidP="00E65CF0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color w:val="000000"/>
          <w:szCs w:val="22"/>
        </w:rPr>
      </w:pPr>
      <w:r>
        <w:rPr>
          <w:rFonts w:ascii="Calibri" w:hAnsi="Calibri" w:cs="Calibri"/>
          <w:b/>
          <w:bCs/>
          <w:color w:val="000000"/>
          <w:szCs w:val="22"/>
        </w:rPr>
        <w:t xml:space="preserve">ETHICS APPROVAL NUMBER: </w:t>
      </w:r>
    </w:p>
    <w:p w14:paraId="1A70A189" w14:textId="2CE94A9F" w:rsidR="00EB3620" w:rsidRDefault="00E65CF0" w:rsidP="00E65CF0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BRIEF ABSTRACT</w:t>
      </w:r>
      <w:r w:rsidRPr="00A76A70">
        <w:rPr>
          <w:rFonts w:ascii="Calibri" w:hAnsi="Calibri" w:cs="Calibri"/>
          <w:bCs/>
          <w:color w:val="000000"/>
          <w:sz w:val="22"/>
          <w:szCs w:val="22"/>
        </w:rPr>
        <w:t>:</w:t>
      </w:r>
      <w:r w:rsidR="00EB3620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EB3620">
        <w:rPr>
          <w:rFonts w:ascii="Calibri" w:hAnsi="Calibri" w:cs="Calibri"/>
          <w:bCs/>
          <w:color w:val="000000"/>
          <w:szCs w:val="22"/>
        </w:rPr>
        <w:t xml:space="preserve">In this study, you will be asked to perform a series of computerised </w:t>
      </w:r>
      <w:r w:rsidR="00DB33D1">
        <w:rPr>
          <w:rFonts w:ascii="Calibri" w:hAnsi="Calibri" w:cs="Calibri"/>
          <w:bCs/>
          <w:color w:val="000000"/>
          <w:szCs w:val="22"/>
        </w:rPr>
        <w:t xml:space="preserve">cognitive </w:t>
      </w:r>
      <w:r w:rsidR="00EB3620">
        <w:rPr>
          <w:rFonts w:ascii="Calibri" w:hAnsi="Calibri" w:cs="Calibri"/>
          <w:bCs/>
          <w:color w:val="000000"/>
          <w:szCs w:val="22"/>
        </w:rPr>
        <w:t>tasks</w:t>
      </w:r>
      <w:r w:rsidR="00DB33D1">
        <w:rPr>
          <w:rFonts w:ascii="Calibri" w:hAnsi="Calibri" w:cs="Calibri"/>
          <w:bCs/>
          <w:color w:val="000000"/>
          <w:szCs w:val="22"/>
        </w:rPr>
        <w:t xml:space="preserve"> and answer some survey questionnaires about yourself</w:t>
      </w:r>
    </w:p>
    <w:p w14:paraId="068BB6F7" w14:textId="1569B343" w:rsidR="005A1CF2" w:rsidRDefault="00E65CF0" w:rsidP="00EB362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DETAILED DESCRIPTION OF STUDY</w:t>
      </w:r>
      <w:r>
        <w:rPr>
          <w:rFonts w:ascii="Calibri" w:hAnsi="Calibri" w:cs="Calibri"/>
          <w:b/>
          <w:bCs/>
          <w:color w:val="000000"/>
          <w:szCs w:val="22"/>
        </w:rPr>
        <w:t>:</w:t>
      </w:r>
      <w:r w:rsidR="00EB3620" w:rsidRPr="00EB3620">
        <w:rPr>
          <w:rFonts w:ascii="Calibri" w:hAnsi="Calibri" w:cs="Calibri"/>
          <w:bCs/>
          <w:color w:val="000000"/>
          <w:szCs w:val="22"/>
        </w:rPr>
        <w:t xml:space="preserve"> </w:t>
      </w:r>
      <w:r w:rsidR="00EB3620">
        <w:rPr>
          <w:rFonts w:ascii="Calibri" w:hAnsi="Calibri" w:cs="Calibri"/>
          <w:bCs/>
          <w:color w:val="000000"/>
          <w:szCs w:val="22"/>
        </w:rPr>
        <w:t xml:space="preserve">Participants will be asked to attempt a series of computerised </w:t>
      </w:r>
      <w:r w:rsidR="00DB33D1">
        <w:rPr>
          <w:rFonts w:ascii="Calibri" w:hAnsi="Calibri" w:cs="Calibri"/>
          <w:bCs/>
          <w:color w:val="000000"/>
          <w:szCs w:val="22"/>
        </w:rPr>
        <w:t xml:space="preserve">cognitive </w:t>
      </w:r>
      <w:r w:rsidR="00EB3620">
        <w:rPr>
          <w:rFonts w:ascii="Calibri" w:hAnsi="Calibri" w:cs="Calibri"/>
          <w:bCs/>
          <w:color w:val="000000"/>
          <w:szCs w:val="22"/>
        </w:rPr>
        <w:t>tasks. The</w:t>
      </w:r>
      <w:r w:rsidR="00DB33D1">
        <w:rPr>
          <w:rFonts w:ascii="Calibri" w:hAnsi="Calibri" w:cs="Calibri"/>
          <w:bCs/>
          <w:color w:val="000000"/>
          <w:szCs w:val="22"/>
        </w:rPr>
        <w:t>se tasks will measure your cognitive abilities under different conditions. You will also answer some survey questions about yourself</w:t>
      </w:r>
      <w:r w:rsidR="00316310">
        <w:rPr>
          <w:rFonts w:ascii="Calibri" w:hAnsi="Calibri" w:cs="Calibri"/>
          <w:bCs/>
          <w:color w:val="000000"/>
          <w:szCs w:val="22"/>
        </w:rPr>
        <w:t>.</w:t>
      </w:r>
      <w:r w:rsidR="00137F85">
        <w:rPr>
          <w:rFonts w:ascii="Calibri" w:hAnsi="Calibri" w:cs="Calibri"/>
          <w:bCs/>
          <w:color w:val="000000"/>
          <w:szCs w:val="22"/>
        </w:rPr>
        <w:t xml:space="preserve"> </w:t>
      </w:r>
      <w:ins w:id="2" w:author="Kit Double" w:date="2026-01-20T14:22:00Z" w16du:dateUtc="2026-01-20T03:22:00Z">
        <w:r w:rsidR="00137F85" w:rsidRPr="00137F85">
          <w:rPr>
            <w:rFonts w:ascii="Calibri" w:hAnsi="Calibri" w:cs="Calibri"/>
            <w:bCs/>
            <w:color w:val="EE0000"/>
            <w:szCs w:val="22"/>
          </w:rPr>
          <w:t>[</w:t>
        </w:r>
        <w:r w:rsidR="00137F85" w:rsidRPr="00137F85">
          <w:rPr>
            <w:color w:val="EE0000"/>
            <w:szCs w:val="24"/>
          </w:rPr>
          <w:t>We may also take audio recordings of you while you complete the tasks to capture your thought processes]</w:t>
        </w:r>
      </w:ins>
    </w:p>
    <w:p w14:paraId="3AC14A64" w14:textId="244FB087" w:rsidR="00316310" w:rsidRDefault="00316310" w:rsidP="00EB362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</w:p>
    <w:p w14:paraId="2F2B28BA" w14:textId="27B6BF65" w:rsidR="00EB3620" w:rsidRDefault="00EB3620" w:rsidP="00E65CF0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p w14:paraId="28D95AF6" w14:textId="77777777" w:rsidR="00FA08D7" w:rsidRDefault="00FA08D7" w:rsidP="00E65CF0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p w14:paraId="14D9B575" w14:textId="77777777" w:rsidR="00137F85" w:rsidRDefault="00137F85" w:rsidP="00702DA5">
      <w:pPr>
        <w:pStyle w:val="Heading1"/>
        <w:rPr>
          <w:ins w:id="3" w:author="Kit Double" w:date="2026-01-20T14:26:00Z" w16du:dateUtc="2026-01-20T03:26:00Z"/>
        </w:rPr>
      </w:pPr>
      <w:bookmarkStart w:id="4" w:name="_Toc79050093"/>
      <w:bookmarkStart w:id="5" w:name="_Toc79050185"/>
    </w:p>
    <w:p w14:paraId="15DF021A" w14:textId="77777777" w:rsidR="00137F85" w:rsidRDefault="00137F85" w:rsidP="00702DA5">
      <w:pPr>
        <w:pStyle w:val="Heading1"/>
        <w:rPr>
          <w:ins w:id="6" w:author="Kit Double" w:date="2026-01-20T14:26:00Z" w16du:dateUtc="2026-01-20T03:26:00Z"/>
        </w:rPr>
      </w:pPr>
    </w:p>
    <w:p w14:paraId="51AD8D19" w14:textId="77777777" w:rsidR="00137F85" w:rsidRDefault="00137F85" w:rsidP="00702DA5">
      <w:pPr>
        <w:pStyle w:val="Heading1"/>
        <w:rPr>
          <w:ins w:id="7" w:author="Kit Double" w:date="2026-01-20T14:26:00Z" w16du:dateUtc="2026-01-20T03:26:00Z"/>
        </w:rPr>
      </w:pPr>
    </w:p>
    <w:p w14:paraId="5F5477AD" w14:textId="77777777" w:rsidR="00137F85" w:rsidRDefault="00137F85" w:rsidP="00702DA5">
      <w:pPr>
        <w:pStyle w:val="Heading1"/>
        <w:rPr>
          <w:ins w:id="8" w:author="Kit Double" w:date="2026-01-20T14:26:00Z" w16du:dateUtc="2026-01-20T03:26:00Z"/>
        </w:rPr>
      </w:pPr>
    </w:p>
    <w:p w14:paraId="53845817" w14:textId="77777777" w:rsidR="00137F85" w:rsidRDefault="00137F85" w:rsidP="00702DA5">
      <w:pPr>
        <w:pStyle w:val="Heading1"/>
        <w:rPr>
          <w:ins w:id="9" w:author="Kit Double" w:date="2026-01-20T14:26:00Z" w16du:dateUtc="2026-01-20T03:26:00Z"/>
        </w:rPr>
      </w:pPr>
    </w:p>
    <w:p w14:paraId="49CD337C" w14:textId="77777777" w:rsidR="00137F85" w:rsidRDefault="00137F85" w:rsidP="00702DA5">
      <w:pPr>
        <w:pStyle w:val="Heading1"/>
        <w:rPr>
          <w:ins w:id="10" w:author="Kit Double" w:date="2026-01-20T14:26:00Z" w16du:dateUtc="2026-01-20T03:26:00Z"/>
        </w:rPr>
      </w:pPr>
    </w:p>
    <w:p w14:paraId="7B2F252A" w14:textId="77777777" w:rsidR="00137F85" w:rsidRDefault="00137F85" w:rsidP="00702DA5">
      <w:pPr>
        <w:pStyle w:val="Heading1"/>
        <w:rPr>
          <w:ins w:id="11" w:author="Kit Double" w:date="2026-01-20T14:26:00Z" w16du:dateUtc="2026-01-20T03:26:00Z"/>
        </w:rPr>
      </w:pPr>
    </w:p>
    <w:p w14:paraId="6C53522C" w14:textId="77777777" w:rsidR="00137F85" w:rsidRDefault="00137F85" w:rsidP="00702DA5">
      <w:pPr>
        <w:pStyle w:val="Heading1"/>
        <w:rPr>
          <w:ins w:id="12" w:author="Kit Double" w:date="2026-01-20T14:26:00Z" w16du:dateUtc="2026-01-20T03:26:00Z"/>
        </w:rPr>
      </w:pPr>
    </w:p>
    <w:p w14:paraId="1464EEE7" w14:textId="77777777" w:rsidR="00137F85" w:rsidRDefault="00137F85" w:rsidP="00702DA5">
      <w:pPr>
        <w:pStyle w:val="Heading1"/>
        <w:rPr>
          <w:ins w:id="13" w:author="Kit Double" w:date="2026-01-20T14:26:00Z" w16du:dateUtc="2026-01-20T03:26:00Z"/>
        </w:rPr>
      </w:pPr>
    </w:p>
    <w:p w14:paraId="5AE2D853" w14:textId="77777777" w:rsidR="00137F85" w:rsidRDefault="00137F85" w:rsidP="00702DA5">
      <w:pPr>
        <w:pStyle w:val="Heading1"/>
        <w:rPr>
          <w:ins w:id="14" w:author="Kit Double" w:date="2026-01-20T14:26:00Z" w16du:dateUtc="2026-01-20T03:26:00Z"/>
        </w:rPr>
      </w:pPr>
    </w:p>
    <w:p w14:paraId="319E0104" w14:textId="77777777" w:rsidR="00137F85" w:rsidRDefault="00137F85" w:rsidP="00702DA5">
      <w:pPr>
        <w:pStyle w:val="Heading1"/>
        <w:rPr>
          <w:ins w:id="15" w:author="Kit Double" w:date="2026-01-20T14:26:00Z" w16du:dateUtc="2026-01-20T03:26:00Z"/>
        </w:rPr>
      </w:pPr>
    </w:p>
    <w:p w14:paraId="57EC2AAA" w14:textId="77777777" w:rsidR="00137F85" w:rsidRDefault="00137F85" w:rsidP="00702DA5">
      <w:pPr>
        <w:pStyle w:val="Heading1"/>
        <w:rPr>
          <w:ins w:id="16" w:author="Kit Double" w:date="2026-01-20T14:26:00Z" w16du:dateUtc="2026-01-20T03:26:00Z"/>
        </w:rPr>
      </w:pPr>
    </w:p>
    <w:p w14:paraId="6101E990" w14:textId="77777777" w:rsidR="00137F85" w:rsidRDefault="00137F85" w:rsidP="00702DA5">
      <w:pPr>
        <w:pStyle w:val="Heading1"/>
        <w:rPr>
          <w:ins w:id="17" w:author="Kit Double" w:date="2026-01-20T14:26:00Z" w16du:dateUtc="2026-01-20T03:26:00Z"/>
        </w:rPr>
      </w:pPr>
    </w:p>
    <w:p w14:paraId="1B269CE0" w14:textId="77777777" w:rsidR="00137F85" w:rsidRDefault="00137F85" w:rsidP="00702DA5">
      <w:pPr>
        <w:pStyle w:val="Heading1"/>
        <w:rPr>
          <w:ins w:id="18" w:author="Kit Double" w:date="2026-01-20T14:26:00Z" w16du:dateUtc="2026-01-20T03:26:00Z"/>
        </w:rPr>
      </w:pPr>
    </w:p>
    <w:p w14:paraId="11093BEE" w14:textId="77777777" w:rsidR="00137F85" w:rsidRDefault="00137F85" w:rsidP="00702DA5">
      <w:pPr>
        <w:pStyle w:val="Heading1"/>
        <w:rPr>
          <w:ins w:id="19" w:author="Kit Double" w:date="2026-01-20T14:26:00Z" w16du:dateUtc="2026-01-20T03:26:00Z"/>
        </w:rPr>
      </w:pPr>
    </w:p>
    <w:p w14:paraId="44A6EF4E" w14:textId="77777777" w:rsidR="00137F85" w:rsidRDefault="00137F85" w:rsidP="00702DA5">
      <w:pPr>
        <w:pStyle w:val="Heading1"/>
        <w:rPr>
          <w:ins w:id="20" w:author="Kit Double" w:date="2026-01-20T14:26:00Z" w16du:dateUtc="2026-01-20T03:26:00Z"/>
        </w:rPr>
      </w:pPr>
    </w:p>
    <w:p w14:paraId="5069267B" w14:textId="77777777" w:rsidR="00137F85" w:rsidRDefault="00137F85" w:rsidP="00702DA5">
      <w:pPr>
        <w:pStyle w:val="Heading1"/>
        <w:rPr>
          <w:ins w:id="21" w:author="Kit Double" w:date="2026-01-20T14:26:00Z" w16du:dateUtc="2026-01-20T03:26:00Z"/>
        </w:rPr>
      </w:pPr>
    </w:p>
    <w:p w14:paraId="7050AEAE" w14:textId="77777777" w:rsidR="00137F85" w:rsidRDefault="00137F85" w:rsidP="00702DA5">
      <w:pPr>
        <w:pStyle w:val="Heading1"/>
        <w:rPr>
          <w:ins w:id="22" w:author="Kit Double" w:date="2026-01-20T14:26:00Z" w16du:dateUtc="2026-01-20T03:26:00Z"/>
        </w:rPr>
      </w:pPr>
    </w:p>
    <w:p w14:paraId="6A498CF8" w14:textId="1DCD8414" w:rsidR="00FC42CB" w:rsidRDefault="00FC42CB" w:rsidP="00702DA5">
      <w:pPr>
        <w:pStyle w:val="Heading1"/>
      </w:pPr>
      <w:r w:rsidRPr="00FC42CB">
        <w:lastRenderedPageBreak/>
        <w:t>Prolific Advertisement</w:t>
      </w:r>
      <w:bookmarkEnd w:id="4"/>
      <w:bookmarkEnd w:id="5"/>
    </w:p>
    <w:p w14:paraId="65F8EA9D" w14:textId="0C6D4AE9" w:rsidR="00FC42CB" w:rsidRDefault="00137F85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color w:val="000000"/>
          <w:szCs w:val="22"/>
        </w:rPr>
      </w:pPr>
      <w:ins w:id="23" w:author="Kit Double" w:date="2026-01-20T14:26:00Z" w16du:dateUtc="2026-01-20T03:26:00Z">
        <w:r>
          <w:rPr>
            <w:rFonts w:ascii="Calibri" w:hAnsi="Calibri" w:cs="Calibri"/>
            <w:b/>
            <w:noProof/>
            <w:color w:val="000000"/>
            <w:szCs w:val="22"/>
          </w:rPr>
          <w:drawing>
            <wp:inline distT="0" distB="0" distL="0" distR="0" wp14:anchorId="57DF8597" wp14:editId="27F2D302">
              <wp:extent cx="5270500" cy="3378835"/>
              <wp:effectExtent l="0" t="0" r="0" b="0"/>
              <wp:docPr id="88871321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88713214" name="Picture 888713214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3378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DF2E234" w14:textId="48575A63" w:rsidR="00FC42CB" w:rsidRDefault="009F40A0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color w:val="000000"/>
          <w:szCs w:val="22"/>
        </w:rPr>
      </w:pPr>
      <w:del w:id="24" w:author="Kit Double" w:date="2026-01-20T14:28:00Z" w16du:dateUtc="2026-01-20T03:28:00Z">
        <w:r w:rsidDel="00D01378">
          <w:rPr>
            <w:rFonts w:ascii="Calibri" w:hAnsi="Calibri" w:cs="Calibri"/>
            <w:b/>
            <w:noProof/>
            <w:color w:val="000000"/>
            <w:szCs w:val="2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6363DFF" wp14:editId="5A3371B0">
                  <wp:simplePos x="0" y="0"/>
                  <wp:positionH relativeFrom="column">
                    <wp:posOffset>2363663</wp:posOffset>
                  </wp:positionH>
                  <wp:positionV relativeFrom="paragraph">
                    <wp:posOffset>648356</wp:posOffset>
                  </wp:positionV>
                  <wp:extent cx="603115" cy="243192"/>
                  <wp:effectExtent l="0" t="0" r="6985" b="11430"/>
                  <wp:wrapNone/>
                  <wp:docPr id="2" name="Rectangl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3115" cy="24319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6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6DCA5AFF" id="Rectangle 2" o:spid="_x0000_s1026" style="position:absolute;margin-left:186.1pt;margin-top:51.05pt;width:47.5pt;height:1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" filled="f" strokecolor="#f79646 [3209]">
                  <v:stroke joinstyle="round"/>
                </v:rect>
              </w:pict>
            </mc:Fallback>
          </mc:AlternateContent>
        </w:r>
      </w:del>
      <w:del w:id="25" w:author="Kit Double" w:date="2026-01-20T14:25:00Z" w16du:dateUtc="2026-01-20T03:25:00Z">
        <w:r w:rsidDel="00137F85">
          <w:rPr>
            <w:rFonts w:ascii="Calibri" w:hAnsi="Calibri" w:cs="Calibri"/>
            <w:b/>
            <w:noProof/>
            <w:color w:val="000000"/>
            <w:szCs w:val="22"/>
          </w:rPr>
          <w:drawing>
            <wp:inline distT="0" distB="0" distL="0" distR="0" wp14:anchorId="36A51B3E" wp14:editId="24E1F426">
              <wp:extent cx="5270500" cy="1652905"/>
              <wp:effectExtent l="0" t="0" r="0" b="0"/>
              <wp:docPr id="1" name="Picture 1" descr="Graphical user interface, text, applicatio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 descr="Graphical user interface, text, application&#10;&#10;Description automatically generated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16529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0B768EC" w14:textId="10B2016B" w:rsidR="00FC42CB" w:rsidRDefault="00FC42CB" w:rsidP="00FC42CB">
      <w:pPr>
        <w:autoSpaceDE w:val="0"/>
        <w:autoSpaceDN w:val="0"/>
        <w:adjustRightInd w:val="0"/>
        <w:jc w:val="left"/>
        <w:rPr>
          <w:rFonts w:ascii="Calibri" w:hAnsi="Calibri" w:cs="Calibri"/>
          <w:bCs/>
          <w:i/>
          <w:iCs/>
          <w:color w:val="000000"/>
          <w:szCs w:val="22"/>
        </w:rPr>
      </w:pPr>
      <w:r>
        <w:rPr>
          <w:rFonts w:ascii="Calibri" w:hAnsi="Calibri" w:cs="Calibri"/>
          <w:b/>
          <w:color w:val="000000"/>
          <w:szCs w:val="22"/>
        </w:rPr>
        <w:t>*</w:t>
      </w:r>
      <w:r>
        <w:rPr>
          <w:rFonts w:ascii="Calibri" w:hAnsi="Calibri" w:cs="Calibri"/>
          <w:bCs/>
          <w:i/>
          <w:iCs/>
          <w:color w:val="000000"/>
          <w:szCs w:val="22"/>
        </w:rPr>
        <w:t xml:space="preserve">time and pay will vary, but will always be at a rate of </w:t>
      </w:r>
      <w:r w:rsidR="00192F62">
        <w:rPr>
          <w:rFonts w:ascii="Calibri" w:hAnsi="Calibri" w:cs="Calibri"/>
          <w:bCs/>
          <w:i/>
          <w:iCs/>
          <w:color w:val="000000"/>
          <w:szCs w:val="22"/>
        </w:rPr>
        <w:t>6</w:t>
      </w:r>
      <w:r>
        <w:rPr>
          <w:rFonts w:ascii="Calibri" w:hAnsi="Calibri" w:cs="Calibri"/>
          <w:bCs/>
          <w:i/>
          <w:iCs/>
          <w:color w:val="000000"/>
          <w:szCs w:val="22"/>
        </w:rPr>
        <w:t xml:space="preserve"> pounds per hour</w:t>
      </w:r>
    </w:p>
    <w:p w14:paraId="244DED7A" w14:textId="5C9C267A" w:rsidR="00FC42CB" w:rsidRDefault="00FC42CB" w:rsidP="00FC42CB">
      <w:pPr>
        <w:autoSpaceDE w:val="0"/>
        <w:autoSpaceDN w:val="0"/>
        <w:adjustRightInd w:val="0"/>
        <w:jc w:val="left"/>
        <w:rPr>
          <w:rFonts w:ascii="Calibri" w:hAnsi="Calibri" w:cs="Calibri"/>
          <w:bCs/>
          <w:i/>
          <w:iCs/>
          <w:color w:val="000000"/>
          <w:szCs w:val="22"/>
        </w:rPr>
      </w:pPr>
    </w:p>
    <w:p w14:paraId="6D7D0942" w14:textId="70D91B3D" w:rsidR="00FC42CB" w:rsidRDefault="00FC42CB" w:rsidP="00FC42CB">
      <w:pPr>
        <w:autoSpaceDE w:val="0"/>
        <w:autoSpaceDN w:val="0"/>
        <w:adjustRightInd w:val="0"/>
        <w:jc w:val="left"/>
        <w:rPr>
          <w:rFonts w:ascii="Calibri" w:hAnsi="Calibri" w:cs="Calibri"/>
          <w:bCs/>
          <w:i/>
          <w:iCs/>
          <w:color w:val="000000"/>
          <w:szCs w:val="22"/>
        </w:rPr>
      </w:pPr>
    </w:p>
    <w:p w14:paraId="61A363B1" w14:textId="77777777" w:rsidR="00FC42CB" w:rsidRDefault="00FC42CB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i/>
          <w:iCs/>
          <w:color w:val="000000"/>
          <w:szCs w:val="22"/>
        </w:rPr>
      </w:pPr>
    </w:p>
    <w:p w14:paraId="7855E25B" w14:textId="77777777" w:rsidR="00FC42CB" w:rsidRDefault="00FC42CB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i/>
          <w:iCs/>
          <w:color w:val="000000"/>
          <w:szCs w:val="22"/>
        </w:rPr>
      </w:pPr>
    </w:p>
    <w:p w14:paraId="6A6C576E" w14:textId="00510FA0" w:rsidR="00FC42CB" w:rsidRDefault="00FC42CB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i/>
          <w:iCs/>
          <w:color w:val="000000"/>
          <w:szCs w:val="22"/>
        </w:rPr>
      </w:pPr>
    </w:p>
    <w:p w14:paraId="53F6F383" w14:textId="79FCBAB3" w:rsidR="00FC42CB" w:rsidDel="00137F85" w:rsidRDefault="00FC42CB" w:rsidP="00C8532A">
      <w:pPr>
        <w:pStyle w:val="Heading1"/>
        <w:rPr>
          <w:del w:id="26" w:author="Kit Double" w:date="2026-01-20T14:23:00Z" w16du:dateUtc="2026-01-20T03:23:00Z"/>
        </w:rPr>
      </w:pPr>
      <w:bookmarkStart w:id="27" w:name="_Toc79050094"/>
      <w:bookmarkStart w:id="28" w:name="_Toc79050186"/>
      <w:del w:id="29" w:author="Kit Double" w:date="2026-01-20T14:23:00Z" w16du:dateUtc="2026-01-20T03:23:00Z">
        <w:r w:rsidDel="00137F85">
          <w:delText>Mturk Advertisement</w:delText>
        </w:r>
        <w:bookmarkEnd w:id="27"/>
        <w:bookmarkEnd w:id="28"/>
        <w:r w:rsidDel="00137F85">
          <w:delText xml:space="preserve"> </w:delText>
        </w:r>
      </w:del>
    </w:p>
    <w:p w14:paraId="79CDE887" w14:textId="6B5E790D" w:rsidR="00FC42CB" w:rsidRDefault="00FC42CB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i/>
          <w:iCs/>
          <w:color w:val="000000"/>
          <w:szCs w:val="22"/>
        </w:rPr>
      </w:pPr>
    </w:p>
    <w:p w14:paraId="2256EB39" w14:textId="76E0ED77" w:rsidR="00FC42CB" w:rsidRDefault="00FC42CB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i/>
          <w:iCs/>
          <w:color w:val="000000"/>
          <w:szCs w:val="22"/>
        </w:rPr>
      </w:pPr>
    </w:p>
    <w:p w14:paraId="15FF175A" w14:textId="56FE8FC7" w:rsidR="00FA08D7" w:rsidRPr="00391E40" w:rsidRDefault="00FA08D7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color w:val="000000"/>
          <w:szCs w:val="22"/>
        </w:rPr>
      </w:pPr>
    </w:p>
    <w:p w14:paraId="5EA69017" w14:textId="019E456F" w:rsidR="00DB0D54" w:rsidDel="00137F85" w:rsidRDefault="00DB0D54">
      <w:pPr>
        <w:pStyle w:val="Heading1"/>
        <w:rPr>
          <w:del w:id="30" w:author="Kit Double" w:date="2026-01-20T14:23:00Z" w16du:dateUtc="2026-01-20T03:23:00Z"/>
        </w:rPr>
      </w:pPr>
      <w:bookmarkStart w:id="31" w:name="_Toc79050095"/>
      <w:bookmarkStart w:id="32" w:name="_Toc79050187"/>
      <w:del w:id="33" w:author="Kit Double" w:date="2026-01-20T14:28:00Z" w16du:dateUtc="2026-01-20T03:28:00Z">
        <w:r w:rsidDel="00D01378">
          <w:rPr>
            <w:bCs w:val="0"/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5536BF2" wp14:editId="2FDA53FF">
                  <wp:simplePos x="0" y="0"/>
                  <wp:positionH relativeFrom="column">
                    <wp:posOffset>2556746</wp:posOffset>
                  </wp:positionH>
                  <wp:positionV relativeFrom="paragraph">
                    <wp:posOffset>152660</wp:posOffset>
                  </wp:positionV>
                  <wp:extent cx="603115" cy="243192"/>
                  <wp:effectExtent l="0" t="0" r="6985" b="11430"/>
                  <wp:wrapNone/>
                  <wp:docPr id="5" name="Rect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3115" cy="24319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6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57FBFE34" id="Rectangle 5" o:spid="_x0000_s1026" style="position:absolute;margin-left:201.3pt;margin-top:12pt;width:47.5pt;height:1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" filled="f" strokecolor="#f79646 [3209]">
                  <v:stroke joinstyle="round"/>
                </v:rect>
              </w:pict>
            </mc:Fallback>
          </mc:AlternateContent>
        </w:r>
      </w:del>
      <w:del w:id="34" w:author="Kit Double" w:date="2026-01-20T14:23:00Z" w16du:dateUtc="2026-01-20T03:23:00Z">
        <w:r w:rsidDel="00137F85">
          <w:rPr>
            <w:b w:val="0"/>
            <w:bCs w:val="0"/>
            <w:noProof/>
          </w:rPr>
          <w:drawing>
            <wp:inline distT="0" distB="0" distL="0" distR="0" wp14:anchorId="2B9C07A9" wp14:editId="394FB4E7">
              <wp:extent cx="5270500" cy="3106537"/>
              <wp:effectExtent l="0" t="0" r="0" b="5080"/>
              <wp:docPr id="4" name="Picture 4" descr="Graphical user interface, text, application, email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4" descr="Graphical user interface, text, application, email&#10;&#10;Description automatically generated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99121" cy="312340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CB7E117" w14:textId="213B991B" w:rsidR="00DB0D54" w:rsidRDefault="00DB0D54">
      <w:pPr>
        <w:pStyle w:val="Heading1"/>
        <w:rPr>
          <w:i/>
          <w:iCs/>
        </w:rPr>
        <w:pPrChange w:id="35" w:author="Kit Double" w:date="2026-01-20T14:23:00Z" w16du:dateUtc="2026-01-20T03:23:00Z">
          <w:pPr>
            <w:autoSpaceDE w:val="0"/>
            <w:autoSpaceDN w:val="0"/>
            <w:adjustRightInd w:val="0"/>
            <w:jc w:val="left"/>
          </w:pPr>
        </w:pPrChange>
      </w:pPr>
      <w:del w:id="36" w:author="Kit Double" w:date="2026-01-20T14:23:00Z" w16du:dateUtc="2026-01-20T03:23:00Z">
        <w:r w:rsidDel="00137F85">
          <w:delText>*</w:delText>
        </w:r>
        <w:r w:rsidDel="00137F85">
          <w:rPr>
            <w:i/>
            <w:iCs/>
          </w:rPr>
          <w:delText>time and pay will vary, but will always be at a rate of 6 pounds per hour</w:delText>
        </w:r>
      </w:del>
    </w:p>
    <w:p w14:paraId="15814EC7" w14:textId="77777777" w:rsidR="00DB0D54" w:rsidRPr="00DB0D54" w:rsidRDefault="00DB0D54" w:rsidP="00DB0D54"/>
    <w:p w14:paraId="662DD68E" w14:textId="2B184F4A" w:rsidR="00FA08D7" w:rsidRPr="00C8532A" w:rsidRDefault="00FA08D7" w:rsidP="00C8532A">
      <w:pPr>
        <w:pStyle w:val="Heading1"/>
      </w:pPr>
      <w:r w:rsidRPr="00C8532A">
        <w:t>SONA PAID ADVERTISEMENT</w:t>
      </w:r>
      <w:bookmarkEnd w:id="31"/>
      <w:bookmarkEnd w:id="32"/>
      <w:r w:rsidRPr="00C8532A">
        <w:t xml:space="preserve"> </w:t>
      </w:r>
    </w:p>
    <w:p w14:paraId="078CE9B2" w14:textId="77777777" w:rsidR="00FA08D7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color w:val="000000"/>
          <w:szCs w:val="22"/>
        </w:rPr>
      </w:pPr>
    </w:p>
    <w:p w14:paraId="43EDF88D" w14:textId="7D8069A7" w:rsidR="00FA08D7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 xml:space="preserve">STUDY NAME: </w:t>
      </w:r>
      <w:r w:rsidR="00192F62" w:rsidRPr="00192F62">
        <w:rPr>
          <w:rFonts w:ascii="Calibri" w:hAnsi="Calibri" w:cs="Calibri"/>
          <w:bCs/>
          <w:color w:val="000000"/>
          <w:szCs w:val="22"/>
        </w:rPr>
        <w:t>Metacognition and Cognitive Performance</w:t>
      </w:r>
    </w:p>
    <w:p w14:paraId="1B651D7B" w14:textId="17ED172D" w:rsidR="00FA08D7" w:rsidRPr="00A76A70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 w:val="22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RESEARCHERS</w:t>
      </w:r>
      <w:r>
        <w:rPr>
          <w:rFonts w:ascii="Calibri" w:hAnsi="Calibri" w:cs="Calibri"/>
          <w:b/>
          <w:bCs/>
          <w:color w:val="000000"/>
          <w:szCs w:val="22"/>
        </w:rPr>
        <w:t xml:space="preserve">: </w:t>
      </w:r>
      <w:r>
        <w:rPr>
          <w:rFonts w:ascii="Calibri" w:hAnsi="Calibri" w:cs="Calibri"/>
          <w:bCs/>
          <w:color w:val="000000"/>
          <w:szCs w:val="22"/>
        </w:rPr>
        <w:t>Dr Kit Double</w:t>
      </w:r>
    </w:p>
    <w:p w14:paraId="1128AC83" w14:textId="2BD93F0D" w:rsidR="00FA08D7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color w:val="000000"/>
          <w:szCs w:val="22"/>
        </w:rPr>
      </w:pPr>
      <w:r>
        <w:rPr>
          <w:rFonts w:ascii="Calibri" w:hAnsi="Calibri" w:cs="Calibri"/>
          <w:b/>
          <w:bCs/>
          <w:color w:val="000000"/>
          <w:szCs w:val="22"/>
        </w:rPr>
        <w:t xml:space="preserve">ETHICS APPROVAL NUMBER: </w:t>
      </w:r>
    </w:p>
    <w:p w14:paraId="606ED33D" w14:textId="77777777" w:rsidR="00FA08D7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BRIEF ABSTRACT</w:t>
      </w:r>
      <w:r w:rsidRPr="00A76A70">
        <w:rPr>
          <w:rFonts w:ascii="Calibri" w:hAnsi="Calibri" w:cs="Calibri"/>
          <w:bCs/>
          <w:color w:val="000000"/>
          <w:sz w:val="22"/>
          <w:szCs w:val="22"/>
        </w:rPr>
        <w:t>:</w:t>
      </w:r>
      <w:r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Cs/>
          <w:color w:val="000000"/>
          <w:szCs w:val="22"/>
        </w:rPr>
        <w:t>In this study, you will be asked to perform a series of computerised cognitive tasks and answer some survey questionnaires about yourself</w:t>
      </w:r>
    </w:p>
    <w:p w14:paraId="00BCF05C" w14:textId="41161146" w:rsidR="00316310" w:rsidRDefault="00FA08D7" w:rsidP="0031631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DETAILED DESCRIPTION OF STUDY</w:t>
      </w:r>
      <w:r>
        <w:rPr>
          <w:rFonts w:ascii="Calibri" w:hAnsi="Calibri" w:cs="Calibri"/>
          <w:b/>
          <w:bCs/>
          <w:color w:val="000000"/>
          <w:szCs w:val="22"/>
        </w:rPr>
        <w:t>:</w:t>
      </w:r>
      <w:r w:rsidRPr="00EB3620">
        <w:rPr>
          <w:rFonts w:ascii="Calibri" w:hAnsi="Calibri" w:cs="Calibri"/>
          <w:bCs/>
          <w:color w:val="000000"/>
          <w:szCs w:val="22"/>
        </w:rPr>
        <w:t xml:space="preserve"> </w:t>
      </w:r>
      <w:r w:rsidR="006813F3">
        <w:rPr>
          <w:rFonts w:ascii="Calibri" w:hAnsi="Calibri" w:cs="Calibri"/>
          <w:bCs/>
          <w:color w:val="000000"/>
          <w:szCs w:val="22"/>
        </w:rPr>
        <w:t>Participants will be asked to attempt a series of computerised cognitive tasks. These tasks will measure your cognitive abilities under different conditions. You will also answer some survey questions about yourself</w:t>
      </w:r>
      <w:r w:rsidR="00316310">
        <w:rPr>
          <w:rFonts w:ascii="Calibri" w:hAnsi="Calibri" w:cs="Calibri"/>
          <w:bCs/>
          <w:color w:val="000000"/>
          <w:szCs w:val="22"/>
        </w:rPr>
        <w:t>.</w:t>
      </w:r>
      <w:r w:rsidR="00316310" w:rsidRPr="00316310">
        <w:rPr>
          <w:rFonts w:ascii="Calibri" w:hAnsi="Calibri" w:cs="Calibri"/>
          <w:bCs/>
          <w:color w:val="000000"/>
          <w:szCs w:val="22"/>
        </w:rPr>
        <w:t xml:space="preserve"> </w:t>
      </w:r>
      <w:ins w:id="37" w:author="Kit Double" w:date="2026-01-20T14:22:00Z" w16du:dateUtc="2026-01-20T03:22:00Z">
        <w:r w:rsidR="00137F85" w:rsidRPr="00137F85">
          <w:rPr>
            <w:rFonts w:ascii="Calibri" w:hAnsi="Calibri" w:cs="Calibri"/>
            <w:bCs/>
            <w:color w:val="EE0000"/>
            <w:szCs w:val="22"/>
          </w:rPr>
          <w:t>[</w:t>
        </w:r>
        <w:r w:rsidR="00137F85" w:rsidRPr="00137F85">
          <w:rPr>
            <w:color w:val="EE0000"/>
            <w:szCs w:val="24"/>
          </w:rPr>
          <w:t>We may also take audio recordings of you while you complete the tasks to capture your thought processes]</w:t>
        </w:r>
      </w:ins>
    </w:p>
    <w:p w14:paraId="6B5DA57A" w14:textId="77777777" w:rsidR="00316310" w:rsidRDefault="00316310" w:rsidP="0031631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</w:p>
    <w:p w14:paraId="00A297E8" w14:textId="79D8BC78" w:rsidR="006813F3" w:rsidRDefault="006813F3" w:rsidP="006813F3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>
        <w:rPr>
          <w:rFonts w:ascii="Calibri" w:hAnsi="Calibri" w:cs="Calibri"/>
          <w:bCs/>
          <w:color w:val="000000"/>
          <w:szCs w:val="22"/>
        </w:rPr>
        <w:t xml:space="preserve">  </w:t>
      </w:r>
    </w:p>
    <w:p w14:paraId="72B5F1ED" w14:textId="01EB6DAC" w:rsidR="006813F3" w:rsidRPr="00D574CB" w:rsidRDefault="006813F3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  <w:r w:rsidRPr="00D574CB">
        <w:rPr>
          <w:rFonts w:eastAsiaTheme="minorHAnsi"/>
          <w:color w:val="000000"/>
          <w:szCs w:val="24"/>
          <w:lang w:val="en-US"/>
        </w:rPr>
        <w:t>You will be compensated for your time</w:t>
      </w:r>
      <w:r>
        <w:rPr>
          <w:rFonts w:eastAsiaTheme="minorHAnsi"/>
          <w:color w:val="000000"/>
          <w:szCs w:val="24"/>
          <w:lang w:val="en-US"/>
        </w:rPr>
        <w:t xml:space="preserve"> at a rate of $</w:t>
      </w:r>
      <w:r w:rsidR="00EB2A42">
        <w:rPr>
          <w:rFonts w:eastAsiaTheme="minorHAnsi"/>
          <w:color w:val="000000"/>
          <w:szCs w:val="24"/>
          <w:lang w:val="en-US"/>
        </w:rPr>
        <w:t>1</w:t>
      </w:r>
      <w:r>
        <w:rPr>
          <w:rFonts w:eastAsiaTheme="minorHAnsi"/>
          <w:color w:val="000000"/>
          <w:szCs w:val="24"/>
          <w:lang w:val="en-US"/>
        </w:rPr>
        <w:t>0</w:t>
      </w:r>
      <w:r w:rsidRPr="00D574CB">
        <w:rPr>
          <w:rFonts w:eastAsiaTheme="minorHAnsi"/>
          <w:color w:val="000000"/>
          <w:szCs w:val="24"/>
          <w:lang w:val="en-US"/>
        </w:rPr>
        <w:t>/hr.</w:t>
      </w:r>
    </w:p>
    <w:p w14:paraId="490EF859" w14:textId="77777777" w:rsidR="006813F3" w:rsidRPr="00D574CB" w:rsidRDefault="006813F3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  <w:r w:rsidRPr="00D574CB">
        <w:rPr>
          <w:rFonts w:eastAsiaTheme="minorHAnsi"/>
          <w:color w:val="000000"/>
          <w:szCs w:val="24"/>
          <w:lang w:val="en-US"/>
        </w:rPr>
        <w:t>This study has received ethics approval from the Human</w:t>
      </w:r>
    </w:p>
    <w:p w14:paraId="5E5A53DC" w14:textId="153A54ED" w:rsidR="006813F3" w:rsidRDefault="006813F3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  <w:r w:rsidRPr="00D574CB">
        <w:rPr>
          <w:rFonts w:eastAsiaTheme="minorHAnsi"/>
          <w:color w:val="000000"/>
          <w:szCs w:val="24"/>
          <w:lang w:val="en-US"/>
        </w:rPr>
        <w:lastRenderedPageBreak/>
        <w:t xml:space="preserve">Research Ethics Committee (Project No. </w:t>
      </w:r>
      <w:r w:rsidR="00192F62">
        <w:rPr>
          <w:rFonts w:eastAsiaTheme="minorHAnsi"/>
          <w:color w:val="000000"/>
          <w:szCs w:val="24"/>
          <w:lang w:val="en-US"/>
        </w:rPr>
        <w:t>xxxxx</w:t>
      </w:r>
      <w:r w:rsidRPr="00D574CB">
        <w:rPr>
          <w:rFonts w:eastAsiaTheme="minorHAnsi"/>
          <w:color w:val="000000"/>
          <w:szCs w:val="24"/>
          <w:lang w:val="en-US"/>
        </w:rPr>
        <w:t>)</w:t>
      </w:r>
    </w:p>
    <w:p w14:paraId="411C37B1" w14:textId="7291475B" w:rsidR="00316310" w:rsidRDefault="00316310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</w:p>
    <w:p w14:paraId="4A6B67E4" w14:textId="77777777" w:rsidR="00316310" w:rsidRPr="00D574CB" w:rsidRDefault="00316310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</w:p>
    <w:p w14:paraId="3B2417E8" w14:textId="359F508F" w:rsidR="006813F3" w:rsidRDefault="006813F3" w:rsidP="006813F3">
      <w:pPr>
        <w:autoSpaceDE w:val="0"/>
        <w:autoSpaceDN w:val="0"/>
        <w:adjustRightInd w:val="0"/>
        <w:jc w:val="left"/>
        <w:rPr>
          <w:rFonts w:ascii="Calibri" w:hAnsi="Calibri" w:cs="Calibri"/>
          <w:b/>
          <w:i/>
          <w:iCs/>
          <w:color w:val="000000"/>
          <w:szCs w:val="22"/>
        </w:rPr>
      </w:pPr>
    </w:p>
    <w:p w14:paraId="2CBC2198" w14:textId="77777777" w:rsidR="00C8532A" w:rsidRDefault="00C8532A" w:rsidP="00C8532A">
      <w:pPr>
        <w:pStyle w:val="Heading1"/>
      </w:pPr>
      <w:bookmarkStart w:id="38" w:name="_Toc79050096"/>
      <w:bookmarkStart w:id="39" w:name="_Toc79050188"/>
      <w:r>
        <w:t>Social Media Advertisement</w:t>
      </w:r>
      <w:bookmarkEnd w:id="38"/>
      <w:bookmarkEnd w:id="39"/>
    </w:p>
    <w:p w14:paraId="48619525" w14:textId="7F664509" w:rsidR="00C8532A" w:rsidRPr="00D355D2" w:rsidRDefault="00C8532A" w:rsidP="00C8532A">
      <w:pPr>
        <w:jc w:val="center"/>
        <w:rPr>
          <w:b/>
        </w:rPr>
      </w:pPr>
      <w:r>
        <w:rPr>
          <w:b/>
        </w:rPr>
        <w:t xml:space="preserve">Volunteers Needed for </w:t>
      </w:r>
      <w:r w:rsidR="00192F62" w:rsidRPr="00192F62">
        <w:rPr>
          <w:b/>
        </w:rPr>
        <w:t xml:space="preserve">Metacognition </w:t>
      </w:r>
      <w:r>
        <w:rPr>
          <w:b/>
        </w:rPr>
        <w:t>Study</w:t>
      </w:r>
    </w:p>
    <w:p w14:paraId="62A37D83" w14:textId="02151C84" w:rsidR="00C8532A" w:rsidRDefault="00C8532A" w:rsidP="00C8532A">
      <w:pPr>
        <w:jc w:val="left"/>
      </w:pPr>
      <w:r>
        <w:t xml:space="preserve">You are invited to participate in a study on </w:t>
      </w:r>
      <w:r w:rsidR="00192F62">
        <w:rPr>
          <w:rFonts w:ascii="Calibri" w:hAnsi="Calibri" w:cs="Calibri"/>
          <w:bCs/>
          <w:color w:val="000000"/>
          <w:szCs w:val="22"/>
        </w:rPr>
        <w:t>m</w:t>
      </w:r>
      <w:r w:rsidR="00192F62" w:rsidRPr="00192F62">
        <w:rPr>
          <w:rFonts w:ascii="Calibri" w:hAnsi="Calibri" w:cs="Calibri"/>
          <w:bCs/>
          <w:color w:val="000000"/>
          <w:szCs w:val="22"/>
        </w:rPr>
        <w:t xml:space="preserve">etacognition and </w:t>
      </w:r>
      <w:r w:rsidR="00192F62">
        <w:rPr>
          <w:rFonts w:ascii="Calibri" w:hAnsi="Calibri" w:cs="Calibri"/>
          <w:bCs/>
          <w:color w:val="000000"/>
          <w:szCs w:val="22"/>
        </w:rPr>
        <w:t>c</w:t>
      </w:r>
      <w:r w:rsidR="00192F62" w:rsidRPr="00192F62">
        <w:rPr>
          <w:rFonts w:ascii="Calibri" w:hAnsi="Calibri" w:cs="Calibri"/>
          <w:bCs/>
          <w:color w:val="000000"/>
          <w:szCs w:val="22"/>
        </w:rPr>
        <w:t xml:space="preserve">ognitive </w:t>
      </w:r>
      <w:r w:rsidR="00192F62">
        <w:rPr>
          <w:rFonts w:ascii="Calibri" w:hAnsi="Calibri" w:cs="Calibri"/>
          <w:bCs/>
          <w:color w:val="000000"/>
          <w:szCs w:val="22"/>
        </w:rPr>
        <w:t>p</w:t>
      </w:r>
      <w:r w:rsidR="00192F62" w:rsidRPr="00192F62">
        <w:rPr>
          <w:rFonts w:ascii="Calibri" w:hAnsi="Calibri" w:cs="Calibri"/>
          <w:bCs/>
          <w:color w:val="000000"/>
          <w:szCs w:val="22"/>
        </w:rPr>
        <w:t>erformance</w:t>
      </w:r>
      <w:r>
        <w:t xml:space="preserve">. This XX minute online study involves completing measures of cognitive ability and answering some questionnaires about yourself. </w:t>
      </w:r>
    </w:p>
    <w:p w14:paraId="3512F8F6" w14:textId="77777777" w:rsidR="00C8532A" w:rsidRDefault="00C8532A" w:rsidP="00C8532A">
      <w:pPr>
        <w:jc w:val="left"/>
      </w:pPr>
      <w:r w:rsidRPr="00425FFD">
        <w:t xml:space="preserve">You must be over 18 and able complete the study online. </w:t>
      </w:r>
    </w:p>
    <w:p w14:paraId="33E5BE33" w14:textId="265ECD37" w:rsidR="00C8532A" w:rsidRDefault="00C8532A" w:rsidP="00C8532A">
      <w:pPr>
        <w:jc w:val="left"/>
      </w:pPr>
      <w:r>
        <w:t>To participate, go to [URL link to Participant Information Statement and study] for more information.</w:t>
      </w:r>
      <w:ins w:id="40" w:author="Kit Double" w:date="2026-01-20T14:22:00Z" w16du:dateUtc="2026-01-20T03:22:00Z">
        <w:r w:rsidR="00137F85">
          <w:t xml:space="preserve"> </w:t>
        </w:r>
        <w:r w:rsidR="00137F85" w:rsidRPr="00137F85">
          <w:rPr>
            <w:rFonts w:ascii="Calibri" w:hAnsi="Calibri" w:cs="Calibri"/>
            <w:bCs/>
            <w:color w:val="EE0000"/>
            <w:szCs w:val="22"/>
          </w:rPr>
          <w:t>[</w:t>
        </w:r>
        <w:r w:rsidR="00137F85" w:rsidRPr="00137F85">
          <w:rPr>
            <w:color w:val="EE0000"/>
            <w:szCs w:val="24"/>
          </w:rPr>
          <w:t>We may also take audio recordings of you while you complete the tasks to capture your thought processes]</w:t>
        </w:r>
      </w:ins>
    </w:p>
    <w:p w14:paraId="3BE24C53" w14:textId="1859794F" w:rsidR="00C8532A" w:rsidRDefault="00C8532A" w:rsidP="006813F3">
      <w:pPr>
        <w:autoSpaceDE w:val="0"/>
        <w:autoSpaceDN w:val="0"/>
        <w:adjustRightInd w:val="0"/>
        <w:jc w:val="left"/>
        <w:rPr>
          <w:rFonts w:ascii="Calibri" w:hAnsi="Calibri" w:cs="Calibri"/>
          <w:b/>
          <w:i/>
          <w:iCs/>
          <w:color w:val="000000"/>
          <w:szCs w:val="22"/>
        </w:rPr>
      </w:pPr>
    </w:p>
    <w:p w14:paraId="3B8F919C" w14:textId="77777777" w:rsidR="00C8532A" w:rsidRDefault="00C8532A" w:rsidP="006813F3">
      <w:pPr>
        <w:autoSpaceDE w:val="0"/>
        <w:autoSpaceDN w:val="0"/>
        <w:adjustRightInd w:val="0"/>
        <w:jc w:val="left"/>
        <w:rPr>
          <w:rFonts w:ascii="Calibri" w:hAnsi="Calibri" w:cs="Calibri"/>
          <w:b/>
          <w:i/>
          <w:iCs/>
          <w:color w:val="000000"/>
          <w:szCs w:val="22"/>
        </w:rPr>
      </w:pPr>
    </w:p>
    <w:p w14:paraId="7EFC5333" w14:textId="6F0C58AA" w:rsidR="00C8532A" w:rsidRDefault="00C8532A" w:rsidP="00C8532A">
      <w:pPr>
        <w:pStyle w:val="Heading1"/>
      </w:pPr>
      <w:bookmarkStart w:id="41" w:name="_Toc79050097"/>
      <w:bookmarkStart w:id="42" w:name="_Toc79050189"/>
      <w:r w:rsidRPr="00C8532A">
        <w:t>Past Participant</w:t>
      </w:r>
      <w:r>
        <w:t>s Email</w:t>
      </w:r>
      <w:bookmarkEnd w:id="41"/>
      <w:bookmarkEnd w:id="42"/>
    </w:p>
    <w:p w14:paraId="55B4B16E" w14:textId="1007B336" w:rsidR="00C8532A" w:rsidRDefault="00C8532A" w:rsidP="00C8532A">
      <w:pPr>
        <w:autoSpaceDE w:val="0"/>
        <w:autoSpaceDN w:val="0"/>
        <w:adjustRightInd w:val="0"/>
        <w:jc w:val="center"/>
        <w:rPr>
          <w:rFonts w:ascii="Calibri" w:hAnsi="Calibri" w:cs="Calibri"/>
          <w:b/>
          <w:color w:val="000000"/>
          <w:szCs w:val="22"/>
        </w:rPr>
      </w:pPr>
    </w:p>
    <w:p w14:paraId="3B7577B4" w14:textId="3F93AF09" w:rsidR="00F71E9F" w:rsidRPr="00D355D2" w:rsidRDefault="00F71E9F" w:rsidP="00F71E9F">
      <w:pPr>
        <w:jc w:val="center"/>
        <w:rPr>
          <w:b/>
        </w:rPr>
      </w:pPr>
      <w:r>
        <w:rPr>
          <w:b/>
        </w:rPr>
        <w:t xml:space="preserve">Volunteers Needed for </w:t>
      </w:r>
      <w:r w:rsidR="00192F62">
        <w:rPr>
          <w:b/>
        </w:rPr>
        <w:t>Metacognition</w:t>
      </w:r>
      <w:r>
        <w:rPr>
          <w:b/>
        </w:rPr>
        <w:t xml:space="preserve"> Research Study</w:t>
      </w:r>
    </w:p>
    <w:p w14:paraId="57B6F2DD" w14:textId="77777777" w:rsidR="00F71E9F" w:rsidRDefault="00F71E9F" w:rsidP="00F71E9F"/>
    <w:p w14:paraId="199F0C7A" w14:textId="74779979" w:rsidR="00316310" w:rsidRDefault="00F71E9F" w:rsidP="0031631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  <w:r>
        <w:t>You are receiving this email because you previously indicated that you would be interested in participating in more research run by the University of Sydney. We are running a new study where p</w:t>
      </w:r>
      <w:r w:rsidRPr="00C05DA3">
        <w:t>articipants will complete a number of cognitive tasks and surveys. Participants must be proficient in English in order to participate in the study.</w:t>
      </w:r>
      <w:r>
        <w:t xml:space="preserve"> The study will be completed online and take approximately XX minutes. </w:t>
      </w:r>
      <w:ins w:id="43" w:author="Kit Double" w:date="2026-01-20T14:22:00Z" w16du:dateUtc="2026-01-20T03:22:00Z">
        <w:r w:rsidR="00137F85" w:rsidRPr="00137F85">
          <w:rPr>
            <w:rFonts w:ascii="Calibri" w:hAnsi="Calibri" w:cs="Calibri"/>
            <w:bCs/>
            <w:color w:val="EE0000"/>
            <w:szCs w:val="22"/>
          </w:rPr>
          <w:t>[</w:t>
        </w:r>
        <w:r w:rsidR="00137F85" w:rsidRPr="00137F85">
          <w:rPr>
            <w:color w:val="EE0000"/>
            <w:szCs w:val="24"/>
          </w:rPr>
          <w:t>We may also take audio recordings of you while you complete the tasks to capture your thought processes]</w:t>
        </w:r>
      </w:ins>
    </w:p>
    <w:p w14:paraId="05AE740C" w14:textId="77777777" w:rsidR="00316310" w:rsidRDefault="00316310" w:rsidP="0031631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</w:p>
    <w:p w14:paraId="208FF216" w14:textId="656F08D3" w:rsidR="00F71E9F" w:rsidRDefault="00F71E9F" w:rsidP="00F71E9F">
      <w:r>
        <w:t>If you would like to participate go to the following link</w:t>
      </w:r>
    </w:p>
    <w:p w14:paraId="4D46FBC0" w14:textId="77777777" w:rsidR="00F71E9F" w:rsidRDefault="00F71E9F" w:rsidP="00F71E9F"/>
    <w:p w14:paraId="3734D2B6" w14:textId="77777777" w:rsidR="00F71E9F" w:rsidRPr="00254613" w:rsidRDefault="00F71E9F" w:rsidP="00F71E9F">
      <w:r>
        <w:t>[LINK to PIS and Study]</w:t>
      </w:r>
    </w:p>
    <w:p w14:paraId="1272E7D3" w14:textId="55970E4C" w:rsidR="00C8532A" w:rsidRDefault="00C8532A" w:rsidP="00C8532A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p w14:paraId="1F0C52DA" w14:textId="7BF25339" w:rsidR="003537A1" w:rsidRDefault="003537A1" w:rsidP="00C8532A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>
        <w:rPr>
          <w:rFonts w:ascii="Calibri" w:hAnsi="Calibri" w:cs="Calibri"/>
          <w:bCs/>
          <w:color w:val="000000"/>
          <w:szCs w:val="22"/>
        </w:rPr>
        <w:t>Yours sincerely,</w:t>
      </w:r>
    </w:p>
    <w:p w14:paraId="1A6FA21A" w14:textId="47AA849B" w:rsidR="003537A1" w:rsidRDefault="003537A1" w:rsidP="00C8532A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p w14:paraId="3D544C19" w14:textId="599B49EA" w:rsidR="00DF33A2" w:rsidRPr="00DF33A2" w:rsidRDefault="00192F62" w:rsidP="00DF33A2">
      <w:pPr>
        <w:jc w:val="left"/>
        <w:rPr>
          <w:rFonts w:ascii="Calibri" w:hAnsi="Calibri" w:cs="Calibri"/>
          <w:bCs/>
          <w:color w:val="000000"/>
          <w:szCs w:val="22"/>
        </w:rPr>
      </w:pPr>
      <w:r>
        <w:rPr>
          <w:rFonts w:ascii="Calibri" w:hAnsi="Calibri" w:cs="Calibri"/>
          <w:bCs/>
          <w:color w:val="000000"/>
          <w:szCs w:val="22"/>
        </w:rPr>
        <w:t>Dr Kit Double</w:t>
      </w:r>
      <w:r w:rsidR="00DF33A2" w:rsidRPr="00DF33A2">
        <w:rPr>
          <w:rFonts w:ascii="Calibri" w:hAnsi="Calibri" w:cs="Calibri"/>
          <w:bCs/>
          <w:color w:val="000000"/>
          <w:szCs w:val="22"/>
        </w:rPr>
        <w:t xml:space="preserve"> (Responsible Researcher) </w:t>
      </w:r>
    </w:p>
    <w:p w14:paraId="65F81DD7" w14:textId="4098455E" w:rsidR="00DF33A2" w:rsidRPr="00DF33A2" w:rsidRDefault="00DF33A2" w:rsidP="00DF33A2">
      <w:pPr>
        <w:jc w:val="left"/>
        <w:rPr>
          <w:rFonts w:ascii="Calibri" w:hAnsi="Calibri" w:cs="Calibri"/>
          <w:bCs/>
          <w:color w:val="000000"/>
          <w:szCs w:val="22"/>
        </w:rPr>
      </w:pPr>
      <w:r w:rsidRPr="00DF33A2">
        <w:rPr>
          <w:rFonts w:ascii="Calibri" w:hAnsi="Calibri" w:cs="Calibri"/>
          <w:bCs/>
          <w:color w:val="000000"/>
          <w:szCs w:val="22"/>
        </w:rPr>
        <w:t>School of Psychology, Faculty of Science</w:t>
      </w:r>
      <w:r w:rsidRPr="00DF33A2">
        <w:rPr>
          <w:rFonts w:ascii="Calibri" w:hAnsi="Calibri" w:cs="Calibri"/>
          <w:bCs/>
          <w:color w:val="000000"/>
          <w:szCs w:val="22"/>
        </w:rPr>
        <w:br/>
        <w:t xml:space="preserve">Phone: +61 2 </w:t>
      </w:r>
      <w:r w:rsidR="00192F62">
        <w:rPr>
          <w:rFonts w:ascii="Calibri" w:hAnsi="Calibri" w:cs="Calibri"/>
          <w:bCs/>
          <w:color w:val="000000"/>
          <w:szCs w:val="22"/>
        </w:rPr>
        <w:t>8627 8636</w:t>
      </w:r>
      <w:r w:rsidRPr="00DF33A2">
        <w:rPr>
          <w:rFonts w:ascii="Calibri" w:hAnsi="Calibri" w:cs="Calibri"/>
          <w:bCs/>
          <w:color w:val="000000"/>
          <w:szCs w:val="22"/>
        </w:rPr>
        <w:t xml:space="preserve"> | Email: </w:t>
      </w:r>
      <w:r w:rsidR="00192F62">
        <w:rPr>
          <w:rFonts w:ascii="Calibri" w:hAnsi="Calibri" w:cs="Calibri"/>
          <w:bCs/>
          <w:color w:val="000000"/>
          <w:szCs w:val="22"/>
        </w:rPr>
        <w:t>kit.double</w:t>
      </w:r>
      <w:r w:rsidRPr="00DF33A2">
        <w:rPr>
          <w:rFonts w:ascii="Calibri" w:hAnsi="Calibri" w:cs="Calibri"/>
          <w:bCs/>
          <w:color w:val="000000"/>
          <w:szCs w:val="22"/>
        </w:rPr>
        <w:t xml:space="preserve">@sydney.edu.au </w:t>
      </w:r>
      <w:hyperlink r:id="rId12" w:history="1"/>
    </w:p>
    <w:p w14:paraId="5F8114BF" w14:textId="053423CD" w:rsidR="003537A1" w:rsidRPr="003537A1" w:rsidRDefault="003537A1" w:rsidP="003537A1">
      <w:pPr>
        <w:jc w:val="left"/>
        <w:rPr>
          <w:szCs w:val="24"/>
          <w:lang w:eastAsia="en-GB"/>
        </w:rPr>
      </w:pPr>
      <w:r w:rsidRPr="003537A1">
        <w:rPr>
          <w:rFonts w:ascii="Arial" w:hAnsi="Arial" w:cs="Arial"/>
          <w:b/>
          <w:bCs/>
          <w:color w:val="000000"/>
          <w:sz w:val="20"/>
          <w:lang w:eastAsia="en-GB"/>
        </w:rPr>
        <w:br/>
        <w:t>Project number: [</w:t>
      </w:r>
      <w:r w:rsidR="00192F62">
        <w:rPr>
          <w:rFonts w:ascii="Arial" w:hAnsi="Arial" w:cs="Arial"/>
          <w:b/>
          <w:bCs/>
          <w:color w:val="000000"/>
          <w:sz w:val="20"/>
          <w:lang w:eastAsia="en-GB"/>
        </w:rPr>
        <w:t>xxxxx</w:t>
      </w:r>
      <w:r w:rsidRPr="003537A1">
        <w:rPr>
          <w:rFonts w:ascii="Arial" w:hAnsi="Arial" w:cs="Arial"/>
          <w:b/>
          <w:bCs/>
          <w:color w:val="000000"/>
          <w:sz w:val="20"/>
          <w:lang w:eastAsia="en-GB"/>
        </w:rPr>
        <w:t>]</w:t>
      </w:r>
    </w:p>
    <w:p w14:paraId="42A8D4F1" w14:textId="0F9BCB1B" w:rsidR="00316310" w:rsidRPr="00B241FB" w:rsidRDefault="00316310" w:rsidP="00316310">
      <w:pPr>
        <w:autoSpaceDE w:val="0"/>
        <w:autoSpaceDN w:val="0"/>
        <w:adjustRightInd w:val="0"/>
        <w:jc w:val="left"/>
        <w:rPr>
          <w:rFonts w:ascii="Calibri" w:hAnsi="Calibri" w:cs="Calibri"/>
          <w:bCs/>
          <w:i/>
          <w:iCs/>
          <w:color w:val="F79646" w:themeColor="accent6"/>
          <w:szCs w:val="22"/>
        </w:rPr>
      </w:pPr>
    </w:p>
    <w:p w14:paraId="7337CBF0" w14:textId="77777777" w:rsidR="003537A1" w:rsidRPr="00C8532A" w:rsidRDefault="003537A1" w:rsidP="00C8532A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sectPr w:rsidR="003537A1" w:rsidRPr="00C8532A" w:rsidSect="005A1CF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C0429" w14:textId="77777777" w:rsidR="00C829E9" w:rsidRDefault="00C829E9" w:rsidP="00B8520E">
      <w:r>
        <w:separator/>
      </w:r>
    </w:p>
  </w:endnote>
  <w:endnote w:type="continuationSeparator" w:id="0">
    <w:p w14:paraId="564366FD" w14:textId="77777777" w:rsidR="00C829E9" w:rsidRDefault="00C829E9" w:rsidP="00B8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ECF6D" w14:textId="77777777" w:rsidR="00D8698F" w:rsidRDefault="00D869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B3EC" w14:textId="678CD226" w:rsidR="00B8520E" w:rsidRDefault="00B8520E">
    <w:pPr>
      <w:pStyle w:val="Footer"/>
    </w:pPr>
    <w:r>
      <w:rPr>
        <w:rFonts w:cstheme="minorHAnsi"/>
        <w:color w:val="E64626"/>
        <w:sz w:val="20"/>
      </w:rPr>
      <w:t xml:space="preserve">Version </w:t>
    </w:r>
    <w:ins w:id="44" w:author="Kit Double" w:date="2026-01-20T14:26:00Z" w16du:dateUtc="2026-01-20T03:26:00Z">
      <w:r w:rsidR="00D8698F">
        <w:rPr>
          <w:rFonts w:cstheme="minorHAnsi"/>
          <w:color w:val="E64626"/>
          <w:sz w:val="20"/>
        </w:rPr>
        <w:t>2</w:t>
      </w:r>
    </w:ins>
    <w:del w:id="45" w:author="Kit Double" w:date="2026-01-20T14:26:00Z" w16du:dateUtc="2026-01-20T03:26:00Z">
      <w:r w:rsidR="00192F62" w:rsidDel="00D8698F">
        <w:rPr>
          <w:rFonts w:cstheme="minorHAnsi"/>
          <w:color w:val="E64626"/>
          <w:sz w:val="20"/>
        </w:rPr>
        <w:delText>1</w:delText>
      </w:r>
    </w:del>
    <w:r>
      <w:rPr>
        <w:rFonts w:cstheme="minorHAnsi"/>
        <w:color w:val="E64626"/>
        <w:sz w:val="20"/>
      </w:rPr>
      <w:t xml:space="preserve">, </w:t>
    </w:r>
    <w:del w:id="46" w:author="Kit Double" w:date="2026-01-20T14:26:00Z" w16du:dateUtc="2026-01-20T03:26:00Z">
      <w:r w:rsidR="0051217C" w:rsidDel="00D8698F">
        <w:rPr>
          <w:rFonts w:cstheme="minorHAnsi"/>
          <w:color w:val="E64626"/>
          <w:sz w:val="20"/>
        </w:rPr>
        <w:delText>20</w:delText>
      </w:r>
      <w:r w:rsidRPr="007D5516" w:rsidDel="00D8698F">
        <w:rPr>
          <w:rFonts w:cstheme="minorHAnsi"/>
          <w:color w:val="E64626"/>
          <w:sz w:val="20"/>
          <w:vertAlign w:val="superscript"/>
        </w:rPr>
        <w:delText>th</w:delText>
      </w:r>
      <w:r w:rsidDel="00D8698F">
        <w:rPr>
          <w:rFonts w:cstheme="minorHAnsi"/>
          <w:color w:val="E64626"/>
          <w:sz w:val="20"/>
        </w:rPr>
        <w:delText xml:space="preserve"> </w:delText>
      </w:r>
      <w:r w:rsidR="00192F62" w:rsidDel="00D8698F">
        <w:rPr>
          <w:rFonts w:cstheme="minorHAnsi"/>
          <w:color w:val="E64626"/>
          <w:sz w:val="20"/>
        </w:rPr>
        <w:delText>October</w:delText>
      </w:r>
      <w:r w:rsidDel="00D8698F">
        <w:rPr>
          <w:rFonts w:cstheme="minorHAnsi"/>
          <w:color w:val="E64626"/>
          <w:sz w:val="20"/>
        </w:rPr>
        <w:delText xml:space="preserve"> </w:delText>
      </w:r>
      <w:r w:rsidR="00192F62" w:rsidDel="00D8698F">
        <w:rPr>
          <w:rFonts w:cstheme="minorHAnsi"/>
          <w:color w:val="E64626"/>
          <w:sz w:val="20"/>
        </w:rPr>
        <w:delText>2022</w:delText>
      </w:r>
    </w:del>
    <w:ins w:id="47" w:author="Kit Double" w:date="2026-01-20T14:26:00Z" w16du:dateUtc="2026-01-20T03:26:00Z">
      <w:r w:rsidR="00D8698F">
        <w:rPr>
          <w:rFonts w:cstheme="minorHAnsi"/>
          <w:color w:val="E64626"/>
          <w:sz w:val="20"/>
        </w:rPr>
        <w:t>20 January 2026</w:t>
      </w:r>
    </w:ins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23AE" w14:textId="77777777" w:rsidR="00D8698F" w:rsidRDefault="00D86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4EB5D" w14:textId="77777777" w:rsidR="00C829E9" w:rsidRDefault="00C829E9" w:rsidP="00B8520E">
      <w:r>
        <w:separator/>
      </w:r>
    </w:p>
  </w:footnote>
  <w:footnote w:type="continuationSeparator" w:id="0">
    <w:p w14:paraId="3A493CDE" w14:textId="77777777" w:rsidR="00C829E9" w:rsidRDefault="00C829E9" w:rsidP="00B8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7062F" w14:textId="77777777" w:rsidR="00D8698F" w:rsidRDefault="00D869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1389" w14:textId="77777777" w:rsidR="00D8698F" w:rsidRDefault="00D869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27599" w14:textId="77777777" w:rsidR="00D8698F" w:rsidRDefault="00D8698F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t Double">
    <w15:presenceInfo w15:providerId="AD" w15:userId="S::kit.double@sydney.edu.au::6ba82428-d763-4b08-a3e8-0c52463983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F0"/>
    <w:rsid w:val="00002FB7"/>
    <w:rsid w:val="00137F85"/>
    <w:rsid w:val="00192F62"/>
    <w:rsid w:val="00226206"/>
    <w:rsid w:val="00306156"/>
    <w:rsid w:val="00316310"/>
    <w:rsid w:val="003537A1"/>
    <w:rsid w:val="00382871"/>
    <w:rsid w:val="00391E40"/>
    <w:rsid w:val="00436ADD"/>
    <w:rsid w:val="0051217C"/>
    <w:rsid w:val="005A1CF2"/>
    <w:rsid w:val="005F388C"/>
    <w:rsid w:val="006464D0"/>
    <w:rsid w:val="00651591"/>
    <w:rsid w:val="006813F3"/>
    <w:rsid w:val="006E1D0A"/>
    <w:rsid w:val="00702DA5"/>
    <w:rsid w:val="0071194E"/>
    <w:rsid w:val="00716001"/>
    <w:rsid w:val="007706A3"/>
    <w:rsid w:val="007B7A62"/>
    <w:rsid w:val="00824DE5"/>
    <w:rsid w:val="009F40A0"/>
    <w:rsid w:val="00A26345"/>
    <w:rsid w:val="00A8724E"/>
    <w:rsid w:val="00B8520E"/>
    <w:rsid w:val="00BB6143"/>
    <w:rsid w:val="00BE55E5"/>
    <w:rsid w:val="00C73FD3"/>
    <w:rsid w:val="00C7508B"/>
    <w:rsid w:val="00C829E9"/>
    <w:rsid w:val="00C8532A"/>
    <w:rsid w:val="00D01378"/>
    <w:rsid w:val="00D8698F"/>
    <w:rsid w:val="00D9068F"/>
    <w:rsid w:val="00DB0D54"/>
    <w:rsid w:val="00DB33D1"/>
    <w:rsid w:val="00DF33A2"/>
    <w:rsid w:val="00E65CF0"/>
    <w:rsid w:val="00EA3B17"/>
    <w:rsid w:val="00EB2A42"/>
    <w:rsid w:val="00EB3620"/>
    <w:rsid w:val="00F71E9F"/>
    <w:rsid w:val="00FA08D7"/>
    <w:rsid w:val="00FC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190B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65CF0"/>
    <w:pPr>
      <w:jc w:val="both"/>
    </w:pPr>
    <w:rPr>
      <w:rFonts w:ascii="Times New Roman" w:eastAsia="Times New Roman" w:hAnsi="Times New Roman" w:cs="Times New Roman"/>
      <w:szCs w:val="20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32A"/>
    <w:pPr>
      <w:autoSpaceDE w:val="0"/>
      <w:autoSpaceDN w:val="0"/>
      <w:adjustRightInd w:val="0"/>
      <w:jc w:val="center"/>
      <w:outlineLvl w:val="0"/>
    </w:pPr>
    <w:rPr>
      <w:rFonts w:ascii="Calibri" w:hAnsi="Calibri" w:cs="Calibri"/>
      <w:b/>
      <w:bCs/>
      <w:color w:val="00000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53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8532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8532A"/>
    <w:rPr>
      <w:rFonts w:ascii="Calibri" w:eastAsia="Times New Roman" w:hAnsi="Calibri" w:cs="Calibri"/>
      <w:b/>
      <w:bCs/>
      <w:color w:val="000000"/>
      <w:szCs w:val="22"/>
      <w:lang w:val="en-AU"/>
    </w:rPr>
  </w:style>
  <w:style w:type="paragraph" w:styleId="TOC1">
    <w:name w:val="toc 1"/>
    <w:basedOn w:val="Normal"/>
    <w:next w:val="Normal"/>
    <w:autoRedefine/>
    <w:uiPriority w:val="39"/>
    <w:unhideWhenUsed/>
    <w:rsid w:val="00702DA5"/>
    <w:pPr>
      <w:spacing w:before="120"/>
      <w:jc w:val="left"/>
    </w:pPr>
    <w:rPr>
      <w:rFonts w:asciiTheme="minorHAnsi" w:hAnsi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02DA5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02DA5"/>
    <w:pPr>
      <w:ind w:left="480"/>
      <w:jc w:val="left"/>
    </w:pPr>
    <w:rPr>
      <w:rFonts w:asciiTheme="minorHAnsi" w:hAnsi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02DA5"/>
    <w:pPr>
      <w:ind w:left="720"/>
      <w:jc w:val="left"/>
    </w:pPr>
    <w:rPr>
      <w:rFonts w:asciiTheme="minorHAnsi" w:hAnsi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702DA5"/>
    <w:pPr>
      <w:ind w:left="960"/>
      <w:jc w:val="left"/>
    </w:pPr>
    <w:rPr>
      <w:rFonts w:asciiTheme="minorHAnsi" w:hAnsi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702DA5"/>
    <w:pPr>
      <w:ind w:left="1200"/>
      <w:jc w:val="left"/>
    </w:pPr>
    <w:rPr>
      <w:rFonts w:asciiTheme="minorHAnsi" w:hAnsi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702DA5"/>
    <w:pPr>
      <w:ind w:left="1440"/>
      <w:jc w:val="left"/>
    </w:pPr>
    <w:rPr>
      <w:rFonts w:asciiTheme="minorHAnsi" w:hAnsi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702DA5"/>
    <w:pPr>
      <w:ind w:left="1680"/>
      <w:jc w:val="left"/>
    </w:pPr>
    <w:rPr>
      <w:rFonts w:asciiTheme="minorHAnsi" w:hAnsi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702DA5"/>
    <w:pPr>
      <w:ind w:left="1920"/>
      <w:jc w:val="left"/>
    </w:pPr>
    <w:rPr>
      <w:rFonts w:asciiTheme="minorHAnsi" w:hAnsiTheme="minorHAnsi"/>
      <w:sz w:val="20"/>
    </w:rPr>
  </w:style>
  <w:style w:type="paragraph" w:styleId="Header">
    <w:name w:val="header"/>
    <w:basedOn w:val="Normal"/>
    <w:link w:val="HeaderChar"/>
    <w:uiPriority w:val="99"/>
    <w:unhideWhenUsed/>
    <w:rsid w:val="00B852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520E"/>
    <w:rPr>
      <w:rFonts w:ascii="Times New Roman" w:eastAsia="Times New Roman" w:hAnsi="Times New Roman" w:cs="Times New Roman"/>
      <w:szCs w:val="20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B852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520E"/>
    <w:rPr>
      <w:rFonts w:ascii="Times New Roman" w:eastAsia="Times New Roman" w:hAnsi="Times New Roman" w:cs="Times New Roman"/>
      <w:szCs w:val="20"/>
      <w:lang w:val="en-AU"/>
    </w:rPr>
  </w:style>
  <w:style w:type="paragraph" w:styleId="Revision">
    <w:name w:val="Revision"/>
    <w:hidden/>
    <w:uiPriority w:val="99"/>
    <w:semiHidden/>
    <w:rsid w:val="00137F85"/>
    <w:rPr>
      <w:rFonts w:ascii="Times New Roman" w:eastAsia="Times New Roman" w:hAnsi="Times New Roman" w:cs="Times New Roman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3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mailto:XX@unimelb.edu.au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DB8C2460BEF4448B7D0B4CB568F445" ma:contentTypeVersion="0" ma:contentTypeDescription="Create a new document." ma:contentTypeScope="" ma:versionID="2027fdd379d11a6519b43b397ffd54b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43E5BE-63E7-4791-827F-26EBAC2AC4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4A3730-8ABB-4356-A013-C31B8C99EC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25323CE-28B8-4690-965E-58E135D7F8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3090</Characters>
  <Application>Microsoft Office Word</Application>
  <DocSecurity>0</DocSecurity>
  <Lines>83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Bateman</dc:creator>
  <cp:keywords/>
  <dc:description/>
  <cp:lastModifiedBy>Kit Double</cp:lastModifiedBy>
  <cp:revision>3</cp:revision>
  <dcterms:created xsi:type="dcterms:W3CDTF">2026-01-20T03:26:00Z</dcterms:created>
  <dcterms:modified xsi:type="dcterms:W3CDTF">2026-01-20T03:28:00Z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0x01010035DB8C2460BEF4448B7D0B4CB568F445</vt:lpwstr>
  </property>
</Properties>
</file>