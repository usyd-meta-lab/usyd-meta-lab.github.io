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6472F01E" w14:textId="77777777" w:rsidR="00DF32C9" w:rsidRPr="005D0E2A" w:rsidRDefault="00DF32C9" w:rsidP="00DF32C9">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2872A6C9"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51753879" w14:textId="371EDB1C" w:rsidR="00DF32C9" w:rsidRDefault="002A24DF"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DF32C9">
        <w:rPr>
          <w:color w:val="000000" w:themeColor="text1"/>
          <w:sz w:val="24"/>
          <w:szCs w:val="24"/>
        </w:rPr>
        <w:t>rofessor Damian Birney, School of Psychology, University of Sydney</w:t>
      </w:r>
    </w:p>
    <w:p w14:paraId="1904506D" w14:textId="35C8989D" w:rsidR="00DF32C9" w:rsidRDefault="00AD0E72"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DF32C9">
        <w:rPr>
          <w:color w:val="000000" w:themeColor="text1"/>
          <w:sz w:val="24"/>
          <w:szCs w:val="24"/>
        </w:rPr>
        <w:t>Micah Goldwater, Lecturer, School of Psychology, University of Sydney</w:t>
      </w:r>
    </w:p>
    <w:p w14:paraId="06337C09" w14:textId="6ECC9C64" w:rsidR="00103798" w:rsidRPr="00103798" w:rsidRDefault="00103798" w:rsidP="0010379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03798">
        <w:rPr>
          <w:color w:val="000000" w:themeColor="text1"/>
          <w:sz w:val="24"/>
          <w:szCs w:val="24"/>
        </w:rPr>
        <w:t>Dr Hilary Don, Research Officer, School of Psychology, University of Sydney</w:t>
      </w:r>
    </w:p>
    <w:p w14:paraId="558E309A" w14:textId="1A21943F" w:rsidR="00DF32C9" w:rsidRPr="001540A2"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0B0E4D">
        <w:rPr>
          <w:color w:val="000000" w:themeColor="text1"/>
          <w:sz w:val="24"/>
          <w:szCs w:val="24"/>
        </w:rPr>
        <w:t>Cynthia Feng</w:t>
      </w:r>
      <w:r w:rsidRPr="001540A2">
        <w:rPr>
          <w:color w:val="000000" w:themeColor="text1"/>
          <w:sz w:val="24"/>
          <w:szCs w:val="24"/>
        </w:rPr>
        <w:t xml:space="preserve">, PhD Student, School of Psychology, </w:t>
      </w:r>
      <w:r w:rsidR="000B0E4D">
        <w:rPr>
          <w:color w:val="000000" w:themeColor="text1"/>
          <w:sz w:val="24"/>
          <w:szCs w:val="24"/>
        </w:rPr>
        <w:t>Un</w:t>
      </w:r>
      <w:r w:rsidRPr="001540A2">
        <w:rPr>
          <w:color w:val="000000" w:themeColor="text1"/>
          <w:sz w:val="24"/>
          <w:szCs w:val="24"/>
        </w:rPr>
        <w:t>iversity of Sydney</w:t>
      </w:r>
    </w:p>
    <w:p w14:paraId="4AEB56F7"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4D99CA1B" w14:textId="77777777" w:rsidR="00F54E30"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1FEB396A" w14:textId="77777777" w:rsidR="00F54E30" w:rsidRPr="00C33017" w:rsidRDefault="00F54E30" w:rsidP="00F54E30">
      <w:pPr>
        <w:pStyle w:val="ListParagraph"/>
        <w:numPr>
          <w:ilvl w:val="0"/>
          <w:numId w:val="9"/>
        </w:numPr>
        <w:overflowPunct w:val="0"/>
        <w:autoSpaceDE w:val="0"/>
        <w:autoSpaceDN w:val="0"/>
        <w:adjustRightInd w:val="0"/>
        <w:spacing w:after="0" w:line="240" w:lineRule="auto"/>
        <w:textAlignment w:val="baseline"/>
        <w:rPr>
          <w:ins w:id="0" w:author="Kit Double" w:date="2025-08-11T15:14:00Z" w16du:dateUtc="2025-08-11T05:14:00Z"/>
          <w:color w:val="000000" w:themeColor="text1"/>
          <w:sz w:val="24"/>
          <w:szCs w:val="24"/>
          <w:rPrChange w:id="1" w:author="Kit Double" w:date="2025-08-11T15:14:00Z" w16du:dateUtc="2025-08-11T05:14:00Z">
            <w:rPr>
              <w:ins w:id="2" w:author="Kit Double" w:date="2025-08-11T15:14:00Z" w16du:dateUtc="2025-08-11T05:14:00Z"/>
              <w:rFonts w:cstheme="minorHAnsi"/>
              <w:sz w:val="24"/>
              <w:szCs w:val="28"/>
            </w:rPr>
          </w:rPrChange>
        </w:rPr>
      </w:pPr>
      <w:r>
        <w:rPr>
          <w:rFonts w:cstheme="minorHAnsi"/>
          <w:sz w:val="24"/>
          <w:szCs w:val="28"/>
        </w:rPr>
        <w:t>Mr Anthony Mbonu, Honours Student, School of Psychology, University of Sydney</w:t>
      </w:r>
    </w:p>
    <w:p w14:paraId="06699522" w14:textId="77777777" w:rsidR="00C33017" w:rsidRPr="00444E8F" w:rsidRDefault="00C33017" w:rsidP="00C33017">
      <w:pPr>
        <w:pStyle w:val="ListParagraph"/>
        <w:numPr>
          <w:ilvl w:val="0"/>
          <w:numId w:val="9"/>
        </w:numPr>
        <w:overflowPunct w:val="0"/>
        <w:autoSpaceDE w:val="0"/>
        <w:autoSpaceDN w:val="0"/>
        <w:adjustRightInd w:val="0"/>
        <w:spacing w:after="0" w:line="240" w:lineRule="auto"/>
        <w:textAlignment w:val="baseline"/>
        <w:rPr>
          <w:ins w:id="3" w:author="Kit Double" w:date="2025-08-11T15:14:00Z" w16du:dateUtc="2025-08-11T05:14:00Z"/>
          <w:color w:val="000000" w:themeColor="text1"/>
          <w:sz w:val="24"/>
          <w:szCs w:val="24"/>
        </w:rPr>
      </w:pPr>
      <w:ins w:id="4" w:author="Kit Double" w:date="2025-08-11T15:14:00Z" w16du:dateUtc="2025-08-11T05:14:00Z">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ins>
    </w:p>
    <w:p w14:paraId="1B8AEA0F" w14:textId="77777777" w:rsidR="00C33017" w:rsidRPr="00444E8F" w:rsidRDefault="00C33017" w:rsidP="00C33017">
      <w:pPr>
        <w:pStyle w:val="ListParagraph"/>
        <w:numPr>
          <w:ilvl w:val="0"/>
          <w:numId w:val="9"/>
        </w:numPr>
        <w:overflowPunct w:val="0"/>
        <w:autoSpaceDE w:val="0"/>
        <w:autoSpaceDN w:val="0"/>
        <w:adjustRightInd w:val="0"/>
        <w:spacing w:after="0" w:line="240" w:lineRule="auto"/>
        <w:textAlignment w:val="baseline"/>
        <w:rPr>
          <w:ins w:id="5" w:author="Kit Double" w:date="2025-08-11T15:14:00Z" w16du:dateUtc="2025-08-11T05:14:00Z"/>
          <w:color w:val="000000" w:themeColor="text1"/>
          <w:sz w:val="24"/>
          <w:szCs w:val="24"/>
        </w:rPr>
      </w:pPr>
      <w:ins w:id="6" w:author="Kit Double" w:date="2025-08-11T15:14:00Z" w16du:dateUtc="2025-08-11T05:14:00Z">
        <w:r>
          <w:rPr>
            <w:rFonts w:cstheme="minorHAnsi"/>
            <w:sz w:val="24"/>
            <w:szCs w:val="28"/>
          </w:rPr>
          <w:t xml:space="preserve">Ms </w:t>
        </w:r>
        <w:proofErr w:type="spellStart"/>
        <w:r>
          <w:rPr>
            <w:rFonts w:cstheme="minorHAnsi"/>
            <w:sz w:val="24"/>
            <w:szCs w:val="28"/>
          </w:rPr>
          <w:t>Imann</w:t>
        </w:r>
        <w:proofErr w:type="spellEnd"/>
        <w:r>
          <w:rPr>
            <w:rFonts w:cstheme="minorHAnsi"/>
            <w:sz w:val="24"/>
            <w:szCs w:val="28"/>
          </w:rPr>
          <w:t xml:space="preserve"> Mian, Research Assistant,</w:t>
        </w:r>
        <w:r w:rsidRPr="000E36DA">
          <w:rPr>
            <w:rFonts w:cstheme="minorHAnsi"/>
            <w:sz w:val="24"/>
            <w:szCs w:val="28"/>
          </w:rPr>
          <w:t xml:space="preserve"> </w:t>
        </w:r>
        <w:r>
          <w:rPr>
            <w:rFonts w:cstheme="minorHAnsi"/>
            <w:sz w:val="24"/>
            <w:szCs w:val="28"/>
          </w:rPr>
          <w:t>School of Psychology, University of Sydney</w:t>
        </w:r>
      </w:ins>
    </w:p>
    <w:p w14:paraId="3B41F779" w14:textId="77777777" w:rsidR="00C33017" w:rsidRDefault="00C33017" w:rsidP="00C33017">
      <w:pPr>
        <w:pStyle w:val="ListParagraph"/>
        <w:numPr>
          <w:ilvl w:val="0"/>
          <w:numId w:val="9"/>
        </w:numPr>
        <w:overflowPunct w:val="0"/>
        <w:autoSpaceDE w:val="0"/>
        <w:autoSpaceDN w:val="0"/>
        <w:adjustRightInd w:val="0"/>
        <w:spacing w:after="0" w:line="240" w:lineRule="auto"/>
        <w:textAlignment w:val="baseline"/>
        <w:rPr>
          <w:ins w:id="7" w:author="Kit Double" w:date="2025-08-11T15:14:00Z" w16du:dateUtc="2025-08-11T05:14:00Z"/>
          <w:color w:val="000000" w:themeColor="text1"/>
          <w:sz w:val="24"/>
          <w:szCs w:val="24"/>
        </w:rPr>
      </w:pPr>
      <w:ins w:id="8" w:author="Kit Double" w:date="2025-08-11T15:14:00Z" w16du:dateUtc="2025-08-11T05:14:00Z">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ins>
    </w:p>
    <w:p w14:paraId="7E771B1C" w14:textId="77777777" w:rsidR="00C33017" w:rsidRDefault="00C33017" w:rsidP="00C33017">
      <w:pPr>
        <w:pStyle w:val="ListParagraph"/>
        <w:overflowPunct w:val="0"/>
        <w:autoSpaceDE w:val="0"/>
        <w:autoSpaceDN w:val="0"/>
        <w:adjustRightInd w:val="0"/>
        <w:spacing w:after="0" w:line="240" w:lineRule="auto"/>
        <w:ind w:left="1080"/>
        <w:textAlignment w:val="baseline"/>
        <w:rPr>
          <w:color w:val="000000" w:themeColor="text1"/>
          <w:sz w:val="24"/>
          <w:szCs w:val="24"/>
        </w:rPr>
        <w:pPrChange w:id="9" w:author="Kit Double" w:date="2025-08-11T15:14:00Z" w16du:dateUtc="2025-08-11T05:14:00Z">
          <w:pPr>
            <w:pStyle w:val="ListParagraph"/>
            <w:numPr>
              <w:numId w:val="9"/>
            </w:numPr>
            <w:overflowPunct w:val="0"/>
            <w:autoSpaceDE w:val="0"/>
            <w:autoSpaceDN w:val="0"/>
            <w:adjustRightInd w:val="0"/>
            <w:spacing w:after="0" w:line="240" w:lineRule="auto"/>
            <w:ind w:left="1080" w:hanging="360"/>
            <w:textAlignment w:val="baseline"/>
          </w:pPr>
        </w:pPrChange>
      </w:pPr>
    </w:p>
    <w:p w14:paraId="1E06558D" w14:textId="77777777" w:rsidR="00F54E30" w:rsidRPr="002973E3" w:rsidRDefault="00F54E30" w:rsidP="00F54E30">
      <w:pPr>
        <w:spacing w:after="0"/>
        <w:jc w:val="both"/>
        <w:rPr>
          <w:rFonts w:cstheme="minorHAnsi"/>
          <w:b/>
          <w:bCs/>
          <w:sz w:val="24"/>
          <w:szCs w:val="28"/>
        </w:rPr>
      </w:pPr>
    </w:p>
    <w:p w14:paraId="740CC4FB" w14:textId="77777777" w:rsidR="00F54E30" w:rsidRPr="005D0E2A" w:rsidRDefault="00F54E30" w:rsidP="00F54E30">
      <w:pPr>
        <w:spacing w:after="0" w:line="240" w:lineRule="auto"/>
        <w:ind w:left="360"/>
        <w:jc w:val="both"/>
        <w:rPr>
          <w:rFonts w:cstheme="minorHAnsi"/>
          <w:sz w:val="24"/>
          <w:szCs w:val="28"/>
        </w:rPr>
      </w:pPr>
    </w:p>
    <w:p w14:paraId="67C73473" w14:textId="77777777" w:rsidR="00B345B3" w:rsidRPr="005D0E2A" w:rsidRDefault="00B345B3" w:rsidP="00B345B3">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005AE065" w14:textId="77777777" w:rsidR="00F54E30" w:rsidRPr="005D0E2A" w:rsidRDefault="00F54E30" w:rsidP="00F54E30">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1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1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3"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w:t>
      </w:r>
      <w:proofErr w:type="gramStart"/>
      <w:r w:rsidR="003F32B2">
        <w:rPr>
          <w:rFonts w:ascii="Calibri" w:hAnsi="Calibri" w:cs="Calibri"/>
          <w:iCs/>
          <w:sz w:val="24"/>
          <w:szCs w:val="24"/>
        </w:rPr>
        <w:t>minutes</w:t>
      </w:r>
      <w:proofErr w:type="gramEnd"/>
      <w:r w:rsidR="003F32B2">
        <w:rPr>
          <w:rFonts w:ascii="Calibri" w:hAnsi="Calibri" w:cs="Calibri"/>
          <w:iCs/>
          <w:sz w:val="24"/>
          <w:szCs w:val="24"/>
        </w:rPr>
        <w:t xml:space="preserve">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lastRenderedPageBreak/>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1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1"/>
    <w:bookmarkEnd w:id="1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4"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09ADBCDA" w:rsidR="00F93AA4" w:rsidRPr="005D0E2A" w:rsidRDefault="007F155F" w:rsidP="00103798">
      <w:pPr>
        <w:pStyle w:val="ListParagraph"/>
        <w:tabs>
          <w:tab w:val="left" w:pos="7048"/>
        </w:tabs>
        <w:spacing w:after="0" w:line="240" w:lineRule="auto"/>
        <w:ind w:left="0"/>
        <w:jc w:val="both"/>
        <w:rPr>
          <w:rFonts w:cstheme="minorHAnsi"/>
          <w:b/>
          <w:sz w:val="24"/>
          <w:szCs w:val="28"/>
        </w:rPr>
      </w:pPr>
      <w:r>
        <w:rPr>
          <w:rFonts w:cstheme="minorHAnsi"/>
          <w:b/>
          <w:sz w:val="24"/>
          <w:szCs w:val="28"/>
        </w:rPr>
        <w:tab/>
      </w:r>
    </w:p>
    <w:p w14:paraId="0346C826" w14:textId="7930BC42"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7F155F">
        <w:rPr>
          <w:rFonts w:cstheme="minorHAnsi"/>
          <w:color w:val="0070C0"/>
          <w:sz w:val="24"/>
          <w:szCs w:val="28"/>
        </w:rPr>
        <w:t>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BB7AB" w14:textId="77777777" w:rsidR="005F2087" w:rsidRDefault="005F2087" w:rsidP="00810EA6">
      <w:pPr>
        <w:spacing w:after="0" w:line="240" w:lineRule="auto"/>
      </w:pPr>
      <w:r>
        <w:separator/>
      </w:r>
    </w:p>
  </w:endnote>
  <w:endnote w:type="continuationSeparator" w:id="0">
    <w:p w14:paraId="26607B8F" w14:textId="77777777" w:rsidR="005F2087" w:rsidRDefault="005F2087"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0D14" w14:textId="77777777" w:rsidR="00627D44" w:rsidRDefault="00627D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6599" w14:textId="75B14174" w:rsidR="00627D44" w:rsidRPr="008A2B05" w:rsidRDefault="00810EA6" w:rsidP="00627D44">
    <w:pPr>
      <w:pStyle w:val="Footer"/>
      <w:rPr>
        <w:rFonts w:cstheme="minorHAnsi"/>
        <w:color w:val="E64626"/>
        <w:sz w:val="20"/>
        <w:szCs w:val="20"/>
      </w:rPr>
    </w:pPr>
    <w:r w:rsidRPr="008A2B05">
      <w:rPr>
        <w:rFonts w:cstheme="minorHAnsi"/>
        <w:sz w:val="20"/>
        <w:szCs w:val="20"/>
      </w:rPr>
      <w:t>HREC Approval No.</w:t>
    </w:r>
    <w:r w:rsidRPr="008A2B05">
      <w:rPr>
        <w:rFonts w:cstheme="minorHAnsi"/>
        <w:sz w:val="20"/>
        <w:szCs w:val="20"/>
      </w:rPr>
      <w:t xml:space="preserve">: </w:t>
    </w:r>
    <w:r w:rsidR="0010325E">
      <w:rPr>
        <w:rFonts w:cstheme="minorHAnsi"/>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535F64">
      <w:rPr>
        <w:rFonts w:cstheme="minorHAnsi"/>
        <w:color w:val="E64626"/>
        <w:sz w:val="20"/>
        <w:szCs w:val="20"/>
      </w:rPr>
      <w:t xml:space="preserve">Version </w:t>
    </w:r>
    <w:ins w:id="13" w:author="Kit Double" w:date="2025-08-11T15:14:00Z" w16du:dateUtc="2025-08-11T05:14:00Z">
      <w:r w:rsidR="00C33017">
        <w:rPr>
          <w:rFonts w:cstheme="minorHAnsi"/>
          <w:color w:val="E64626"/>
          <w:sz w:val="20"/>
          <w:szCs w:val="20"/>
        </w:rPr>
        <w:t>8</w:t>
      </w:r>
    </w:ins>
    <w:del w:id="14" w:author="Kit Double" w:date="2025-08-11T15:14:00Z" w16du:dateUtc="2025-08-11T05:14:00Z">
      <w:r w:rsidR="00535F64" w:rsidDel="00C33017">
        <w:rPr>
          <w:rFonts w:cstheme="minorHAnsi"/>
          <w:color w:val="E64626"/>
          <w:sz w:val="20"/>
          <w:szCs w:val="20"/>
        </w:rPr>
        <w:delText>7</w:delText>
      </w:r>
    </w:del>
    <w:r w:rsidR="00535F64">
      <w:rPr>
        <w:rFonts w:cstheme="minorHAnsi"/>
        <w:color w:val="E64626"/>
        <w:sz w:val="20"/>
        <w:szCs w:val="20"/>
      </w:rPr>
      <w:t xml:space="preserve">, </w:t>
    </w:r>
    <w:del w:id="15" w:author="Kit Double" w:date="2025-08-11T15:14:00Z" w16du:dateUtc="2025-08-11T05:14:00Z">
      <w:r w:rsidR="00535F64" w:rsidDel="00C33017">
        <w:rPr>
          <w:rFonts w:cstheme="minorHAnsi"/>
          <w:color w:val="E64626"/>
          <w:sz w:val="20"/>
          <w:szCs w:val="20"/>
        </w:rPr>
        <w:delText>3 April</w:delText>
      </w:r>
    </w:del>
    <w:ins w:id="16" w:author="Kit Double" w:date="2025-08-11T15:14:00Z" w16du:dateUtc="2025-08-11T05:14:00Z">
      <w:r w:rsidR="00C33017">
        <w:rPr>
          <w:rFonts w:cstheme="minorHAnsi"/>
          <w:color w:val="E64626"/>
          <w:sz w:val="20"/>
          <w:szCs w:val="20"/>
        </w:rPr>
        <w:t>11</w:t>
      </w:r>
      <w:r w:rsidR="00BA4BB2">
        <w:rPr>
          <w:rFonts w:cstheme="minorHAnsi"/>
          <w:color w:val="E64626"/>
          <w:sz w:val="20"/>
          <w:szCs w:val="20"/>
        </w:rPr>
        <w:t xml:space="preserve"> </w:t>
      </w:r>
      <w:r w:rsidR="00BA4BB2">
        <w:rPr>
          <w:rFonts w:cstheme="minorHAnsi"/>
          <w:color w:val="E64626"/>
          <w:sz w:val="20"/>
          <w:szCs w:val="20"/>
        </w:rPr>
        <w:t>August</w:t>
      </w:r>
    </w:ins>
    <w:r w:rsidR="00535F64">
      <w:rPr>
        <w:rFonts w:cstheme="minorHAnsi"/>
        <w:color w:val="E64626"/>
        <w:sz w:val="20"/>
        <w:szCs w:val="20"/>
      </w:rPr>
      <w:t xml:space="preserve"> 2025</w:t>
    </w:r>
  </w:p>
  <w:p w14:paraId="5A1CBBE1" w14:textId="72AC1A2A" w:rsidR="00810EA6" w:rsidRPr="008A2B05" w:rsidRDefault="00810EA6">
    <w:pPr>
      <w:pStyle w:val="Footer"/>
      <w:rPr>
        <w:rFonts w:cstheme="minorHAnsi"/>
        <w:color w:val="E64626"/>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CA77" w14:textId="77777777" w:rsidR="00627D44" w:rsidRDefault="00627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DE50C" w14:textId="77777777" w:rsidR="005F2087" w:rsidRDefault="005F2087" w:rsidP="00810EA6">
      <w:pPr>
        <w:spacing w:after="0" w:line="240" w:lineRule="auto"/>
      </w:pPr>
      <w:r>
        <w:separator/>
      </w:r>
    </w:p>
  </w:footnote>
  <w:footnote w:type="continuationSeparator" w:id="0">
    <w:p w14:paraId="095F13AE" w14:textId="77777777" w:rsidR="005F2087" w:rsidRDefault="005F2087"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92A2" w14:textId="77777777" w:rsidR="00627D44" w:rsidRDefault="00627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A46E" w14:textId="77777777" w:rsidR="00627D44" w:rsidRDefault="00627D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1406" w14:textId="77777777" w:rsidR="00627D44" w:rsidRDefault="00627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75E0E"/>
    <w:rsid w:val="000775F3"/>
    <w:rsid w:val="000A038E"/>
    <w:rsid w:val="000A5210"/>
    <w:rsid w:val="000B0E4D"/>
    <w:rsid w:val="000D350E"/>
    <w:rsid w:val="000E337F"/>
    <w:rsid w:val="000E5475"/>
    <w:rsid w:val="000E6505"/>
    <w:rsid w:val="0010325E"/>
    <w:rsid w:val="00103798"/>
    <w:rsid w:val="001415FA"/>
    <w:rsid w:val="0016292A"/>
    <w:rsid w:val="0018279D"/>
    <w:rsid w:val="001863C6"/>
    <w:rsid w:val="001A2562"/>
    <w:rsid w:val="001D35FC"/>
    <w:rsid w:val="001F690C"/>
    <w:rsid w:val="002227B7"/>
    <w:rsid w:val="002918F5"/>
    <w:rsid w:val="002A18A5"/>
    <w:rsid w:val="002A24DF"/>
    <w:rsid w:val="00326D4D"/>
    <w:rsid w:val="00337DFD"/>
    <w:rsid w:val="0035749F"/>
    <w:rsid w:val="003921A2"/>
    <w:rsid w:val="003D0289"/>
    <w:rsid w:val="003E068A"/>
    <w:rsid w:val="003E3B96"/>
    <w:rsid w:val="003F32B2"/>
    <w:rsid w:val="0043593F"/>
    <w:rsid w:val="00471DA9"/>
    <w:rsid w:val="004842B5"/>
    <w:rsid w:val="004A41F4"/>
    <w:rsid w:val="004C42EC"/>
    <w:rsid w:val="004E43B7"/>
    <w:rsid w:val="00515F14"/>
    <w:rsid w:val="00535F64"/>
    <w:rsid w:val="00586406"/>
    <w:rsid w:val="005A7B7D"/>
    <w:rsid w:val="005B1324"/>
    <w:rsid w:val="005D0E2A"/>
    <w:rsid w:val="005F2087"/>
    <w:rsid w:val="00601E38"/>
    <w:rsid w:val="00627D44"/>
    <w:rsid w:val="006407E7"/>
    <w:rsid w:val="0064727A"/>
    <w:rsid w:val="00652233"/>
    <w:rsid w:val="006803E7"/>
    <w:rsid w:val="0068520B"/>
    <w:rsid w:val="00690F1C"/>
    <w:rsid w:val="006911D2"/>
    <w:rsid w:val="0069439D"/>
    <w:rsid w:val="006A7F94"/>
    <w:rsid w:val="006C5E9E"/>
    <w:rsid w:val="006E1F9B"/>
    <w:rsid w:val="007153E0"/>
    <w:rsid w:val="007424B7"/>
    <w:rsid w:val="0078459B"/>
    <w:rsid w:val="00796873"/>
    <w:rsid w:val="007C3FEC"/>
    <w:rsid w:val="007E72FC"/>
    <w:rsid w:val="007F155F"/>
    <w:rsid w:val="00810EA6"/>
    <w:rsid w:val="00857A6A"/>
    <w:rsid w:val="00873239"/>
    <w:rsid w:val="00882730"/>
    <w:rsid w:val="00887FD1"/>
    <w:rsid w:val="008910DC"/>
    <w:rsid w:val="008A0628"/>
    <w:rsid w:val="008A2B05"/>
    <w:rsid w:val="008B16B7"/>
    <w:rsid w:val="008B2D0D"/>
    <w:rsid w:val="008C1ED1"/>
    <w:rsid w:val="00916CF9"/>
    <w:rsid w:val="00926F35"/>
    <w:rsid w:val="00954DF0"/>
    <w:rsid w:val="00965F75"/>
    <w:rsid w:val="00991B21"/>
    <w:rsid w:val="009A2844"/>
    <w:rsid w:val="009B6F0C"/>
    <w:rsid w:val="00A03113"/>
    <w:rsid w:val="00A4619C"/>
    <w:rsid w:val="00AD0E72"/>
    <w:rsid w:val="00AE7861"/>
    <w:rsid w:val="00B132F8"/>
    <w:rsid w:val="00B21895"/>
    <w:rsid w:val="00B345B3"/>
    <w:rsid w:val="00B52E02"/>
    <w:rsid w:val="00B71347"/>
    <w:rsid w:val="00BA4BB2"/>
    <w:rsid w:val="00BD46F4"/>
    <w:rsid w:val="00BE046D"/>
    <w:rsid w:val="00BF3501"/>
    <w:rsid w:val="00C33017"/>
    <w:rsid w:val="00C72DA3"/>
    <w:rsid w:val="00C84E63"/>
    <w:rsid w:val="00C87344"/>
    <w:rsid w:val="00C90FE2"/>
    <w:rsid w:val="00CF641D"/>
    <w:rsid w:val="00D00E6F"/>
    <w:rsid w:val="00DB1B0D"/>
    <w:rsid w:val="00DD3AB6"/>
    <w:rsid w:val="00DF32C9"/>
    <w:rsid w:val="00E2288C"/>
    <w:rsid w:val="00E63FDB"/>
    <w:rsid w:val="00E679AC"/>
    <w:rsid w:val="00EC34E9"/>
    <w:rsid w:val="00EC6B4E"/>
    <w:rsid w:val="00ED17AB"/>
    <w:rsid w:val="00ED7C29"/>
    <w:rsid w:val="00EE734C"/>
    <w:rsid w:val="00EF3700"/>
    <w:rsid w:val="00EF587F"/>
    <w:rsid w:val="00F04F6F"/>
    <w:rsid w:val="00F54E30"/>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3A08F-1F3E-478C-9538-1AD9C3DE1A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8F562C-6DD3-402E-B243-0B6F773D44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4929B2-76B6-4CCC-AD04-AD87FD3A458D}">
  <ds:schemaRefs>
    <ds:schemaRef ds:uri="http://schemas.microsoft.com/sharepoint/v3/contenttype/forms"/>
  </ds:schemaRefs>
</ds:datastoreItem>
</file>

<file path=customXml/itemProps4.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923</Words>
  <Characters>5263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21</cp:revision>
  <dcterms:created xsi:type="dcterms:W3CDTF">2022-11-03T02:59:00Z</dcterms:created>
  <dcterms:modified xsi:type="dcterms:W3CDTF">2025-08-11T05:14:00Z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