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0F8DCCC2" w:rsidR="0079623B" w:rsidRDefault="00C73A93"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79623B">
        <w:rPr>
          <w:color w:val="000000" w:themeColor="text1"/>
          <w:sz w:val="24"/>
          <w:szCs w:val="24"/>
        </w:rPr>
        <w:t>rofessor Damian Birney, School of Psychology, University of Sydney</w:t>
      </w:r>
    </w:p>
    <w:p w14:paraId="7BDA8B09" w14:textId="4DF4F5E2" w:rsidR="0079623B" w:rsidRDefault="008D580C"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79623B">
        <w:rPr>
          <w:color w:val="000000" w:themeColor="text1"/>
          <w:sz w:val="24"/>
          <w:szCs w:val="24"/>
        </w:rPr>
        <w:t>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C4545E">
        <w:rPr>
          <w:color w:val="000000" w:themeColor="text1"/>
          <w:sz w:val="24"/>
          <w:szCs w:val="24"/>
        </w:rPr>
        <w:t>Dr Hilary Don, Research Officer, School of Psychology, University of Sydney</w:t>
      </w:r>
    </w:p>
    <w:p w14:paraId="0A14C5BE" w14:textId="4989BCE9"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AD39D6">
        <w:rPr>
          <w:color w:val="000000" w:themeColor="text1"/>
          <w:sz w:val="24"/>
          <w:szCs w:val="24"/>
        </w:rPr>
        <w:t>Cynthia Feng</w:t>
      </w:r>
      <w:r w:rsidRPr="001540A2">
        <w:rPr>
          <w:color w:val="000000" w:themeColor="text1"/>
          <w:sz w:val="24"/>
          <w:szCs w:val="24"/>
        </w:rPr>
        <w:t>,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2D82652"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7942E8DC"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114C38A"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ins w:id="0" w:author="Kit Double" w:date="2025-08-11T15:15:00Z" w16du:dateUtc="2025-08-11T05:15:00Z"/>
          <w:color w:val="000000" w:themeColor="text1"/>
          <w:sz w:val="24"/>
          <w:szCs w:val="24"/>
        </w:rPr>
      </w:pPr>
      <w:ins w:id="1" w:author="Kit Double" w:date="2025-08-11T15:15:00Z" w16du:dateUtc="2025-08-11T05:15:00Z">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ins>
    </w:p>
    <w:p w14:paraId="149E45A6"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ins w:id="2" w:author="Kit Double" w:date="2025-08-11T15:15:00Z" w16du:dateUtc="2025-08-11T05:15:00Z"/>
          <w:color w:val="000000" w:themeColor="text1"/>
          <w:sz w:val="24"/>
          <w:szCs w:val="24"/>
        </w:rPr>
      </w:pPr>
      <w:ins w:id="3" w:author="Kit Double" w:date="2025-08-11T15:15:00Z" w16du:dateUtc="2025-08-11T05:15:00Z">
        <w:r>
          <w:rPr>
            <w:rFonts w:cstheme="minorHAnsi"/>
            <w:sz w:val="24"/>
            <w:szCs w:val="28"/>
          </w:rPr>
          <w:t xml:space="preserve">Ms </w:t>
        </w:r>
        <w:proofErr w:type="spellStart"/>
        <w:r>
          <w:rPr>
            <w:rFonts w:cstheme="minorHAnsi"/>
            <w:sz w:val="24"/>
            <w:szCs w:val="28"/>
          </w:rPr>
          <w:t>Imann</w:t>
        </w:r>
        <w:proofErr w:type="spellEnd"/>
        <w:r>
          <w:rPr>
            <w:rFonts w:cstheme="minorHAnsi"/>
            <w:sz w:val="24"/>
            <w:szCs w:val="28"/>
          </w:rPr>
          <w:t xml:space="preserve"> Mian, Research Assistant,</w:t>
        </w:r>
        <w:r w:rsidRPr="000E36DA">
          <w:rPr>
            <w:rFonts w:cstheme="minorHAnsi"/>
            <w:sz w:val="24"/>
            <w:szCs w:val="28"/>
          </w:rPr>
          <w:t xml:space="preserve"> </w:t>
        </w:r>
        <w:r>
          <w:rPr>
            <w:rFonts w:cstheme="minorHAnsi"/>
            <w:sz w:val="24"/>
            <w:szCs w:val="28"/>
          </w:rPr>
          <w:t>School of Psychology, University of Sydney</w:t>
        </w:r>
      </w:ins>
    </w:p>
    <w:p w14:paraId="16E2B3D8" w14:textId="77777777" w:rsidR="005A3E88" w:rsidRDefault="005A3E88" w:rsidP="005A3E88">
      <w:pPr>
        <w:pStyle w:val="ListParagraph"/>
        <w:numPr>
          <w:ilvl w:val="0"/>
          <w:numId w:val="9"/>
        </w:numPr>
        <w:overflowPunct w:val="0"/>
        <w:autoSpaceDE w:val="0"/>
        <w:autoSpaceDN w:val="0"/>
        <w:adjustRightInd w:val="0"/>
        <w:spacing w:after="0" w:line="240" w:lineRule="auto"/>
        <w:textAlignment w:val="baseline"/>
        <w:rPr>
          <w:ins w:id="4" w:author="Kit Double" w:date="2025-08-11T15:15:00Z" w16du:dateUtc="2025-08-11T05:15:00Z"/>
          <w:color w:val="000000" w:themeColor="text1"/>
          <w:sz w:val="24"/>
          <w:szCs w:val="24"/>
        </w:rPr>
      </w:pPr>
      <w:ins w:id="5" w:author="Kit Double" w:date="2025-08-11T15:15:00Z" w16du:dateUtc="2025-08-11T05:15:00Z">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ins>
    </w:p>
    <w:p w14:paraId="16EC2E4B" w14:textId="77777777" w:rsidR="002250F8" w:rsidRPr="002973E3" w:rsidRDefault="002250F8" w:rsidP="002250F8">
      <w:pPr>
        <w:spacing w:after="0"/>
        <w:jc w:val="both"/>
        <w:rPr>
          <w:rFonts w:cstheme="minorHAnsi"/>
          <w:b/>
          <w:bCs/>
          <w:sz w:val="24"/>
          <w:szCs w:val="28"/>
        </w:rPr>
      </w:pPr>
    </w:p>
    <w:p w14:paraId="0A4B2866" w14:textId="77777777" w:rsidR="00A01B6B" w:rsidRPr="005D0E2A" w:rsidRDefault="00A01B6B" w:rsidP="005A3E88">
      <w:pPr>
        <w:spacing w:after="0" w:line="240" w:lineRule="auto"/>
        <w:jc w:val="both"/>
        <w:rPr>
          <w:rFonts w:cstheme="minorHAnsi"/>
          <w:sz w:val="24"/>
          <w:szCs w:val="28"/>
        </w:rPr>
      </w:pPr>
    </w:p>
    <w:p w14:paraId="00598E6D" w14:textId="77777777" w:rsidR="00A01B6B" w:rsidRPr="005D0E2A" w:rsidRDefault="00A01B6B" w:rsidP="00A01B6B">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6"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6"/>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7"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8"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7"/>
    <w:bookmarkEnd w:id="8"/>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lastRenderedPageBreak/>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E6AFF" w14:textId="77777777" w:rsidR="00E91991" w:rsidRDefault="00E91991" w:rsidP="00810EA6">
      <w:pPr>
        <w:spacing w:after="0" w:line="240" w:lineRule="auto"/>
      </w:pPr>
      <w:r>
        <w:separator/>
      </w:r>
    </w:p>
  </w:endnote>
  <w:endnote w:type="continuationSeparator" w:id="0">
    <w:p w14:paraId="478A420D" w14:textId="77777777" w:rsidR="00E91991" w:rsidRDefault="00E91991"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737757AF"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AD065D">
      <w:rPr>
        <w:rFonts w:cstheme="minorHAnsi"/>
        <w:color w:val="E64626"/>
        <w:sz w:val="20"/>
        <w:szCs w:val="20"/>
      </w:rPr>
      <w:t xml:space="preserve">Version </w:t>
    </w:r>
    <w:ins w:id="9" w:author="Kit Double" w:date="2025-08-11T15:15:00Z" w16du:dateUtc="2025-08-11T05:15:00Z">
      <w:r w:rsidR="005A3E88">
        <w:rPr>
          <w:rFonts w:cstheme="minorHAnsi"/>
          <w:color w:val="E64626"/>
          <w:sz w:val="20"/>
          <w:szCs w:val="20"/>
        </w:rPr>
        <w:t>8</w:t>
      </w:r>
    </w:ins>
    <w:del w:id="10" w:author="Kit Double" w:date="2025-08-11T15:15:00Z" w16du:dateUtc="2025-08-11T05:15:00Z">
      <w:r w:rsidR="00AD065D" w:rsidDel="005A3E88">
        <w:rPr>
          <w:rFonts w:cstheme="minorHAnsi"/>
          <w:color w:val="E64626"/>
          <w:sz w:val="20"/>
          <w:szCs w:val="20"/>
        </w:rPr>
        <w:delText>7</w:delText>
      </w:r>
    </w:del>
    <w:r w:rsidR="00AD065D">
      <w:rPr>
        <w:rFonts w:cstheme="minorHAnsi"/>
        <w:color w:val="E64626"/>
        <w:sz w:val="20"/>
        <w:szCs w:val="20"/>
      </w:rPr>
      <w:t xml:space="preserve">, </w:t>
    </w:r>
    <w:del w:id="11" w:author="Kit Double" w:date="2025-08-11T15:15:00Z" w16du:dateUtc="2025-08-11T05:15:00Z">
      <w:r w:rsidR="00AD065D" w:rsidDel="005A3E88">
        <w:rPr>
          <w:rFonts w:cstheme="minorHAnsi"/>
          <w:color w:val="E64626"/>
          <w:sz w:val="20"/>
          <w:szCs w:val="20"/>
        </w:rPr>
        <w:delText>3 April</w:delText>
      </w:r>
    </w:del>
    <w:ins w:id="12" w:author="Kit Double" w:date="2025-08-11T15:15:00Z" w16du:dateUtc="2025-08-11T05:15:00Z">
      <w:r w:rsidR="005A3E88">
        <w:rPr>
          <w:rFonts w:cstheme="minorHAnsi"/>
          <w:color w:val="E64626"/>
          <w:sz w:val="20"/>
          <w:szCs w:val="20"/>
        </w:rPr>
        <w:t>11 August</w:t>
      </w:r>
    </w:ins>
    <w:r w:rsidR="00AD065D">
      <w:rPr>
        <w:rFonts w:cstheme="minorHAnsi"/>
        <w:color w:val="E64626"/>
        <w:sz w:val="20"/>
        <w:szCs w:val="20"/>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5A5A1" w14:textId="77777777" w:rsidR="00E91991" w:rsidRDefault="00E91991" w:rsidP="00810EA6">
      <w:pPr>
        <w:spacing w:after="0" w:line="240" w:lineRule="auto"/>
      </w:pPr>
      <w:r>
        <w:separator/>
      </w:r>
    </w:p>
  </w:footnote>
  <w:footnote w:type="continuationSeparator" w:id="0">
    <w:p w14:paraId="7D20812A" w14:textId="77777777" w:rsidR="00E91991" w:rsidRDefault="00E91991"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32E68"/>
    <w:rsid w:val="001415FA"/>
    <w:rsid w:val="001854D1"/>
    <w:rsid w:val="001863C6"/>
    <w:rsid w:val="001B3E94"/>
    <w:rsid w:val="00203BF5"/>
    <w:rsid w:val="002174D1"/>
    <w:rsid w:val="002250F8"/>
    <w:rsid w:val="00280A9C"/>
    <w:rsid w:val="002A18A5"/>
    <w:rsid w:val="0030137A"/>
    <w:rsid w:val="00326D4D"/>
    <w:rsid w:val="00337DFD"/>
    <w:rsid w:val="00337F08"/>
    <w:rsid w:val="0035749F"/>
    <w:rsid w:val="003921A2"/>
    <w:rsid w:val="003C3B1A"/>
    <w:rsid w:val="003D0289"/>
    <w:rsid w:val="003E068A"/>
    <w:rsid w:val="0041693E"/>
    <w:rsid w:val="0043593F"/>
    <w:rsid w:val="00471DA9"/>
    <w:rsid w:val="004842B5"/>
    <w:rsid w:val="004A41F4"/>
    <w:rsid w:val="004C42EC"/>
    <w:rsid w:val="00515F14"/>
    <w:rsid w:val="0052564F"/>
    <w:rsid w:val="0053666D"/>
    <w:rsid w:val="00586406"/>
    <w:rsid w:val="005A3E88"/>
    <w:rsid w:val="005A43D7"/>
    <w:rsid w:val="005A7B7D"/>
    <w:rsid w:val="005B1324"/>
    <w:rsid w:val="005D0E2A"/>
    <w:rsid w:val="00604134"/>
    <w:rsid w:val="006407E7"/>
    <w:rsid w:val="0064727A"/>
    <w:rsid w:val="00652233"/>
    <w:rsid w:val="00690F1C"/>
    <w:rsid w:val="006911D2"/>
    <w:rsid w:val="006A7F94"/>
    <w:rsid w:val="006C5E9E"/>
    <w:rsid w:val="007153E0"/>
    <w:rsid w:val="007347D2"/>
    <w:rsid w:val="007424B7"/>
    <w:rsid w:val="00753508"/>
    <w:rsid w:val="0079623B"/>
    <w:rsid w:val="00796873"/>
    <w:rsid w:val="007A3BF5"/>
    <w:rsid w:val="007F7344"/>
    <w:rsid w:val="00810EA6"/>
    <w:rsid w:val="00832AD2"/>
    <w:rsid w:val="0084724A"/>
    <w:rsid w:val="00857A6A"/>
    <w:rsid w:val="00873239"/>
    <w:rsid w:val="00882730"/>
    <w:rsid w:val="008910DC"/>
    <w:rsid w:val="008A0628"/>
    <w:rsid w:val="008A2B05"/>
    <w:rsid w:val="008B2D0D"/>
    <w:rsid w:val="008B6590"/>
    <w:rsid w:val="008C4AD7"/>
    <w:rsid w:val="008D580C"/>
    <w:rsid w:val="00916CF9"/>
    <w:rsid w:val="00926F35"/>
    <w:rsid w:val="00965F75"/>
    <w:rsid w:val="009B6F0C"/>
    <w:rsid w:val="009F2A21"/>
    <w:rsid w:val="00A01B6B"/>
    <w:rsid w:val="00A4619C"/>
    <w:rsid w:val="00AD065D"/>
    <w:rsid w:val="00AD39D6"/>
    <w:rsid w:val="00AE7861"/>
    <w:rsid w:val="00AF7391"/>
    <w:rsid w:val="00B21895"/>
    <w:rsid w:val="00B46055"/>
    <w:rsid w:val="00B52E02"/>
    <w:rsid w:val="00B87862"/>
    <w:rsid w:val="00BD46F4"/>
    <w:rsid w:val="00C0408A"/>
    <w:rsid w:val="00C4545E"/>
    <w:rsid w:val="00C72DA3"/>
    <w:rsid w:val="00C73A93"/>
    <w:rsid w:val="00C84E63"/>
    <w:rsid w:val="00CA02DD"/>
    <w:rsid w:val="00CB053A"/>
    <w:rsid w:val="00D00E6F"/>
    <w:rsid w:val="00D53621"/>
    <w:rsid w:val="00D74E06"/>
    <w:rsid w:val="00D83AB5"/>
    <w:rsid w:val="00DB0D77"/>
    <w:rsid w:val="00DB2793"/>
    <w:rsid w:val="00DD3AB6"/>
    <w:rsid w:val="00E147BC"/>
    <w:rsid w:val="00E2288C"/>
    <w:rsid w:val="00E91991"/>
    <w:rsid w:val="00ED17AB"/>
    <w:rsid w:val="00EF553F"/>
    <w:rsid w:val="00EF587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5B2C5E-89A7-4DDD-9050-75C0549A7217}">
  <ds:schemaRefs>
    <ds:schemaRef ds:uri="http://schemas.microsoft.com/sharepoint/v3/contenttype/forms"/>
  </ds:schemaRefs>
</ds:datastoreItem>
</file>

<file path=customXml/itemProps2.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18</cp:revision>
  <dcterms:created xsi:type="dcterms:W3CDTF">2022-11-03T02:59:00Z</dcterms:created>
  <dcterms:modified xsi:type="dcterms:W3CDTF">2025-08-11T05:15:00Z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