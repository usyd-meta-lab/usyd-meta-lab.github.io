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EBEA" w14:textId="77777777" w:rsidR="00420083" w:rsidRPr="00420083" w:rsidRDefault="00C2300F" w:rsidP="00170DC9">
      <w:pPr>
        <w:pStyle w:val="Title"/>
      </w:pPr>
      <w:r w:rsidRPr="00420083">
        <w:t>NON-COGNITIVE MEASURES</w:t>
      </w:r>
    </w:p>
    <w:p w14:paraId="7B711804" w14:textId="77777777" w:rsidR="00420083" w:rsidRDefault="00420083" w:rsidP="00420083">
      <w:pPr>
        <w:rPr>
          <w:b/>
        </w:rPr>
      </w:pPr>
    </w:p>
    <w:sdt>
      <w:sdtPr>
        <w:rPr>
          <w:rFonts w:eastAsiaTheme="minorEastAsia" w:cs="Arial"/>
          <w:b w:val="0"/>
          <w:bCs w:val="0"/>
          <w:iCs w:val="0"/>
          <w:szCs w:val="20"/>
        </w:rPr>
        <w:id w:val="1304584972"/>
        <w:docPartObj>
          <w:docPartGallery w:val="Table of Contents"/>
          <w:docPartUnique/>
        </w:docPartObj>
      </w:sdtPr>
      <w:sdtEndPr>
        <w:rPr>
          <w:noProof/>
        </w:rPr>
      </w:sdtEndPr>
      <w:sdtContent>
        <w:p w14:paraId="25DC72A2" w14:textId="5BCDC377" w:rsidR="00E56831" w:rsidRDefault="00E56831">
          <w:pPr>
            <w:pStyle w:val="TOCHeading"/>
          </w:pPr>
          <w:r>
            <w:t>Table of Contents</w:t>
          </w:r>
        </w:p>
        <w:p w14:paraId="73B7F07B" w14:textId="0502EF9E" w:rsidR="00D041B6" w:rsidRDefault="00E56831">
          <w:pPr>
            <w:pStyle w:val="TOC1"/>
            <w:tabs>
              <w:tab w:val="left" w:pos="400"/>
              <w:tab w:val="right" w:leader="dot" w:pos="9962"/>
            </w:tabs>
            <w:rPr>
              <w:ins w:id="0" w:author="Kit Double" w:date="2025-07-16T14:22:00Z" w16du:dateUtc="2025-07-16T04:22:00Z"/>
              <w:rFonts w:cstheme="minorBidi"/>
              <w:b w:val="0"/>
              <w:noProof/>
              <w:kern w:val="2"/>
              <w:lang w:val="en-AU" w:eastAsia="en-GB"/>
              <w14:ligatures w14:val="standardContextual"/>
            </w:rPr>
          </w:pPr>
          <w:r>
            <w:rPr>
              <w:b w:val="0"/>
            </w:rPr>
            <w:fldChar w:fldCharType="begin"/>
          </w:r>
          <w:r>
            <w:instrText xml:space="preserve"> TOC \o "1-3" \h \z \u </w:instrText>
          </w:r>
          <w:r>
            <w:rPr>
              <w:b w:val="0"/>
            </w:rPr>
            <w:fldChar w:fldCharType="separate"/>
          </w:r>
          <w:ins w:id="1" w:author="Kit Double" w:date="2025-07-16T14:22:00Z" w16du:dateUtc="2025-07-16T04:22:00Z">
            <w:r w:rsidR="00D041B6" w:rsidRPr="00BA5255">
              <w:rPr>
                <w:rStyle w:val="Hyperlink"/>
                <w:noProof/>
              </w:rPr>
              <w:fldChar w:fldCharType="begin"/>
            </w:r>
            <w:r w:rsidR="00D041B6" w:rsidRPr="00BA5255">
              <w:rPr>
                <w:rStyle w:val="Hyperlink"/>
                <w:noProof/>
              </w:rPr>
              <w:instrText xml:space="preserve"> </w:instrText>
            </w:r>
            <w:r w:rsidR="00D041B6">
              <w:rPr>
                <w:noProof/>
              </w:rPr>
              <w:instrText>HYPERLINK \l "_Toc203568135"</w:instrText>
            </w:r>
            <w:r w:rsidR="00D041B6" w:rsidRPr="00BA5255">
              <w:rPr>
                <w:rStyle w:val="Hyperlink"/>
                <w:noProof/>
              </w:rPr>
              <w:instrText xml:space="preserve"> </w:instrText>
            </w:r>
            <w:r w:rsidR="00D041B6" w:rsidRPr="00BA5255">
              <w:rPr>
                <w:rStyle w:val="Hyperlink"/>
                <w:noProof/>
              </w:rPr>
            </w:r>
            <w:r w:rsidR="00D041B6" w:rsidRPr="00BA5255">
              <w:rPr>
                <w:rStyle w:val="Hyperlink"/>
                <w:noProof/>
              </w:rPr>
              <w:fldChar w:fldCharType="separate"/>
            </w:r>
            <w:r w:rsidR="00D041B6" w:rsidRPr="00BA5255">
              <w:rPr>
                <w:rStyle w:val="Hyperlink"/>
                <w:noProof/>
              </w:rPr>
              <w:t>1</w:t>
            </w:r>
            <w:r w:rsidR="00D041B6">
              <w:rPr>
                <w:rFonts w:cstheme="minorBidi"/>
                <w:b w:val="0"/>
                <w:noProof/>
                <w:kern w:val="2"/>
                <w:lang w:val="en-AU" w:eastAsia="en-GB"/>
                <w14:ligatures w14:val="standardContextual"/>
              </w:rPr>
              <w:tab/>
            </w:r>
            <w:r w:rsidR="00D041B6" w:rsidRPr="00BA5255">
              <w:rPr>
                <w:rStyle w:val="Hyperlink"/>
                <w:noProof/>
              </w:rPr>
              <w:t>Demographic Questionnaire</w:t>
            </w:r>
            <w:r w:rsidR="00D041B6">
              <w:rPr>
                <w:noProof/>
                <w:webHidden/>
              </w:rPr>
              <w:tab/>
            </w:r>
            <w:r w:rsidR="00D041B6">
              <w:rPr>
                <w:noProof/>
                <w:webHidden/>
              </w:rPr>
              <w:fldChar w:fldCharType="begin"/>
            </w:r>
            <w:r w:rsidR="00D041B6">
              <w:rPr>
                <w:noProof/>
                <w:webHidden/>
              </w:rPr>
              <w:instrText xml:space="preserve"> PAGEREF _Toc203568135 \h </w:instrText>
            </w:r>
          </w:ins>
          <w:r w:rsidR="00D041B6">
            <w:rPr>
              <w:noProof/>
              <w:webHidden/>
            </w:rPr>
          </w:r>
          <w:ins w:id="2" w:author="Kit Double" w:date="2025-07-16T14:22:00Z" w16du:dateUtc="2025-07-16T04:22:00Z">
            <w:r w:rsidR="00D041B6">
              <w:rPr>
                <w:noProof/>
                <w:webHidden/>
              </w:rPr>
              <w:fldChar w:fldCharType="separate"/>
            </w:r>
            <w:r w:rsidR="00D041B6">
              <w:rPr>
                <w:noProof/>
                <w:webHidden/>
              </w:rPr>
              <w:t>3</w:t>
            </w:r>
            <w:r w:rsidR="00D041B6">
              <w:rPr>
                <w:noProof/>
                <w:webHidden/>
              </w:rPr>
              <w:fldChar w:fldCharType="end"/>
            </w:r>
            <w:r w:rsidR="00D041B6" w:rsidRPr="00BA5255">
              <w:rPr>
                <w:rStyle w:val="Hyperlink"/>
                <w:noProof/>
              </w:rPr>
              <w:fldChar w:fldCharType="end"/>
            </w:r>
          </w:ins>
        </w:p>
        <w:p w14:paraId="72919FDB" w14:textId="45FEC5B9" w:rsidR="00D041B6" w:rsidRDefault="00D041B6">
          <w:pPr>
            <w:pStyle w:val="TOC1"/>
            <w:tabs>
              <w:tab w:val="left" w:pos="400"/>
              <w:tab w:val="right" w:leader="dot" w:pos="9962"/>
            </w:tabs>
            <w:rPr>
              <w:ins w:id="3" w:author="Kit Double" w:date="2025-07-16T14:22:00Z" w16du:dateUtc="2025-07-16T04:22:00Z"/>
              <w:rFonts w:cstheme="minorBidi"/>
              <w:b w:val="0"/>
              <w:noProof/>
              <w:kern w:val="2"/>
              <w:lang w:val="en-AU" w:eastAsia="en-GB"/>
              <w14:ligatures w14:val="standardContextual"/>
            </w:rPr>
          </w:pPr>
          <w:ins w:id="4"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"_Toc203568136"</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2</w:t>
            </w:r>
            <w:r>
              <w:rPr>
                <w:rFonts w:cstheme="minorBidi"/>
                <w:b w:val="0"/>
                <w:noProof/>
                <w:kern w:val="2"/>
                <w:lang w:val="en-AU" w:eastAsia="en-GB"/>
                <w14:ligatures w14:val="standardContextual"/>
              </w:rPr>
              <w:tab/>
            </w:r>
            <w:r w:rsidRPr="00BA5255">
              <w:rPr>
                <w:rStyle w:val="Hyperlink"/>
                <w:noProof/>
              </w:rPr>
              <w:t>Implicit Theories Of Personality</w:t>
            </w:r>
            <w:r>
              <w:rPr>
                <w:noProof/>
                <w:webHidden/>
              </w:rPr>
              <w:tab/>
            </w:r>
            <w:r>
              <w:rPr>
                <w:noProof/>
                <w:webHidden/>
              </w:rPr>
              <w:fldChar w:fldCharType="begin"/>
            </w:r>
            <w:r>
              <w:rPr>
                <w:noProof/>
                <w:webHidden/>
              </w:rPr>
              <w:instrText xml:space="preserve"> PAGEREF _Toc203568136 \h </w:instrText>
            </w:r>
          </w:ins>
          <w:r>
            <w:rPr>
              <w:noProof/>
              <w:webHidden/>
            </w:rPr>
          </w:r>
          <w:ins w:id="5" w:author="Kit Double" w:date="2025-07-16T14:22:00Z" w16du:dateUtc="2025-07-16T04:22:00Z">
            <w:r>
              <w:rPr>
                <w:noProof/>
                <w:webHidden/>
              </w:rPr>
              <w:fldChar w:fldCharType="separate"/>
            </w:r>
            <w:r>
              <w:rPr>
                <w:noProof/>
                <w:webHidden/>
              </w:rPr>
              <w:t>4</w:t>
            </w:r>
            <w:r>
              <w:rPr>
                <w:noProof/>
                <w:webHidden/>
              </w:rPr>
              <w:fldChar w:fldCharType="end"/>
            </w:r>
            <w:r w:rsidRPr="00BA5255">
              <w:rPr>
                <w:rStyle w:val="Hyperlink"/>
                <w:noProof/>
              </w:rPr>
              <w:fldChar w:fldCharType="end"/>
            </w:r>
          </w:ins>
        </w:p>
        <w:p w14:paraId="57AE9A74" w14:textId="05F53396" w:rsidR="00D041B6" w:rsidRDefault="00D041B6">
          <w:pPr>
            <w:pStyle w:val="TOC1"/>
            <w:tabs>
              <w:tab w:val="left" w:pos="400"/>
              <w:tab w:val="right" w:leader="dot" w:pos="9962"/>
            </w:tabs>
            <w:rPr>
              <w:ins w:id="6" w:author="Kit Double" w:date="2025-07-16T14:22:00Z" w16du:dateUtc="2025-07-16T04:22:00Z"/>
              <w:rFonts w:cstheme="minorBidi"/>
              <w:b w:val="0"/>
              <w:noProof/>
              <w:kern w:val="2"/>
              <w:lang w:val="en-AU" w:eastAsia="en-GB"/>
              <w14:ligatures w14:val="standardContextual"/>
            </w:rPr>
          </w:pPr>
          <w:ins w:id="7"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"_Toc203568137"</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3</w:t>
            </w:r>
            <w:r>
              <w:rPr>
                <w:rFonts w:cstheme="minorBidi"/>
                <w:b w:val="0"/>
                <w:noProof/>
                <w:kern w:val="2"/>
                <w:lang w:val="en-AU" w:eastAsia="en-GB"/>
                <w14:ligatures w14:val="standardContextual"/>
              </w:rPr>
              <w:tab/>
            </w:r>
            <w:r w:rsidRPr="00BA5255">
              <w:rPr>
                <w:rStyle w:val="Hyperlink"/>
                <w:noProof/>
              </w:rPr>
              <w:t>Implicit Theories Of Intelligence</w:t>
            </w:r>
            <w:r>
              <w:rPr>
                <w:noProof/>
                <w:webHidden/>
              </w:rPr>
              <w:tab/>
            </w:r>
            <w:r>
              <w:rPr>
                <w:noProof/>
                <w:webHidden/>
              </w:rPr>
              <w:fldChar w:fldCharType="begin"/>
            </w:r>
            <w:r>
              <w:rPr>
                <w:noProof/>
                <w:webHidden/>
              </w:rPr>
              <w:instrText xml:space="preserve"> PAGEREF _Toc203568137 \h </w:instrText>
            </w:r>
          </w:ins>
          <w:r>
            <w:rPr>
              <w:noProof/>
              <w:webHidden/>
            </w:rPr>
          </w:r>
          <w:ins w:id="8" w:author="Kit Double" w:date="2025-07-16T14:22:00Z" w16du:dateUtc="2025-07-16T04:22:00Z">
            <w:r>
              <w:rPr>
                <w:noProof/>
                <w:webHidden/>
              </w:rPr>
              <w:fldChar w:fldCharType="separate"/>
            </w:r>
            <w:r>
              <w:rPr>
                <w:noProof/>
                <w:webHidden/>
              </w:rPr>
              <w:t>5</w:t>
            </w:r>
            <w:r>
              <w:rPr>
                <w:noProof/>
                <w:webHidden/>
              </w:rPr>
              <w:fldChar w:fldCharType="end"/>
            </w:r>
            <w:r w:rsidRPr="00BA5255">
              <w:rPr>
                <w:rStyle w:val="Hyperlink"/>
                <w:noProof/>
              </w:rPr>
              <w:fldChar w:fldCharType="end"/>
            </w:r>
          </w:ins>
        </w:p>
        <w:p w14:paraId="606844C2" w14:textId="726B8D66" w:rsidR="00D041B6" w:rsidRDefault="00D041B6">
          <w:pPr>
            <w:pStyle w:val="TOC1"/>
            <w:tabs>
              <w:tab w:val="left" w:pos="400"/>
              <w:tab w:val="right" w:leader="dot" w:pos="9962"/>
            </w:tabs>
            <w:rPr>
              <w:ins w:id="9" w:author="Kit Double" w:date="2025-07-16T14:22:00Z" w16du:dateUtc="2025-07-16T04:22:00Z"/>
              <w:rFonts w:cstheme="minorBidi"/>
              <w:b w:val="0"/>
              <w:noProof/>
              <w:kern w:val="2"/>
              <w:lang w:val="en-AU" w:eastAsia="en-GB"/>
              <w14:ligatures w14:val="standardContextual"/>
            </w:rPr>
          </w:pPr>
          <w:ins w:id="10"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"_Toc203568138"</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4</w:t>
            </w:r>
            <w:r>
              <w:rPr>
                <w:rFonts w:cstheme="minorBidi"/>
                <w:b w:val="0"/>
                <w:noProof/>
                <w:kern w:val="2"/>
                <w:lang w:val="en-AU" w:eastAsia="en-GB"/>
                <w14:ligatures w14:val="standardContextual"/>
              </w:rPr>
              <w:tab/>
            </w:r>
            <w:r w:rsidRPr="00BA5255">
              <w:rPr>
                <w:rStyle w:val="Hyperlink"/>
                <w:noProof/>
              </w:rPr>
              <w:t>Need For Cognition</w:t>
            </w:r>
            <w:r>
              <w:rPr>
                <w:noProof/>
                <w:webHidden/>
              </w:rPr>
              <w:tab/>
            </w:r>
            <w:r>
              <w:rPr>
                <w:noProof/>
                <w:webHidden/>
              </w:rPr>
              <w:fldChar w:fldCharType="begin"/>
            </w:r>
            <w:r>
              <w:rPr>
                <w:noProof/>
                <w:webHidden/>
              </w:rPr>
              <w:instrText xml:space="preserve"> PAGEREF _Toc203568138 \h </w:instrText>
            </w:r>
          </w:ins>
          <w:r>
            <w:rPr>
              <w:noProof/>
              <w:webHidden/>
            </w:rPr>
          </w:r>
          <w:ins w:id="11" w:author="Kit Double" w:date="2025-07-16T14:22:00Z" w16du:dateUtc="2025-07-16T04:22:00Z">
            <w:r>
              <w:rPr>
                <w:noProof/>
                <w:webHidden/>
              </w:rPr>
              <w:fldChar w:fldCharType="separate"/>
            </w:r>
            <w:r>
              <w:rPr>
                <w:noProof/>
                <w:webHidden/>
              </w:rPr>
              <w:t>5</w:t>
            </w:r>
            <w:r>
              <w:rPr>
                <w:noProof/>
                <w:webHidden/>
              </w:rPr>
              <w:fldChar w:fldCharType="end"/>
            </w:r>
            <w:r w:rsidRPr="00BA5255">
              <w:rPr>
                <w:rStyle w:val="Hyperlink"/>
                <w:noProof/>
              </w:rPr>
              <w:fldChar w:fldCharType="end"/>
            </w:r>
          </w:ins>
        </w:p>
        <w:p w14:paraId="1B22A08B" w14:textId="16370151" w:rsidR="00D041B6" w:rsidRDefault="00D041B6">
          <w:pPr>
            <w:pStyle w:val="TOC1"/>
            <w:tabs>
              <w:tab w:val="left" w:pos="400"/>
              <w:tab w:val="right" w:leader="dot" w:pos="9962"/>
            </w:tabs>
            <w:rPr>
              <w:ins w:id="12" w:author="Kit Double" w:date="2025-07-16T14:22:00Z" w16du:dateUtc="2025-07-16T04:22:00Z"/>
              <w:rFonts w:cstheme="minorBidi"/>
              <w:b w:val="0"/>
              <w:noProof/>
              <w:kern w:val="2"/>
              <w:lang w:val="en-AU" w:eastAsia="en-GB"/>
              <w14:ligatures w14:val="standardContextual"/>
            </w:rPr>
          </w:pPr>
          <w:ins w:id="13"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"_Toc203568139"</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5</w:t>
            </w:r>
            <w:r>
              <w:rPr>
                <w:rFonts w:cstheme="minorBidi"/>
                <w:b w:val="0"/>
                <w:noProof/>
                <w:kern w:val="2"/>
                <w:lang w:val="en-AU" w:eastAsia="en-GB"/>
                <w14:ligatures w14:val="standardContextual"/>
              </w:rPr>
              <w:tab/>
            </w:r>
            <w:r w:rsidRPr="00BA5255">
              <w:rPr>
                <w:rStyle w:val="Hyperlink"/>
                <w:noProof/>
              </w:rPr>
              <w:t>Goal Orientation</w:t>
            </w:r>
            <w:r>
              <w:rPr>
                <w:noProof/>
                <w:webHidden/>
              </w:rPr>
              <w:tab/>
            </w:r>
            <w:r>
              <w:rPr>
                <w:noProof/>
                <w:webHidden/>
              </w:rPr>
              <w:fldChar w:fldCharType="begin"/>
            </w:r>
            <w:r>
              <w:rPr>
                <w:noProof/>
                <w:webHidden/>
              </w:rPr>
              <w:instrText xml:space="preserve"> PAGEREF _Toc203568139 \h </w:instrText>
            </w:r>
          </w:ins>
          <w:r>
            <w:rPr>
              <w:noProof/>
              <w:webHidden/>
            </w:rPr>
          </w:r>
          <w:ins w:id="14" w:author="Kit Double" w:date="2025-07-16T14:22:00Z" w16du:dateUtc="2025-07-16T04:22:00Z">
            <w:r>
              <w:rPr>
                <w:noProof/>
                <w:webHidden/>
              </w:rPr>
              <w:fldChar w:fldCharType="separate"/>
            </w:r>
            <w:r>
              <w:rPr>
                <w:noProof/>
                <w:webHidden/>
              </w:rPr>
              <w:t>5</w:t>
            </w:r>
            <w:r>
              <w:rPr>
                <w:noProof/>
                <w:webHidden/>
              </w:rPr>
              <w:fldChar w:fldCharType="end"/>
            </w:r>
            <w:r w:rsidRPr="00BA5255">
              <w:rPr>
                <w:rStyle w:val="Hyperlink"/>
                <w:noProof/>
              </w:rPr>
              <w:fldChar w:fldCharType="end"/>
            </w:r>
          </w:ins>
        </w:p>
        <w:p w14:paraId="1A75B4B6" w14:textId="6DA12533" w:rsidR="00D041B6" w:rsidRDefault="00D041B6">
          <w:pPr>
            <w:pStyle w:val="TOC1"/>
            <w:tabs>
              <w:tab w:val="left" w:pos="400"/>
              <w:tab w:val="right" w:leader="dot" w:pos="9962"/>
            </w:tabs>
            <w:rPr>
              <w:ins w:id="15" w:author="Kit Double" w:date="2025-07-16T14:22:00Z" w16du:dateUtc="2025-07-16T04:22:00Z"/>
              <w:rFonts w:cstheme="minorBidi"/>
              <w:b w:val="0"/>
              <w:noProof/>
              <w:kern w:val="2"/>
              <w:lang w:val="en-AU" w:eastAsia="en-GB"/>
              <w14:ligatures w14:val="standardContextual"/>
            </w:rPr>
          </w:pPr>
          <w:ins w:id="16"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"_Toc203568140"</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6</w:t>
            </w:r>
            <w:r>
              <w:rPr>
                <w:rFonts w:cstheme="minorBidi"/>
                <w:b w:val="0"/>
                <w:noProof/>
                <w:kern w:val="2"/>
                <w:lang w:val="en-AU" w:eastAsia="en-GB"/>
                <w14:ligatures w14:val="standardContextual"/>
              </w:rPr>
              <w:tab/>
            </w:r>
            <w:r w:rsidRPr="00BA5255">
              <w:rPr>
                <w:rStyle w:val="Hyperlink"/>
                <w:noProof/>
              </w:rPr>
              <w:t>Memory And Reasoning Self Concept</w:t>
            </w:r>
            <w:r>
              <w:rPr>
                <w:noProof/>
                <w:webHidden/>
              </w:rPr>
              <w:tab/>
            </w:r>
            <w:r>
              <w:rPr>
                <w:noProof/>
                <w:webHidden/>
              </w:rPr>
              <w:fldChar w:fldCharType="begin"/>
            </w:r>
            <w:r>
              <w:rPr>
                <w:noProof/>
                <w:webHidden/>
              </w:rPr>
              <w:instrText xml:space="preserve"> PAGEREF _Toc203568140 \h </w:instrText>
            </w:r>
          </w:ins>
          <w:r>
            <w:rPr>
              <w:noProof/>
              <w:webHidden/>
            </w:rPr>
          </w:r>
          <w:ins w:id="17" w:author="Kit Double" w:date="2025-07-16T14:22:00Z" w16du:dateUtc="2025-07-16T04:22:00Z">
            <w:r>
              <w:rPr>
                <w:noProof/>
                <w:webHidden/>
              </w:rPr>
              <w:fldChar w:fldCharType="separate"/>
            </w:r>
            <w:r>
              <w:rPr>
                <w:noProof/>
                <w:webHidden/>
              </w:rPr>
              <w:t>6</w:t>
            </w:r>
            <w:r>
              <w:rPr>
                <w:noProof/>
                <w:webHidden/>
              </w:rPr>
              <w:fldChar w:fldCharType="end"/>
            </w:r>
            <w:r w:rsidRPr="00BA5255">
              <w:rPr>
                <w:rStyle w:val="Hyperlink"/>
                <w:noProof/>
              </w:rPr>
              <w:fldChar w:fldCharType="end"/>
            </w:r>
          </w:ins>
        </w:p>
        <w:p w14:paraId="30A27725" w14:textId="29925033" w:rsidR="00D041B6" w:rsidRDefault="00D041B6">
          <w:pPr>
            <w:pStyle w:val="TOC1"/>
            <w:tabs>
              <w:tab w:val="left" w:pos="400"/>
              <w:tab w:val="right" w:leader="dot" w:pos="9962"/>
            </w:tabs>
            <w:rPr>
              <w:ins w:id="18" w:author="Kit Double" w:date="2025-07-16T14:22:00Z" w16du:dateUtc="2025-07-16T04:22:00Z"/>
              <w:rFonts w:cstheme="minorBidi"/>
              <w:b w:val="0"/>
              <w:noProof/>
              <w:kern w:val="2"/>
              <w:lang w:val="en-AU" w:eastAsia="en-GB"/>
              <w14:ligatures w14:val="standardContextual"/>
            </w:rPr>
          </w:pPr>
          <w:ins w:id="19"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"_Toc203568141"</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7</w:t>
            </w:r>
            <w:r>
              <w:rPr>
                <w:rFonts w:cstheme="minorBidi"/>
                <w:b w:val="0"/>
                <w:noProof/>
                <w:kern w:val="2"/>
                <w:lang w:val="en-AU" w:eastAsia="en-GB"/>
                <w14:ligatures w14:val="standardContextual"/>
              </w:rPr>
              <w:tab/>
            </w:r>
            <w:r w:rsidRPr="00BA5255">
              <w:rPr>
                <w:rStyle w:val="Hyperlink"/>
                <w:noProof/>
              </w:rPr>
              <w:t>Big Five Personality</w:t>
            </w:r>
            <w:r>
              <w:rPr>
                <w:noProof/>
                <w:webHidden/>
              </w:rPr>
              <w:tab/>
            </w:r>
            <w:r>
              <w:rPr>
                <w:noProof/>
                <w:webHidden/>
              </w:rPr>
              <w:fldChar w:fldCharType="begin"/>
            </w:r>
            <w:r>
              <w:rPr>
                <w:noProof/>
                <w:webHidden/>
              </w:rPr>
              <w:instrText xml:space="preserve"> PAGEREF _Toc203568141 \h </w:instrText>
            </w:r>
          </w:ins>
          <w:r>
            <w:rPr>
              <w:noProof/>
              <w:webHidden/>
            </w:rPr>
          </w:r>
          <w:ins w:id="20" w:author="Kit Double" w:date="2025-07-16T14:22:00Z" w16du:dateUtc="2025-07-16T04:22:00Z">
            <w:r>
              <w:rPr>
                <w:noProof/>
                <w:webHidden/>
              </w:rPr>
              <w:fldChar w:fldCharType="separate"/>
            </w:r>
            <w:r>
              <w:rPr>
                <w:noProof/>
                <w:webHidden/>
              </w:rPr>
              <w:t>7</w:t>
            </w:r>
            <w:r>
              <w:rPr>
                <w:noProof/>
                <w:webHidden/>
              </w:rPr>
              <w:fldChar w:fldCharType="end"/>
            </w:r>
            <w:r w:rsidRPr="00BA5255">
              <w:rPr>
                <w:rStyle w:val="Hyperlink"/>
                <w:noProof/>
              </w:rPr>
              <w:fldChar w:fldCharType="end"/>
            </w:r>
          </w:ins>
        </w:p>
        <w:p w14:paraId="63C195CA" w14:textId="553A1D6E" w:rsidR="00D041B6" w:rsidRDefault="00D041B6">
          <w:pPr>
            <w:pStyle w:val="TOC1"/>
            <w:tabs>
              <w:tab w:val="left" w:pos="400"/>
              <w:tab w:val="right" w:leader="dot" w:pos="9962"/>
            </w:tabs>
            <w:rPr>
              <w:ins w:id="21" w:author="Kit Double" w:date="2025-07-16T14:22:00Z" w16du:dateUtc="2025-07-16T04:22:00Z"/>
              <w:rFonts w:cstheme="minorBidi"/>
              <w:b w:val="0"/>
              <w:noProof/>
              <w:kern w:val="2"/>
              <w:lang w:val="en-AU" w:eastAsia="en-GB"/>
              <w14:ligatures w14:val="standardContextual"/>
            </w:rPr>
          </w:pPr>
          <w:ins w:id="22"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"_Toc203568142"</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8</w:t>
            </w:r>
            <w:r>
              <w:rPr>
                <w:rFonts w:cstheme="minorBidi"/>
                <w:b w:val="0"/>
                <w:noProof/>
                <w:kern w:val="2"/>
                <w:lang w:val="en-AU" w:eastAsia="en-GB"/>
                <w14:ligatures w14:val="standardContextual"/>
              </w:rPr>
              <w:tab/>
            </w:r>
            <w:r w:rsidRPr="00BA5255">
              <w:rPr>
                <w:rStyle w:val="Hyperlink"/>
                <w:noProof/>
              </w:rPr>
              <w:t>Self-efficacy scale</w:t>
            </w:r>
            <w:r>
              <w:rPr>
                <w:noProof/>
                <w:webHidden/>
              </w:rPr>
              <w:tab/>
            </w:r>
            <w:r>
              <w:rPr>
                <w:noProof/>
                <w:webHidden/>
              </w:rPr>
              <w:fldChar w:fldCharType="begin"/>
            </w:r>
            <w:r>
              <w:rPr>
                <w:noProof/>
                <w:webHidden/>
              </w:rPr>
              <w:instrText xml:space="preserve"> PAGEREF _Toc203568142 \h </w:instrText>
            </w:r>
          </w:ins>
          <w:r>
            <w:rPr>
              <w:noProof/>
              <w:webHidden/>
            </w:rPr>
          </w:r>
          <w:ins w:id="23" w:author="Kit Double" w:date="2025-07-16T14:22:00Z" w16du:dateUtc="2025-07-16T04:22:00Z">
            <w:r>
              <w:rPr>
                <w:noProof/>
                <w:webHidden/>
              </w:rPr>
              <w:fldChar w:fldCharType="separate"/>
            </w:r>
            <w:r>
              <w:rPr>
                <w:noProof/>
                <w:webHidden/>
              </w:rPr>
              <w:t>8</w:t>
            </w:r>
            <w:r>
              <w:rPr>
                <w:noProof/>
                <w:webHidden/>
              </w:rPr>
              <w:fldChar w:fldCharType="end"/>
            </w:r>
            <w:r w:rsidRPr="00BA5255">
              <w:rPr>
                <w:rStyle w:val="Hyperlink"/>
                <w:noProof/>
              </w:rPr>
              <w:fldChar w:fldCharType="end"/>
            </w:r>
          </w:ins>
        </w:p>
        <w:p w14:paraId="149C4DF0" w14:textId="485243EA" w:rsidR="00D041B6" w:rsidRDefault="00D041B6">
          <w:pPr>
            <w:pStyle w:val="TOC1"/>
            <w:tabs>
              <w:tab w:val="left" w:pos="400"/>
              <w:tab w:val="right" w:leader="dot" w:pos="9962"/>
            </w:tabs>
            <w:rPr>
              <w:ins w:id="24" w:author="Kit Double" w:date="2025-07-16T14:22:00Z" w16du:dateUtc="2025-07-16T04:22:00Z"/>
              <w:rFonts w:cstheme="minorBidi"/>
              <w:b w:val="0"/>
              <w:noProof/>
              <w:kern w:val="2"/>
              <w:lang w:val="en-AU" w:eastAsia="en-GB"/>
              <w14:ligatures w14:val="standardContextual"/>
            </w:rPr>
          </w:pPr>
          <w:ins w:id="25"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"_Toc203568143"</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9</w:t>
            </w:r>
            <w:r>
              <w:rPr>
                <w:rFonts w:cstheme="minorBidi"/>
                <w:b w:val="0"/>
                <w:noProof/>
                <w:kern w:val="2"/>
                <w:lang w:val="en-AU" w:eastAsia="en-GB"/>
                <w14:ligatures w14:val="standardContextual"/>
              </w:rPr>
              <w:tab/>
            </w:r>
            <w:r w:rsidRPr="00BA5255">
              <w:rPr>
                <w:rStyle w:val="Hyperlink"/>
                <w:noProof/>
              </w:rPr>
              <w:t>General Self-efficacy scale (1 min)</w:t>
            </w:r>
            <w:r>
              <w:rPr>
                <w:noProof/>
                <w:webHidden/>
              </w:rPr>
              <w:tab/>
            </w:r>
            <w:r>
              <w:rPr>
                <w:noProof/>
                <w:webHidden/>
              </w:rPr>
              <w:fldChar w:fldCharType="begin"/>
            </w:r>
            <w:r>
              <w:rPr>
                <w:noProof/>
                <w:webHidden/>
              </w:rPr>
              <w:instrText xml:space="preserve"> PAGEREF _Toc203568143 \h </w:instrText>
            </w:r>
          </w:ins>
          <w:r>
            <w:rPr>
              <w:noProof/>
              <w:webHidden/>
            </w:rPr>
          </w:r>
          <w:ins w:id="26" w:author="Kit Double" w:date="2025-07-16T14:22:00Z" w16du:dateUtc="2025-07-16T04:22:00Z">
            <w:r>
              <w:rPr>
                <w:noProof/>
                <w:webHidden/>
              </w:rPr>
              <w:fldChar w:fldCharType="separate"/>
            </w:r>
            <w:r>
              <w:rPr>
                <w:noProof/>
                <w:webHidden/>
              </w:rPr>
              <w:t>8</w:t>
            </w:r>
            <w:r>
              <w:rPr>
                <w:noProof/>
                <w:webHidden/>
              </w:rPr>
              <w:fldChar w:fldCharType="end"/>
            </w:r>
            <w:r w:rsidRPr="00BA5255">
              <w:rPr>
                <w:rStyle w:val="Hyperlink"/>
                <w:noProof/>
              </w:rPr>
              <w:fldChar w:fldCharType="end"/>
            </w:r>
          </w:ins>
        </w:p>
        <w:p w14:paraId="4B66A4B6" w14:textId="1ACEE2F4" w:rsidR="00D041B6" w:rsidRDefault="00D041B6">
          <w:pPr>
            <w:pStyle w:val="TOC1"/>
            <w:tabs>
              <w:tab w:val="left" w:pos="600"/>
              <w:tab w:val="right" w:leader="dot" w:pos="9962"/>
            </w:tabs>
            <w:rPr>
              <w:ins w:id="27" w:author="Kit Double" w:date="2025-07-16T14:22:00Z" w16du:dateUtc="2025-07-16T04:22:00Z"/>
              <w:rFonts w:cstheme="minorBidi"/>
              <w:b w:val="0"/>
              <w:noProof/>
              <w:kern w:val="2"/>
              <w:lang w:val="en-AU" w:eastAsia="en-GB"/>
              <w14:ligatures w14:val="standardContextual"/>
            </w:rPr>
          </w:pPr>
          <w:ins w:id="28"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"_Toc203568144"</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10</w:t>
            </w:r>
            <w:r>
              <w:rPr>
                <w:rFonts w:cstheme="minorBidi"/>
                <w:b w:val="0"/>
                <w:noProof/>
                <w:kern w:val="2"/>
                <w:lang w:val="en-AU" w:eastAsia="en-GB"/>
                <w14:ligatures w14:val="standardContextual"/>
              </w:rPr>
              <w:tab/>
            </w:r>
            <w:r w:rsidRPr="00BA5255">
              <w:rPr>
                <w:rStyle w:val="Hyperlink"/>
                <w:noProof/>
              </w:rPr>
              <w:t>Cognitive Failures Questionnaire</w:t>
            </w:r>
            <w:r>
              <w:rPr>
                <w:noProof/>
                <w:webHidden/>
              </w:rPr>
              <w:tab/>
            </w:r>
            <w:r>
              <w:rPr>
                <w:noProof/>
                <w:webHidden/>
              </w:rPr>
              <w:fldChar w:fldCharType="begin"/>
            </w:r>
            <w:r>
              <w:rPr>
                <w:noProof/>
                <w:webHidden/>
              </w:rPr>
              <w:instrText xml:space="preserve"> PAGEREF _Toc203568144 \h </w:instrText>
            </w:r>
          </w:ins>
          <w:r>
            <w:rPr>
              <w:noProof/>
              <w:webHidden/>
            </w:rPr>
          </w:r>
          <w:ins w:id="29" w:author="Kit Double" w:date="2025-07-16T14:22:00Z" w16du:dateUtc="2025-07-16T04:22:00Z">
            <w:r>
              <w:rPr>
                <w:noProof/>
                <w:webHidden/>
              </w:rPr>
              <w:fldChar w:fldCharType="separate"/>
            </w:r>
            <w:r>
              <w:rPr>
                <w:noProof/>
                <w:webHidden/>
              </w:rPr>
              <w:t>9</w:t>
            </w:r>
            <w:r>
              <w:rPr>
                <w:noProof/>
                <w:webHidden/>
              </w:rPr>
              <w:fldChar w:fldCharType="end"/>
            </w:r>
            <w:r w:rsidRPr="00BA5255">
              <w:rPr>
                <w:rStyle w:val="Hyperlink"/>
                <w:noProof/>
              </w:rPr>
              <w:fldChar w:fldCharType="end"/>
            </w:r>
          </w:ins>
        </w:p>
        <w:p w14:paraId="3BC9C09F" w14:textId="34B726CB" w:rsidR="00D041B6" w:rsidRDefault="00D041B6">
          <w:pPr>
            <w:pStyle w:val="TOC1"/>
            <w:tabs>
              <w:tab w:val="left" w:pos="600"/>
              <w:tab w:val="right" w:leader="dot" w:pos="9962"/>
            </w:tabs>
            <w:rPr>
              <w:ins w:id="30" w:author="Kit Double" w:date="2025-07-16T14:22:00Z" w16du:dateUtc="2025-07-16T04:22:00Z"/>
              <w:rFonts w:cstheme="minorBidi"/>
              <w:b w:val="0"/>
              <w:noProof/>
              <w:kern w:val="2"/>
              <w:lang w:val="en-AU" w:eastAsia="en-GB"/>
              <w14:ligatures w14:val="standardContextual"/>
            </w:rPr>
          </w:pPr>
          <w:ins w:id="31"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"_Toc203568145"</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11</w:t>
            </w:r>
            <w:r>
              <w:rPr>
                <w:rFonts w:cstheme="minorBidi"/>
                <w:b w:val="0"/>
                <w:noProof/>
                <w:kern w:val="2"/>
                <w:lang w:val="en-AU" w:eastAsia="en-GB"/>
                <w14:ligatures w14:val="standardContextual"/>
              </w:rPr>
              <w:tab/>
            </w:r>
            <w:r w:rsidRPr="00BA5255">
              <w:rPr>
                <w:rStyle w:val="Hyperlink"/>
                <w:noProof/>
              </w:rPr>
              <w:t>Cognitive Reflection</w:t>
            </w:r>
            <w:r>
              <w:rPr>
                <w:noProof/>
                <w:webHidden/>
              </w:rPr>
              <w:tab/>
            </w:r>
            <w:r>
              <w:rPr>
                <w:noProof/>
                <w:webHidden/>
              </w:rPr>
              <w:fldChar w:fldCharType="begin"/>
            </w:r>
            <w:r>
              <w:rPr>
                <w:noProof/>
                <w:webHidden/>
              </w:rPr>
              <w:instrText xml:space="preserve"> PAGEREF _Toc203568145 \h </w:instrText>
            </w:r>
          </w:ins>
          <w:r>
            <w:rPr>
              <w:noProof/>
              <w:webHidden/>
            </w:rPr>
          </w:r>
          <w:ins w:id="32" w:author="Kit Double" w:date="2025-07-16T14:22:00Z" w16du:dateUtc="2025-07-16T04:22:00Z">
            <w:r>
              <w:rPr>
                <w:noProof/>
                <w:webHidden/>
              </w:rPr>
              <w:fldChar w:fldCharType="separate"/>
            </w:r>
            <w:r>
              <w:rPr>
                <w:noProof/>
                <w:webHidden/>
              </w:rPr>
              <w:t>9</w:t>
            </w:r>
            <w:r>
              <w:rPr>
                <w:noProof/>
                <w:webHidden/>
              </w:rPr>
              <w:fldChar w:fldCharType="end"/>
            </w:r>
            <w:r w:rsidRPr="00BA5255">
              <w:rPr>
                <w:rStyle w:val="Hyperlink"/>
                <w:noProof/>
              </w:rPr>
              <w:fldChar w:fldCharType="end"/>
            </w:r>
          </w:ins>
        </w:p>
        <w:p w14:paraId="45EF59D2" w14:textId="5A47BAEC" w:rsidR="00D041B6" w:rsidRDefault="00D041B6">
          <w:pPr>
            <w:pStyle w:val="TOC1"/>
            <w:tabs>
              <w:tab w:val="left" w:pos="600"/>
              <w:tab w:val="right" w:leader="dot" w:pos="9962"/>
            </w:tabs>
            <w:rPr>
              <w:ins w:id="33" w:author="Kit Double" w:date="2025-07-16T14:22:00Z" w16du:dateUtc="2025-07-16T04:22:00Z"/>
              <w:rFonts w:cstheme="minorBidi"/>
              <w:b w:val="0"/>
              <w:noProof/>
              <w:kern w:val="2"/>
              <w:lang w:val="en-AU" w:eastAsia="en-GB"/>
              <w14:ligatures w14:val="standardContextual"/>
            </w:rPr>
          </w:pPr>
          <w:ins w:id="34"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"_Toc203568146"</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12</w:t>
            </w:r>
            <w:r>
              <w:rPr>
                <w:rFonts w:cstheme="minorBidi"/>
                <w:b w:val="0"/>
                <w:noProof/>
                <w:kern w:val="2"/>
                <w:lang w:val="en-AU" w:eastAsia="en-GB"/>
                <w14:ligatures w14:val="standardContextual"/>
              </w:rPr>
              <w:tab/>
            </w:r>
            <w:r w:rsidRPr="00BA5255">
              <w:rPr>
                <w:rStyle w:val="Hyperlink"/>
                <w:noProof/>
              </w:rPr>
              <w:t>Emotional Intelligence</w:t>
            </w:r>
            <w:r>
              <w:rPr>
                <w:noProof/>
                <w:webHidden/>
              </w:rPr>
              <w:tab/>
            </w:r>
            <w:r>
              <w:rPr>
                <w:noProof/>
                <w:webHidden/>
              </w:rPr>
              <w:fldChar w:fldCharType="begin"/>
            </w:r>
            <w:r>
              <w:rPr>
                <w:noProof/>
                <w:webHidden/>
              </w:rPr>
              <w:instrText xml:space="preserve"> PAGEREF _Toc203568146 \h </w:instrText>
            </w:r>
          </w:ins>
          <w:r>
            <w:rPr>
              <w:noProof/>
              <w:webHidden/>
            </w:rPr>
          </w:r>
          <w:ins w:id="35" w:author="Kit Double" w:date="2025-07-16T14:22:00Z" w16du:dateUtc="2025-07-16T04:22:00Z">
            <w:r>
              <w:rPr>
                <w:noProof/>
                <w:webHidden/>
              </w:rPr>
              <w:fldChar w:fldCharType="separate"/>
            </w:r>
            <w:r>
              <w:rPr>
                <w:noProof/>
                <w:webHidden/>
              </w:rPr>
              <w:t>10</w:t>
            </w:r>
            <w:r>
              <w:rPr>
                <w:noProof/>
                <w:webHidden/>
              </w:rPr>
              <w:fldChar w:fldCharType="end"/>
            </w:r>
            <w:r w:rsidRPr="00BA5255">
              <w:rPr>
                <w:rStyle w:val="Hyperlink"/>
                <w:noProof/>
              </w:rPr>
              <w:fldChar w:fldCharType="end"/>
            </w:r>
          </w:ins>
        </w:p>
        <w:p w14:paraId="0A55A0C3" w14:textId="42F2015D" w:rsidR="00D041B6" w:rsidRDefault="00D041B6">
          <w:pPr>
            <w:pStyle w:val="TOC1"/>
            <w:tabs>
              <w:tab w:val="left" w:pos="600"/>
              <w:tab w:val="right" w:leader="dot" w:pos="9962"/>
            </w:tabs>
            <w:rPr>
              <w:ins w:id="36" w:author="Kit Double" w:date="2025-07-16T14:22:00Z" w16du:dateUtc="2025-07-16T04:22:00Z"/>
              <w:rFonts w:cstheme="minorBidi"/>
              <w:b w:val="0"/>
              <w:noProof/>
              <w:kern w:val="2"/>
              <w:lang w:val="en-AU" w:eastAsia="en-GB"/>
              <w14:ligatures w14:val="standardContextual"/>
            </w:rPr>
          </w:pPr>
          <w:ins w:id="37"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"_Toc203568147"</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13</w:t>
            </w:r>
            <w:r>
              <w:rPr>
                <w:rFonts w:cstheme="minorBidi"/>
                <w:b w:val="0"/>
                <w:noProof/>
                <w:kern w:val="2"/>
                <w:lang w:val="en-AU" w:eastAsia="en-GB"/>
                <w14:ligatures w14:val="standardContextual"/>
              </w:rPr>
              <w:tab/>
            </w:r>
            <w:r w:rsidRPr="00BA5255">
              <w:rPr>
                <w:rStyle w:val="Hyperlink"/>
                <w:noProof/>
              </w:rPr>
              <w:t>Narcissism Scale</w:t>
            </w:r>
            <w:r>
              <w:rPr>
                <w:noProof/>
                <w:webHidden/>
              </w:rPr>
              <w:tab/>
            </w:r>
            <w:r>
              <w:rPr>
                <w:noProof/>
                <w:webHidden/>
              </w:rPr>
              <w:fldChar w:fldCharType="begin"/>
            </w:r>
            <w:r>
              <w:rPr>
                <w:noProof/>
                <w:webHidden/>
              </w:rPr>
              <w:instrText xml:space="preserve"> PAGEREF _Toc203568147 \h </w:instrText>
            </w:r>
          </w:ins>
          <w:r>
            <w:rPr>
              <w:noProof/>
              <w:webHidden/>
            </w:rPr>
          </w:r>
          <w:ins w:id="38" w:author="Kit Double" w:date="2025-07-16T14:22:00Z" w16du:dateUtc="2025-07-16T04:22:00Z">
            <w:r>
              <w:rPr>
                <w:noProof/>
                <w:webHidden/>
              </w:rPr>
              <w:fldChar w:fldCharType="separate"/>
            </w:r>
            <w:r>
              <w:rPr>
                <w:noProof/>
                <w:webHidden/>
              </w:rPr>
              <w:t>11</w:t>
            </w:r>
            <w:r>
              <w:rPr>
                <w:noProof/>
                <w:webHidden/>
              </w:rPr>
              <w:fldChar w:fldCharType="end"/>
            </w:r>
            <w:r w:rsidRPr="00BA5255">
              <w:rPr>
                <w:rStyle w:val="Hyperlink"/>
                <w:noProof/>
              </w:rPr>
              <w:fldChar w:fldCharType="end"/>
            </w:r>
          </w:ins>
        </w:p>
        <w:p w14:paraId="120519A8" w14:textId="6844907C" w:rsidR="00D041B6" w:rsidRDefault="00D041B6">
          <w:pPr>
            <w:pStyle w:val="TOC1"/>
            <w:tabs>
              <w:tab w:val="left" w:pos="600"/>
              <w:tab w:val="right" w:leader="dot" w:pos="9962"/>
            </w:tabs>
            <w:rPr>
              <w:ins w:id="39" w:author="Kit Double" w:date="2025-07-16T14:22:00Z" w16du:dateUtc="2025-07-16T04:22:00Z"/>
              <w:rFonts w:cstheme="minorBidi"/>
              <w:b w:val="0"/>
              <w:noProof/>
              <w:kern w:val="2"/>
              <w:lang w:val="en-AU" w:eastAsia="en-GB"/>
              <w14:ligatures w14:val="standardContextual"/>
            </w:rPr>
          </w:pPr>
          <w:ins w:id="40"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"_Toc203568148"</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rFonts w:cstheme="minorHAnsi"/>
                <w:noProof/>
              </w:rPr>
              <w:t>14</w:t>
            </w:r>
            <w:r>
              <w:rPr>
                <w:rFonts w:cstheme="minorBidi"/>
                <w:b w:val="0"/>
                <w:noProof/>
                <w:kern w:val="2"/>
                <w:lang w:val="en-AU" w:eastAsia="en-GB"/>
                <w14:ligatures w14:val="standardContextual"/>
              </w:rPr>
              <w:tab/>
            </w:r>
            <w:r w:rsidRPr="00BA5255">
              <w:rPr>
                <w:rStyle w:val="Hyperlink"/>
                <w:rFonts w:cstheme="minorHAnsi"/>
                <w:noProof/>
              </w:rPr>
              <w:t>The Situational Test of Emotional Understanding</w:t>
            </w:r>
            <w:r>
              <w:rPr>
                <w:noProof/>
                <w:webHidden/>
              </w:rPr>
              <w:tab/>
            </w:r>
            <w:r>
              <w:rPr>
                <w:noProof/>
                <w:webHidden/>
              </w:rPr>
              <w:fldChar w:fldCharType="begin"/>
            </w:r>
            <w:r>
              <w:rPr>
                <w:noProof/>
                <w:webHidden/>
              </w:rPr>
              <w:instrText xml:space="preserve"> PAGEREF _Toc203568148 \h </w:instrText>
            </w:r>
          </w:ins>
          <w:r>
            <w:rPr>
              <w:noProof/>
              <w:webHidden/>
            </w:rPr>
          </w:r>
          <w:ins w:id="41" w:author="Kit Double" w:date="2025-07-16T14:22:00Z" w16du:dateUtc="2025-07-16T04:22:00Z">
            <w:r>
              <w:rPr>
                <w:noProof/>
                <w:webHidden/>
              </w:rPr>
              <w:fldChar w:fldCharType="separate"/>
            </w:r>
            <w:r>
              <w:rPr>
                <w:noProof/>
                <w:webHidden/>
              </w:rPr>
              <w:t>13</w:t>
            </w:r>
            <w:r>
              <w:rPr>
                <w:noProof/>
                <w:webHidden/>
              </w:rPr>
              <w:fldChar w:fldCharType="end"/>
            </w:r>
            <w:r w:rsidRPr="00BA5255">
              <w:rPr>
                <w:rStyle w:val="Hyperlink"/>
                <w:noProof/>
              </w:rPr>
              <w:fldChar w:fldCharType="end"/>
            </w:r>
          </w:ins>
        </w:p>
        <w:p w14:paraId="68B5FA13" w14:textId="0D888B54" w:rsidR="00D041B6" w:rsidRDefault="00D041B6">
          <w:pPr>
            <w:pStyle w:val="TOC1"/>
            <w:tabs>
              <w:tab w:val="left" w:pos="600"/>
              <w:tab w:val="right" w:leader="dot" w:pos="9962"/>
            </w:tabs>
            <w:rPr>
              <w:ins w:id="42" w:author="Kit Double" w:date="2025-07-16T14:22:00Z" w16du:dateUtc="2025-07-16T04:22:00Z"/>
              <w:rFonts w:cstheme="minorBidi"/>
              <w:b w:val="0"/>
              <w:noProof/>
              <w:kern w:val="2"/>
              <w:lang w:val="en-AU" w:eastAsia="en-GB"/>
              <w14:ligatures w14:val="standardContextual"/>
            </w:rPr>
          </w:pPr>
          <w:ins w:id="43"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"_Toc203568149"</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rFonts w:cstheme="minorHAnsi"/>
                <w:noProof/>
              </w:rPr>
              <w:t>15</w:t>
            </w:r>
            <w:r>
              <w:rPr>
                <w:rFonts w:cstheme="minorBidi"/>
                <w:b w:val="0"/>
                <w:noProof/>
                <w:kern w:val="2"/>
                <w:lang w:val="en-AU" w:eastAsia="en-GB"/>
                <w14:ligatures w14:val="standardContextual"/>
              </w:rPr>
              <w:tab/>
            </w:r>
            <w:r w:rsidRPr="00BA5255">
              <w:rPr>
                <w:rStyle w:val="Hyperlink"/>
                <w:rFonts w:cstheme="minorHAnsi"/>
                <w:noProof/>
              </w:rPr>
              <w:t>Situational Test of Emotion Management-Brief (STEM-B)</w:t>
            </w:r>
            <w:r>
              <w:rPr>
                <w:noProof/>
                <w:webHidden/>
              </w:rPr>
              <w:tab/>
            </w:r>
            <w:r>
              <w:rPr>
                <w:noProof/>
                <w:webHidden/>
              </w:rPr>
              <w:fldChar w:fldCharType="begin"/>
            </w:r>
            <w:r>
              <w:rPr>
                <w:noProof/>
                <w:webHidden/>
              </w:rPr>
              <w:instrText xml:space="preserve"> PAGEREF _Toc203568149 \h </w:instrText>
            </w:r>
          </w:ins>
          <w:r>
            <w:rPr>
              <w:noProof/>
              <w:webHidden/>
            </w:rPr>
          </w:r>
          <w:ins w:id="44" w:author="Kit Double" w:date="2025-07-16T14:22:00Z" w16du:dateUtc="2025-07-16T04:22:00Z">
            <w:r>
              <w:rPr>
                <w:noProof/>
                <w:webHidden/>
              </w:rPr>
              <w:fldChar w:fldCharType="separate"/>
            </w:r>
            <w:r>
              <w:rPr>
                <w:noProof/>
                <w:webHidden/>
              </w:rPr>
              <w:t>14</w:t>
            </w:r>
            <w:r>
              <w:rPr>
                <w:noProof/>
                <w:webHidden/>
              </w:rPr>
              <w:fldChar w:fldCharType="end"/>
            </w:r>
            <w:r w:rsidRPr="00BA5255">
              <w:rPr>
                <w:rStyle w:val="Hyperlink"/>
                <w:noProof/>
              </w:rPr>
              <w:fldChar w:fldCharType="end"/>
            </w:r>
          </w:ins>
        </w:p>
        <w:p w14:paraId="2847A603" w14:textId="582F0864" w:rsidR="00D041B6" w:rsidRDefault="00D041B6">
          <w:pPr>
            <w:pStyle w:val="TOC1"/>
            <w:tabs>
              <w:tab w:val="left" w:pos="600"/>
              <w:tab w:val="right" w:leader="dot" w:pos="9962"/>
            </w:tabs>
            <w:rPr>
              <w:ins w:id="45" w:author="Kit Double" w:date="2025-07-16T14:22:00Z" w16du:dateUtc="2025-07-16T04:22:00Z"/>
              <w:rFonts w:cstheme="minorBidi"/>
              <w:b w:val="0"/>
              <w:noProof/>
              <w:kern w:val="2"/>
              <w:lang w:val="en-AU" w:eastAsia="en-GB"/>
              <w14:ligatures w14:val="standardContextual"/>
            </w:rPr>
          </w:pPr>
          <w:ins w:id="46"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"_Toc203568150"</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16</w:t>
            </w:r>
            <w:r>
              <w:rPr>
                <w:rFonts w:cstheme="minorBidi"/>
                <w:b w:val="0"/>
                <w:noProof/>
                <w:kern w:val="2"/>
                <w:lang w:val="en-AU" w:eastAsia="en-GB"/>
                <w14:ligatures w14:val="standardContextual"/>
              </w:rPr>
              <w:tab/>
            </w:r>
            <w:r w:rsidRPr="00BA5255">
              <w:rPr>
                <w:rStyle w:val="Hyperlink"/>
                <w:noProof/>
              </w:rPr>
              <w:t>Japanese and Caucasian Brief Affect Recognition Test</w:t>
            </w:r>
            <w:r>
              <w:rPr>
                <w:noProof/>
                <w:webHidden/>
              </w:rPr>
              <w:tab/>
            </w:r>
            <w:r>
              <w:rPr>
                <w:noProof/>
                <w:webHidden/>
              </w:rPr>
              <w:fldChar w:fldCharType="begin"/>
            </w:r>
            <w:r>
              <w:rPr>
                <w:noProof/>
                <w:webHidden/>
              </w:rPr>
              <w:instrText xml:space="preserve"> PAGEREF _Toc203568150 \h </w:instrText>
            </w:r>
          </w:ins>
          <w:r>
            <w:rPr>
              <w:noProof/>
              <w:webHidden/>
            </w:rPr>
          </w:r>
          <w:ins w:id="47" w:author="Kit Double" w:date="2025-07-16T14:22:00Z" w16du:dateUtc="2025-07-16T04:22:00Z">
            <w:r>
              <w:rPr>
                <w:noProof/>
                <w:webHidden/>
              </w:rPr>
              <w:fldChar w:fldCharType="separate"/>
            </w:r>
            <w:r>
              <w:rPr>
                <w:noProof/>
                <w:webHidden/>
              </w:rPr>
              <w:t>19</w:t>
            </w:r>
            <w:r>
              <w:rPr>
                <w:noProof/>
                <w:webHidden/>
              </w:rPr>
              <w:fldChar w:fldCharType="end"/>
            </w:r>
            <w:r w:rsidRPr="00BA5255">
              <w:rPr>
                <w:rStyle w:val="Hyperlink"/>
                <w:noProof/>
              </w:rPr>
              <w:fldChar w:fldCharType="end"/>
            </w:r>
          </w:ins>
        </w:p>
        <w:p w14:paraId="5FB88546" w14:textId="07CE5AFF" w:rsidR="00D041B6" w:rsidRDefault="00D041B6">
          <w:pPr>
            <w:pStyle w:val="TOC1"/>
            <w:tabs>
              <w:tab w:val="left" w:pos="600"/>
              <w:tab w:val="right" w:leader="dot" w:pos="9962"/>
            </w:tabs>
            <w:rPr>
              <w:ins w:id="48" w:author="Kit Double" w:date="2025-07-16T14:22:00Z" w16du:dateUtc="2025-07-16T04:22:00Z"/>
              <w:rFonts w:cstheme="minorBidi"/>
              <w:b w:val="0"/>
              <w:noProof/>
              <w:kern w:val="2"/>
              <w:lang w:val="en-AU" w:eastAsia="en-GB"/>
              <w14:ligatures w14:val="standardContextual"/>
            </w:rPr>
          </w:pPr>
          <w:ins w:id="49"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"_Toc203568151"</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lang w:val="en-GB"/>
              </w:rPr>
              <w:t>17</w:t>
            </w:r>
            <w:r>
              <w:rPr>
                <w:rFonts w:cstheme="minorBidi"/>
                <w:b w:val="0"/>
                <w:noProof/>
                <w:kern w:val="2"/>
                <w:lang w:val="en-AU" w:eastAsia="en-GB"/>
                <w14:ligatures w14:val="standardContextual"/>
              </w:rPr>
              <w:tab/>
            </w:r>
            <w:r w:rsidRPr="00BA5255">
              <w:rPr>
                <w:rStyle w:val="Hyperlink"/>
                <w:noProof/>
                <w:lang w:val="en-GB"/>
              </w:rPr>
              <w:t>Trait Emotional Intelligence Questionnaire—Short Form</w:t>
            </w:r>
            <w:r>
              <w:rPr>
                <w:noProof/>
                <w:webHidden/>
              </w:rPr>
              <w:tab/>
            </w:r>
            <w:r>
              <w:rPr>
                <w:noProof/>
                <w:webHidden/>
              </w:rPr>
              <w:fldChar w:fldCharType="begin"/>
            </w:r>
            <w:r>
              <w:rPr>
                <w:noProof/>
                <w:webHidden/>
              </w:rPr>
              <w:instrText xml:space="preserve"> PAGEREF _Toc203568151 \h </w:instrText>
            </w:r>
          </w:ins>
          <w:r>
            <w:rPr>
              <w:noProof/>
              <w:webHidden/>
            </w:rPr>
          </w:r>
          <w:ins w:id="50" w:author="Kit Double" w:date="2025-07-16T14:22:00Z" w16du:dateUtc="2025-07-16T04:22:00Z">
            <w:r>
              <w:rPr>
                <w:noProof/>
                <w:webHidden/>
              </w:rPr>
              <w:fldChar w:fldCharType="separate"/>
            </w:r>
            <w:r>
              <w:rPr>
                <w:noProof/>
                <w:webHidden/>
              </w:rPr>
              <w:t>20</w:t>
            </w:r>
            <w:r>
              <w:rPr>
                <w:noProof/>
                <w:webHidden/>
              </w:rPr>
              <w:fldChar w:fldCharType="end"/>
            </w:r>
            <w:r w:rsidRPr="00BA5255">
              <w:rPr>
                <w:rStyle w:val="Hyperlink"/>
                <w:noProof/>
              </w:rPr>
              <w:fldChar w:fldCharType="end"/>
            </w:r>
          </w:ins>
        </w:p>
        <w:p w14:paraId="44DDB382" w14:textId="2DD0B308" w:rsidR="00D041B6" w:rsidRDefault="00D041B6">
          <w:pPr>
            <w:pStyle w:val="TOC1"/>
            <w:tabs>
              <w:tab w:val="left" w:pos="600"/>
              <w:tab w:val="right" w:leader="dot" w:pos="9962"/>
            </w:tabs>
            <w:rPr>
              <w:ins w:id="51" w:author="Kit Double" w:date="2025-07-16T14:22:00Z" w16du:dateUtc="2025-07-16T04:22:00Z"/>
              <w:rFonts w:cstheme="minorBidi"/>
              <w:b w:val="0"/>
              <w:noProof/>
              <w:kern w:val="2"/>
              <w:lang w:val="en-AU" w:eastAsia="en-GB"/>
              <w14:ligatures w14:val="standardContextual"/>
            </w:rPr>
          </w:pPr>
          <w:ins w:id="52"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"_Toc203568152"</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lang w:val="en-GB"/>
              </w:rPr>
              <w:t>18</w:t>
            </w:r>
            <w:r>
              <w:rPr>
                <w:rFonts w:cstheme="minorBidi"/>
                <w:b w:val="0"/>
                <w:noProof/>
                <w:kern w:val="2"/>
                <w:lang w:val="en-AU" w:eastAsia="en-GB"/>
                <w14:ligatures w14:val="standardContextual"/>
              </w:rPr>
              <w:tab/>
            </w:r>
            <w:r w:rsidRPr="00BA5255">
              <w:rPr>
                <w:rStyle w:val="Hyperlink"/>
                <w:noProof/>
                <w:lang w:val="en-GB"/>
              </w:rPr>
              <w:t>Wong-Law Emotional Intelligence Scale</w:t>
            </w:r>
            <w:r>
              <w:rPr>
                <w:noProof/>
                <w:webHidden/>
              </w:rPr>
              <w:tab/>
            </w:r>
            <w:r>
              <w:rPr>
                <w:noProof/>
                <w:webHidden/>
              </w:rPr>
              <w:fldChar w:fldCharType="begin"/>
            </w:r>
            <w:r>
              <w:rPr>
                <w:noProof/>
                <w:webHidden/>
              </w:rPr>
              <w:instrText xml:space="preserve"> PAGEREF _Toc203568152 \h </w:instrText>
            </w:r>
          </w:ins>
          <w:r>
            <w:rPr>
              <w:noProof/>
              <w:webHidden/>
            </w:rPr>
          </w:r>
          <w:ins w:id="53" w:author="Kit Double" w:date="2025-07-16T14:22:00Z" w16du:dateUtc="2025-07-16T04:22:00Z">
            <w:r>
              <w:rPr>
                <w:noProof/>
                <w:webHidden/>
              </w:rPr>
              <w:fldChar w:fldCharType="separate"/>
            </w:r>
            <w:r>
              <w:rPr>
                <w:noProof/>
                <w:webHidden/>
              </w:rPr>
              <w:t>21</w:t>
            </w:r>
            <w:r>
              <w:rPr>
                <w:noProof/>
                <w:webHidden/>
              </w:rPr>
              <w:fldChar w:fldCharType="end"/>
            </w:r>
            <w:r w:rsidRPr="00BA5255">
              <w:rPr>
                <w:rStyle w:val="Hyperlink"/>
                <w:noProof/>
              </w:rPr>
              <w:fldChar w:fldCharType="end"/>
            </w:r>
          </w:ins>
        </w:p>
        <w:p w14:paraId="083C5D58" w14:textId="1DBC2752" w:rsidR="00D041B6" w:rsidRDefault="00D041B6">
          <w:pPr>
            <w:pStyle w:val="TOC1"/>
            <w:tabs>
              <w:tab w:val="left" w:pos="600"/>
              <w:tab w:val="right" w:leader="dot" w:pos="9962"/>
            </w:tabs>
            <w:rPr>
              <w:ins w:id="54" w:author="Kit Double" w:date="2025-07-16T14:22:00Z" w16du:dateUtc="2025-07-16T04:22:00Z"/>
              <w:rFonts w:cstheme="minorBidi"/>
              <w:b w:val="0"/>
              <w:noProof/>
              <w:kern w:val="2"/>
              <w:lang w:val="en-AU" w:eastAsia="en-GB"/>
              <w14:ligatures w14:val="standardContextual"/>
            </w:rPr>
          </w:pPr>
          <w:ins w:id="55"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"_Toc203568153"</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lang w:val="en-AU" w:eastAsia="en-AU"/>
              </w:rPr>
              <w:t>19</w:t>
            </w:r>
            <w:r>
              <w:rPr>
                <w:rFonts w:cstheme="minorBidi"/>
                <w:b w:val="0"/>
                <w:noProof/>
                <w:kern w:val="2"/>
                <w:lang w:val="en-AU" w:eastAsia="en-GB"/>
                <w14:ligatures w14:val="standardContextual"/>
              </w:rPr>
              <w:tab/>
            </w:r>
            <w:r w:rsidRPr="00BA5255">
              <w:rPr>
                <w:rStyle w:val="Hyperlink"/>
                <w:noProof/>
                <w:lang w:val="en-AU" w:eastAsia="en-AU"/>
              </w:rPr>
              <w:t>Psychological Wellbeing</w:t>
            </w:r>
            <w:r>
              <w:rPr>
                <w:noProof/>
                <w:webHidden/>
              </w:rPr>
              <w:tab/>
            </w:r>
            <w:r>
              <w:rPr>
                <w:noProof/>
                <w:webHidden/>
              </w:rPr>
              <w:fldChar w:fldCharType="begin"/>
            </w:r>
            <w:r>
              <w:rPr>
                <w:noProof/>
                <w:webHidden/>
              </w:rPr>
              <w:instrText xml:space="preserve"> PAGEREF _Toc203568153 \h </w:instrText>
            </w:r>
          </w:ins>
          <w:r>
            <w:rPr>
              <w:noProof/>
              <w:webHidden/>
            </w:rPr>
          </w:r>
          <w:ins w:id="56" w:author="Kit Double" w:date="2025-07-16T14:22:00Z" w16du:dateUtc="2025-07-16T04:22:00Z">
            <w:r>
              <w:rPr>
                <w:noProof/>
                <w:webHidden/>
              </w:rPr>
              <w:fldChar w:fldCharType="separate"/>
            </w:r>
            <w:r>
              <w:rPr>
                <w:noProof/>
                <w:webHidden/>
              </w:rPr>
              <w:t>21</w:t>
            </w:r>
            <w:r>
              <w:rPr>
                <w:noProof/>
                <w:webHidden/>
              </w:rPr>
              <w:fldChar w:fldCharType="end"/>
            </w:r>
            <w:r w:rsidRPr="00BA5255">
              <w:rPr>
                <w:rStyle w:val="Hyperlink"/>
                <w:noProof/>
              </w:rPr>
              <w:fldChar w:fldCharType="end"/>
            </w:r>
          </w:ins>
        </w:p>
        <w:p w14:paraId="0ED5A7A7" w14:textId="070FDE68" w:rsidR="00D041B6" w:rsidRDefault="00D041B6">
          <w:pPr>
            <w:pStyle w:val="TOC1"/>
            <w:tabs>
              <w:tab w:val="left" w:pos="600"/>
              <w:tab w:val="right" w:leader="dot" w:pos="9962"/>
            </w:tabs>
            <w:rPr>
              <w:ins w:id="57" w:author="Kit Double" w:date="2025-07-16T14:22:00Z" w16du:dateUtc="2025-07-16T04:22:00Z"/>
              <w:rFonts w:cstheme="minorBidi"/>
              <w:b w:val="0"/>
              <w:noProof/>
              <w:kern w:val="2"/>
              <w:lang w:val="en-AU" w:eastAsia="en-GB"/>
              <w14:ligatures w14:val="standardContextual"/>
            </w:rPr>
          </w:pPr>
          <w:ins w:id="58"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"_Toc203568154"</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20</w:t>
            </w:r>
            <w:r>
              <w:rPr>
                <w:rFonts w:cstheme="minorBidi"/>
                <w:b w:val="0"/>
                <w:noProof/>
                <w:kern w:val="2"/>
                <w:lang w:val="en-AU" w:eastAsia="en-GB"/>
                <w14:ligatures w14:val="standardContextual"/>
              </w:rPr>
              <w:tab/>
            </w:r>
            <w:r w:rsidRPr="00BA5255">
              <w:rPr>
                <w:rStyle w:val="Hyperlink"/>
                <w:noProof/>
              </w:rPr>
              <w:t>Positive and Negative Affect (Self-report)</w:t>
            </w:r>
            <w:r>
              <w:rPr>
                <w:noProof/>
                <w:webHidden/>
              </w:rPr>
              <w:tab/>
            </w:r>
            <w:r>
              <w:rPr>
                <w:noProof/>
                <w:webHidden/>
              </w:rPr>
              <w:fldChar w:fldCharType="begin"/>
            </w:r>
            <w:r>
              <w:rPr>
                <w:noProof/>
                <w:webHidden/>
              </w:rPr>
              <w:instrText xml:space="preserve"> PAGEREF _Toc203568154 \h </w:instrText>
            </w:r>
          </w:ins>
          <w:r>
            <w:rPr>
              <w:noProof/>
              <w:webHidden/>
            </w:rPr>
          </w:r>
          <w:ins w:id="59" w:author="Kit Double" w:date="2025-07-16T14:22:00Z" w16du:dateUtc="2025-07-16T04:22:00Z">
            <w:r>
              <w:rPr>
                <w:noProof/>
                <w:webHidden/>
              </w:rPr>
              <w:fldChar w:fldCharType="separate"/>
            </w:r>
            <w:r>
              <w:rPr>
                <w:noProof/>
                <w:webHidden/>
              </w:rPr>
              <w:t>23</w:t>
            </w:r>
            <w:r>
              <w:rPr>
                <w:noProof/>
                <w:webHidden/>
              </w:rPr>
              <w:fldChar w:fldCharType="end"/>
            </w:r>
            <w:r w:rsidRPr="00BA5255">
              <w:rPr>
                <w:rStyle w:val="Hyperlink"/>
                <w:noProof/>
              </w:rPr>
              <w:fldChar w:fldCharType="end"/>
            </w:r>
          </w:ins>
        </w:p>
        <w:p w14:paraId="358D6B5D" w14:textId="0E3AA9DF" w:rsidR="00D041B6" w:rsidRDefault="00D041B6">
          <w:pPr>
            <w:pStyle w:val="TOC1"/>
            <w:tabs>
              <w:tab w:val="left" w:pos="600"/>
              <w:tab w:val="right" w:leader="dot" w:pos="9962"/>
            </w:tabs>
            <w:rPr>
              <w:ins w:id="60" w:author="Kit Double" w:date="2025-07-16T14:22:00Z" w16du:dateUtc="2025-07-16T04:22:00Z"/>
              <w:rFonts w:cstheme="minorBidi"/>
              <w:b w:val="0"/>
              <w:noProof/>
              <w:kern w:val="2"/>
              <w:lang w:val="en-AU" w:eastAsia="en-GB"/>
              <w14:ligatures w14:val="standardContextual"/>
            </w:rPr>
          </w:pPr>
          <w:ins w:id="61"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"_Toc203568155"</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21</w:t>
            </w:r>
            <w:r>
              <w:rPr>
                <w:rFonts w:cstheme="minorBidi"/>
                <w:b w:val="0"/>
                <w:noProof/>
                <w:kern w:val="2"/>
                <w:lang w:val="en-AU" w:eastAsia="en-GB"/>
                <w14:ligatures w14:val="standardContextual"/>
              </w:rPr>
              <w:tab/>
            </w:r>
            <w:r w:rsidRPr="00BA5255">
              <w:rPr>
                <w:rStyle w:val="Hyperlink"/>
                <w:noProof/>
              </w:rPr>
              <w:t>Social Media Questionnaire</w:t>
            </w:r>
            <w:r>
              <w:rPr>
                <w:noProof/>
                <w:webHidden/>
              </w:rPr>
              <w:tab/>
            </w:r>
            <w:r>
              <w:rPr>
                <w:noProof/>
                <w:webHidden/>
              </w:rPr>
              <w:fldChar w:fldCharType="begin"/>
            </w:r>
            <w:r>
              <w:rPr>
                <w:noProof/>
                <w:webHidden/>
              </w:rPr>
              <w:instrText xml:space="preserve"> PAGEREF _Toc203568155 \h </w:instrText>
            </w:r>
          </w:ins>
          <w:r>
            <w:rPr>
              <w:noProof/>
              <w:webHidden/>
            </w:rPr>
          </w:r>
          <w:ins w:id="62" w:author="Kit Double" w:date="2025-07-16T14:22:00Z" w16du:dateUtc="2025-07-16T04:22:00Z">
            <w:r>
              <w:rPr>
                <w:noProof/>
                <w:webHidden/>
              </w:rPr>
              <w:fldChar w:fldCharType="separate"/>
            </w:r>
            <w:r>
              <w:rPr>
                <w:noProof/>
                <w:webHidden/>
              </w:rPr>
              <w:t>23</w:t>
            </w:r>
            <w:r>
              <w:rPr>
                <w:noProof/>
                <w:webHidden/>
              </w:rPr>
              <w:fldChar w:fldCharType="end"/>
            </w:r>
            <w:r w:rsidRPr="00BA5255">
              <w:rPr>
                <w:rStyle w:val="Hyperlink"/>
                <w:noProof/>
              </w:rPr>
              <w:fldChar w:fldCharType="end"/>
            </w:r>
          </w:ins>
        </w:p>
        <w:p w14:paraId="0D5CA362" w14:textId="67950825" w:rsidR="00D041B6" w:rsidRDefault="00D041B6">
          <w:pPr>
            <w:pStyle w:val="TOC1"/>
            <w:tabs>
              <w:tab w:val="left" w:pos="600"/>
              <w:tab w:val="right" w:leader="dot" w:pos="9962"/>
            </w:tabs>
            <w:rPr>
              <w:ins w:id="63" w:author="Kit Double" w:date="2025-07-16T14:22:00Z" w16du:dateUtc="2025-07-16T04:22:00Z"/>
              <w:rFonts w:cstheme="minorBidi"/>
              <w:b w:val="0"/>
              <w:noProof/>
              <w:kern w:val="2"/>
              <w:lang w:val="en-AU" w:eastAsia="en-GB"/>
              <w14:ligatures w14:val="standardContextual"/>
            </w:rPr>
          </w:pPr>
          <w:ins w:id="64"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"_Toc203568156"</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22</w:t>
            </w:r>
            <w:r>
              <w:rPr>
                <w:rFonts w:cstheme="minorBidi"/>
                <w:b w:val="0"/>
                <w:noProof/>
                <w:kern w:val="2"/>
                <w:lang w:val="en-AU" w:eastAsia="en-GB"/>
                <w14:ligatures w14:val="standardContextual"/>
              </w:rPr>
              <w:tab/>
            </w:r>
            <w:r w:rsidRPr="00BA5255">
              <w:rPr>
                <w:rStyle w:val="Hyperlink"/>
                <w:noProof/>
              </w:rPr>
              <w:t>Mobile phone questionnaire</w:t>
            </w:r>
            <w:r>
              <w:rPr>
                <w:noProof/>
                <w:webHidden/>
              </w:rPr>
              <w:tab/>
            </w:r>
            <w:r>
              <w:rPr>
                <w:noProof/>
                <w:webHidden/>
              </w:rPr>
              <w:fldChar w:fldCharType="begin"/>
            </w:r>
            <w:r>
              <w:rPr>
                <w:noProof/>
                <w:webHidden/>
              </w:rPr>
              <w:instrText xml:space="preserve"> PAGEREF _Toc203568156 \h </w:instrText>
            </w:r>
          </w:ins>
          <w:r>
            <w:rPr>
              <w:noProof/>
              <w:webHidden/>
            </w:rPr>
          </w:r>
          <w:ins w:id="65" w:author="Kit Double" w:date="2025-07-16T14:22:00Z" w16du:dateUtc="2025-07-16T04:22:00Z">
            <w:r>
              <w:rPr>
                <w:noProof/>
                <w:webHidden/>
              </w:rPr>
              <w:fldChar w:fldCharType="separate"/>
            </w:r>
            <w:r>
              <w:rPr>
                <w:noProof/>
                <w:webHidden/>
              </w:rPr>
              <w:t>23</w:t>
            </w:r>
            <w:r>
              <w:rPr>
                <w:noProof/>
                <w:webHidden/>
              </w:rPr>
              <w:fldChar w:fldCharType="end"/>
            </w:r>
            <w:r w:rsidRPr="00BA5255">
              <w:rPr>
                <w:rStyle w:val="Hyperlink"/>
                <w:noProof/>
              </w:rPr>
              <w:fldChar w:fldCharType="end"/>
            </w:r>
          </w:ins>
        </w:p>
        <w:p w14:paraId="35F49CDA" w14:textId="033320D8" w:rsidR="00D041B6" w:rsidRDefault="00D041B6">
          <w:pPr>
            <w:pStyle w:val="TOC1"/>
            <w:tabs>
              <w:tab w:val="left" w:pos="600"/>
              <w:tab w:val="right" w:leader="dot" w:pos="9962"/>
            </w:tabs>
            <w:rPr>
              <w:ins w:id="66" w:author="Kit Double" w:date="2025-07-16T14:22:00Z" w16du:dateUtc="2025-07-16T04:22:00Z"/>
              <w:rFonts w:cstheme="minorBidi"/>
              <w:b w:val="0"/>
              <w:noProof/>
              <w:kern w:val="2"/>
              <w:lang w:val="en-AU" w:eastAsia="en-GB"/>
              <w14:ligatures w14:val="standardContextual"/>
            </w:rPr>
          </w:pPr>
          <w:ins w:id="67"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"_Toc203568157"</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lang w:val="en-AU"/>
              </w:rPr>
              <w:t>23</w:t>
            </w:r>
            <w:r>
              <w:rPr>
                <w:rFonts w:cstheme="minorBidi"/>
                <w:b w:val="0"/>
                <w:noProof/>
                <w:kern w:val="2"/>
                <w:lang w:val="en-AU" w:eastAsia="en-GB"/>
                <w14:ligatures w14:val="standardContextual"/>
              </w:rPr>
              <w:tab/>
            </w:r>
            <w:r w:rsidRPr="00BA5255">
              <w:rPr>
                <w:rStyle w:val="Hyperlink"/>
                <w:noProof/>
                <w:lang w:val="en-AU"/>
              </w:rPr>
              <w:t>SOCIAL NETWORK SCALE</w:t>
            </w:r>
            <w:r>
              <w:rPr>
                <w:noProof/>
                <w:webHidden/>
              </w:rPr>
              <w:tab/>
            </w:r>
            <w:r>
              <w:rPr>
                <w:noProof/>
                <w:webHidden/>
              </w:rPr>
              <w:fldChar w:fldCharType="begin"/>
            </w:r>
            <w:r>
              <w:rPr>
                <w:noProof/>
                <w:webHidden/>
              </w:rPr>
              <w:instrText xml:space="preserve"> PAGEREF _Toc203568157 \h </w:instrText>
            </w:r>
          </w:ins>
          <w:r>
            <w:rPr>
              <w:noProof/>
              <w:webHidden/>
            </w:rPr>
          </w:r>
          <w:ins w:id="68" w:author="Kit Double" w:date="2025-07-16T14:22:00Z" w16du:dateUtc="2025-07-16T04:22:00Z">
            <w:r>
              <w:rPr>
                <w:noProof/>
                <w:webHidden/>
              </w:rPr>
              <w:fldChar w:fldCharType="separate"/>
            </w:r>
            <w:r>
              <w:rPr>
                <w:noProof/>
                <w:webHidden/>
              </w:rPr>
              <w:t>23</w:t>
            </w:r>
            <w:r>
              <w:rPr>
                <w:noProof/>
                <w:webHidden/>
              </w:rPr>
              <w:fldChar w:fldCharType="end"/>
            </w:r>
            <w:r w:rsidRPr="00BA5255">
              <w:rPr>
                <w:rStyle w:val="Hyperlink"/>
                <w:noProof/>
              </w:rPr>
              <w:fldChar w:fldCharType="end"/>
            </w:r>
          </w:ins>
        </w:p>
        <w:p w14:paraId="04321E28" w14:textId="4BBAEF85" w:rsidR="00D041B6" w:rsidRDefault="00D041B6">
          <w:pPr>
            <w:pStyle w:val="TOC1"/>
            <w:tabs>
              <w:tab w:val="left" w:pos="600"/>
              <w:tab w:val="right" w:leader="dot" w:pos="9962"/>
            </w:tabs>
            <w:rPr>
              <w:ins w:id="69" w:author="Kit Double" w:date="2025-07-16T14:22:00Z" w16du:dateUtc="2025-07-16T04:22:00Z"/>
              <w:rFonts w:cstheme="minorBidi"/>
              <w:b w:val="0"/>
              <w:noProof/>
              <w:kern w:val="2"/>
              <w:lang w:val="en-AU" w:eastAsia="en-GB"/>
              <w14:ligatures w14:val="standardContextual"/>
            </w:rPr>
          </w:pPr>
          <w:ins w:id="70"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"_Toc203568158"</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lang w:val="en-AU"/>
              </w:rPr>
              <w:t>24</w:t>
            </w:r>
            <w:r>
              <w:rPr>
                <w:rFonts w:cstheme="minorBidi"/>
                <w:b w:val="0"/>
                <w:noProof/>
                <w:kern w:val="2"/>
                <w:lang w:val="en-AU" w:eastAsia="en-GB"/>
                <w14:ligatures w14:val="standardContextual"/>
              </w:rPr>
              <w:tab/>
            </w:r>
            <w:r w:rsidRPr="00BA5255">
              <w:rPr>
                <w:rStyle w:val="Hyperlink"/>
                <w:noProof/>
                <w:lang w:val="en-AU"/>
              </w:rPr>
              <w:t>Sociability Scale</w:t>
            </w:r>
            <w:r>
              <w:rPr>
                <w:noProof/>
                <w:webHidden/>
              </w:rPr>
              <w:tab/>
            </w:r>
            <w:r>
              <w:rPr>
                <w:noProof/>
                <w:webHidden/>
              </w:rPr>
              <w:fldChar w:fldCharType="begin"/>
            </w:r>
            <w:r>
              <w:rPr>
                <w:noProof/>
                <w:webHidden/>
              </w:rPr>
              <w:instrText xml:space="preserve"> PAGEREF _Toc203568158 \h </w:instrText>
            </w:r>
          </w:ins>
          <w:r>
            <w:rPr>
              <w:noProof/>
              <w:webHidden/>
            </w:rPr>
          </w:r>
          <w:ins w:id="71" w:author="Kit Double" w:date="2025-07-16T14:22:00Z" w16du:dateUtc="2025-07-16T04:22:00Z">
            <w:r>
              <w:rPr>
                <w:noProof/>
                <w:webHidden/>
              </w:rPr>
              <w:fldChar w:fldCharType="separate"/>
            </w:r>
            <w:r>
              <w:rPr>
                <w:noProof/>
                <w:webHidden/>
              </w:rPr>
              <w:t>24</w:t>
            </w:r>
            <w:r>
              <w:rPr>
                <w:noProof/>
                <w:webHidden/>
              </w:rPr>
              <w:fldChar w:fldCharType="end"/>
            </w:r>
            <w:r w:rsidRPr="00BA5255">
              <w:rPr>
                <w:rStyle w:val="Hyperlink"/>
                <w:noProof/>
              </w:rPr>
              <w:fldChar w:fldCharType="end"/>
            </w:r>
          </w:ins>
        </w:p>
        <w:p w14:paraId="11BB9889" w14:textId="1EC9E959" w:rsidR="00D041B6" w:rsidRDefault="00D041B6">
          <w:pPr>
            <w:pStyle w:val="TOC1"/>
            <w:tabs>
              <w:tab w:val="left" w:pos="600"/>
              <w:tab w:val="right" w:leader="dot" w:pos="9962"/>
            </w:tabs>
            <w:rPr>
              <w:ins w:id="72" w:author="Kit Double" w:date="2025-07-16T14:22:00Z" w16du:dateUtc="2025-07-16T04:22:00Z"/>
              <w:rFonts w:cstheme="minorBidi"/>
              <w:b w:val="0"/>
              <w:noProof/>
              <w:kern w:val="2"/>
              <w:lang w:val="en-AU" w:eastAsia="en-GB"/>
              <w14:ligatures w14:val="standardContextual"/>
            </w:rPr>
          </w:pPr>
          <w:ins w:id="73"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"_Toc203568159"</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lang w:val="en-AU"/>
              </w:rPr>
              <w:t>25</w:t>
            </w:r>
            <w:r>
              <w:rPr>
                <w:rFonts w:cstheme="minorBidi"/>
                <w:b w:val="0"/>
                <w:noProof/>
                <w:kern w:val="2"/>
                <w:lang w:val="en-AU" w:eastAsia="en-GB"/>
                <w14:ligatures w14:val="standardContextual"/>
              </w:rPr>
              <w:tab/>
            </w:r>
            <w:r w:rsidRPr="00BA5255">
              <w:rPr>
                <w:rStyle w:val="Hyperlink"/>
                <w:noProof/>
                <w:lang w:val="en-AU"/>
              </w:rPr>
              <w:t>Self-Rated Emotional Intelligence Scale</w:t>
            </w:r>
            <w:r>
              <w:rPr>
                <w:noProof/>
                <w:webHidden/>
              </w:rPr>
              <w:tab/>
            </w:r>
            <w:r>
              <w:rPr>
                <w:noProof/>
                <w:webHidden/>
              </w:rPr>
              <w:fldChar w:fldCharType="begin"/>
            </w:r>
            <w:r>
              <w:rPr>
                <w:noProof/>
                <w:webHidden/>
              </w:rPr>
              <w:instrText xml:space="preserve"> PAGEREF _Toc203568159 \h </w:instrText>
            </w:r>
          </w:ins>
          <w:r>
            <w:rPr>
              <w:noProof/>
              <w:webHidden/>
            </w:rPr>
          </w:r>
          <w:ins w:id="74" w:author="Kit Double" w:date="2025-07-16T14:22:00Z" w16du:dateUtc="2025-07-16T04:22:00Z">
            <w:r>
              <w:rPr>
                <w:noProof/>
                <w:webHidden/>
              </w:rPr>
              <w:fldChar w:fldCharType="separate"/>
            </w:r>
            <w:r>
              <w:rPr>
                <w:noProof/>
                <w:webHidden/>
              </w:rPr>
              <w:t>24</w:t>
            </w:r>
            <w:r>
              <w:rPr>
                <w:noProof/>
                <w:webHidden/>
              </w:rPr>
              <w:fldChar w:fldCharType="end"/>
            </w:r>
            <w:r w:rsidRPr="00BA5255">
              <w:rPr>
                <w:rStyle w:val="Hyperlink"/>
                <w:noProof/>
              </w:rPr>
              <w:fldChar w:fldCharType="end"/>
            </w:r>
          </w:ins>
        </w:p>
        <w:p w14:paraId="64D7757E" w14:textId="6A4F75A6" w:rsidR="00D041B6" w:rsidRDefault="00D041B6">
          <w:pPr>
            <w:pStyle w:val="TOC1"/>
            <w:tabs>
              <w:tab w:val="left" w:pos="600"/>
              <w:tab w:val="right" w:leader="dot" w:pos="9962"/>
            </w:tabs>
            <w:rPr>
              <w:ins w:id="75" w:author="Kit Double" w:date="2025-07-16T14:22:00Z" w16du:dateUtc="2025-07-16T04:22:00Z"/>
              <w:rFonts w:cstheme="minorBidi"/>
              <w:b w:val="0"/>
              <w:noProof/>
              <w:kern w:val="2"/>
              <w:lang w:val="en-AU" w:eastAsia="en-GB"/>
              <w14:ligatures w14:val="standardContextual"/>
            </w:rPr>
          </w:pPr>
          <w:ins w:id="76"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"_Toc203568160"</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lang w:val="en-GB"/>
              </w:rPr>
              <w:t>26</w:t>
            </w:r>
            <w:r>
              <w:rPr>
                <w:rFonts w:cstheme="minorBidi"/>
                <w:b w:val="0"/>
                <w:noProof/>
                <w:kern w:val="2"/>
                <w:lang w:val="en-AU" w:eastAsia="en-GB"/>
                <w14:ligatures w14:val="standardContextual"/>
              </w:rPr>
              <w:tab/>
            </w:r>
            <w:r w:rsidRPr="00BA5255">
              <w:rPr>
                <w:rStyle w:val="Hyperlink"/>
                <w:noProof/>
                <w:lang w:val="en-GB"/>
              </w:rPr>
              <w:t>The Profile of Emotional Competence</w:t>
            </w:r>
            <w:r>
              <w:rPr>
                <w:noProof/>
                <w:webHidden/>
              </w:rPr>
              <w:tab/>
            </w:r>
            <w:r>
              <w:rPr>
                <w:noProof/>
                <w:webHidden/>
              </w:rPr>
              <w:fldChar w:fldCharType="begin"/>
            </w:r>
            <w:r>
              <w:rPr>
                <w:noProof/>
                <w:webHidden/>
              </w:rPr>
              <w:instrText xml:space="preserve"> PAGEREF _Toc203568160 \h </w:instrText>
            </w:r>
          </w:ins>
          <w:r>
            <w:rPr>
              <w:noProof/>
              <w:webHidden/>
            </w:rPr>
          </w:r>
          <w:ins w:id="77" w:author="Kit Double" w:date="2025-07-16T14:22:00Z" w16du:dateUtc="2025-07-16T04:22:00Z">
            <w:r>
              <w:rPr>
                <w:noProof/>
                <w:webHidden/>
              </w:rPr>
              <w:fldChar w:fldCharType="separate"/>
            </w:r>
            <w:r>
              <w:rPr>
                <w:noProof/>
                <w:webHidden/>
              </w:rPr>
              <w:t>25</w:t>
            </w:r>
            <w:r>
              <w:rPr>
                <w:noProof/>
                <w:webHidden/>
              </w:rPr>
              <w:fldChar w:fldCharType="end"/>
            </w:r>
            <w:r w:rsidRPr="00BA5255">
              <w:rPr>
                <w:rStyle w:val="Hyperlink"/>
                <w:noProof/>
              </w:rPr>
              <w:fldChar w:fldCharType="end"/>
            </w:r>
          </w:ins>
        </w:p>
        <w:p w14:paraId="38C345AE" w14:textId="7ED62439" w:rsidR="00D041B6" w:rsidRDefault="00D041B6">
          <w:pPr>
            <w:pStyle w:val="TOC1"/>
            <w:tabs>
              <w:tab w:val="left" w:pos="600"/>
              <w:tab w:val="right" w:leader="dot" w:pos="9962"/>
            </w:tabs>
            <w:rPr>
              <w:ins w:id="78" w:author="Kit Double" w:date="2025-07-16T14:22:00Z" w16du:dateUtc="2025-07-16T04:22:00Z"/>
              <w:rFonts w:cstheme="minorBidi"/>
              <w:b w:val="0"/>
              <w:noProof/>
              <w:kern w:val="2"/>
              <w:lang w:val="en-AU" w:eastAsia="en-GB"/>
              <w14:ligatures w14:val="standardContextual"/>
            </w:rPr>
          </w:pPr>
          <w:ins w:id="79"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"_Toc203568161"</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27</w:t>
            </w:r>
            <w:r>
              <w:rPr>
                <w:rFonts w:cstheme="minorBidi"/>
                <w:b w:val="0"/>
                <w:noProof/>
                <w:kern w:val="2"/>
                <w:lang w:val="en-AU" w:eastAsia="en-GB"/>
                <w14:ligatures w14:val="standardContextual"/>
              </w:rPr>
              <w:tab/>
            </w:r>
            <w:r w:rsidRPr="00BA5255">
              <w:rPr>
                <w:rStyle w:val="Hyperlink"/>
                <w:noProof/>
              </w:rPr>
              <w:t>Metacognitive Monitoring Scale</w:t>
            </w:r>
            <w:r>
              <w:rPr>
                <w:noProof/>
                <w:webHidden/>
              </w:rPr>
              <w:tab/>
            </w:r>
            <w:r>
              <w:rPr>
                <w:noProof/>
                <w:webHidden/>
              </w:rPr>
              <w:fldChar w:fldCharType="begin"/>
            </w:r>
            <w:r>
              <w:rPr>
                <w:noProof/>
                <w:webHidden/>
              </w:rPr>
              <w:instrText xml:space="preserve"> PAGEREF _Toc203568161 \h </w:instrText>
            </w:r>
          </w:ins>
          <w:r>
            <w:rPr>
              <w:noProof/>
              <w:webHidden/>
            </w:rPr>
          </w:r>
          <w:ins w:id="80" w:author="Kit Double" w:date="2025-07-16T14:22:00Z" w16du:dateUtc="2025-07-16T04:22:00Z">
            <w:r>
              <w:rPr>
                <w:noProof/>
                <w:webHidden/>
              </w:rPr>
              <w:fldChar w:fldCharType="separate"/>
            </w:r>
            <w:r>
              <w:rPr>
                <w:noProof/>
                <w:webHidden/>
              </w:rPr>
              <w:t>26</w:t>
            </w:r>
            <w:r>
              <w:rPr>
                <w:noProof/>
                <w:webHidden/>
              </w:rPr>
              <w:fldChar w:fldCharType="end"/>
            </w:r>
            <w:r w:rsidRPr="00BA5255">
              <w:rPr>
                <w:rStyle w:val="Hyperlink"/>
                <w:noProof/>
              </w:rPr>
              <w:fldChar w:fldCharType="end"/>
            </w:r>
          </w:ins>
        </w:p>
        <w:p w14:paraId="3654F50F" w14:textId="2BF667B1" w:rsidR="00D041B6" w:rsidRDefault="00D041B6">
          <w:pPr>
            <w:pStyle w:val="TOC1"/>
            <w:tabs>
              <w:tab w:val="left" w:pos="600"/>
              <w:tab w:val="right" w:leader="dot" w:pos="9962"/>
            </w:tabs>
            <w:rPr>
              <w:ins w:id="81" w:author="Kit Double" w:date="2025-07-16T14:22:00Z" w16du:dateUtc="2025-07-16T04:22:00Z"/>
              <w:rFonts w:cstheme="minorBidi"/>
              <w:b w:val="0"/>
              <w:noProof/>
              <w:kern w:val="2"/>
              <w:lang w:val="en-AU" w:eastAsia="en-GB"/>
              <w14:ligatures w14:val="standardContextual"/>
            </w:rPr>
          </w:pPr>
          <w:ins w:id="82"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"_Toc203568162"</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28</w:t>
            </w:r>
            <w:r>
              <w:rPr>
                <w:rFonts w:cstheme="minorBidi"/>
                <w:b w:val="0"/>
                <w:noProof/>
                <w:kern w:val="2"/>
                <w:lang w:val="en-AU" w:eastAsia="en-GB"/>
                <w14:ligatures w14:val="standardContextual"/>
              </w:rPr>
              <w:tab/>
            </w:r>
            <w:r w:rsidRPr="00BA5255">
              <w:rPr>
                <w:rStyle w:val="Hyperlink"/>
                <w:noProof/>
              </w:rPr>
              <w:t>Toronto Alexithymia Scale</w:t>
            </w:r>
            <w:r>
              <w:rPr>
                <w:noProof/>
                <w:webHidden/>
              </w:rPr>
              <w:tab/>
            </w:r>
            <w:r>
              <w:rPr>
                <w:noProof/>
                <w:webHidden/>
              </w:rPr>
              <w:fldChar w:fldCharType="begin"/>
            </w:r>
            <w:r>
              <w:rPr>
                <w:noProof/>
                <w:webHidden/>
              </w:rPr>
              <w:instrText xml:space="preserve"> PAGEREF _Toc203568162 \h </w:instrText>
            </w:r>
          </w:ins>
          <w:r>
            <w:rPr>
              <w:noProof/>
              <w:webHidden/>
            </w:rPr>
          </w:r>
          <w:ins w:id="83" w:author="Kit Double" w:date="2025-07-16T14:22:00Z" w16du:dateUtc="2025-07-16T04:22:00Z">
            <w:r>
              <w:rPr>
                <w:noProof/>
                <w:webHidden/>
              </w:rPr>
              <w:fldChar w:fldCharType="separate"/>
            </w:r>
            <w:r>
              <w:rPr>
                <w:noProof/>
                <w:webHidden/>
              </w:rPr>
              <w:t>26</w:t>
            </w:r>
            <w:r>
              <w:rPr>
                <w:noProof/>
                <w:webHidden/>
              </w:rPr>
              <w:fldChar w:fldCharType="end"/>
            </w:r>
            <w:r w:rsidRPr="00BA5255">
              <w:rPr>
                <w:rStyle w:val="Hyperlink"/>
                <w:noProof/>
              </w:rPr>
              <w:fldChar w:fldCharType="end"/>
            </w:r>
          </w:ins>
        </w:p>
        <w:p w14:paraId="744A19E9" w14:textId="1855B36D" w:rsidR="00D041B6" w:rsidRDefault="00D041B6">
          <w:pPr>
            <w:pStyle w:val="TOC1"/>
            <w:tabs>
              <w:tab w:val="left" w:pos="600"/>
              <w:tab w:val="right" w:leader="dot" w:pos="9962"/>
            </w:tabs>
            <w:rPr>
              <w:ins w:id="84" w:author="Kit Double" w:date="2025-07-16T14:22:00Z" w16du:dateUtc="2025-07-16T04:22:00Z"/>
              <w:rFonts w:cstheme="minorBidi"/>
              <w:b w:val="0"/>
              <w:noProof/>
              <w:kern w:val="2"/>
              <w:lang w:val="en-AU" w:eastAsia="en-GB"/>
              <w14:ligatures w14:val="standardContextual"/>
            </w:rPr>
          </w:pPr>
          <w:ins w:id="85" w:author="Kit Double" w:date="2025-07-16T14:22:00Z" w16du:dateUtc="2025-07-16T04:22:00Z">
            <w:r w:rsidRPr="00BA5255">
              <w:rPr>
                <w:rStyle w:val="Hyperlink"/>
                <w:noProof/>
              </w:rPr>
              <w:fldChar w:fldCharType="begin"/>
            </w:r>
            <w:r w:rsidRPr="00BA5255">
              <w:rPr>
                <w:rStyle w:val="Hyperlink"/>
                <w:noProof/>
              </w:rPr>
              <w:instrText xml:space="preserve"> </w:instrText>
            </w:r>
            <w:r>
              <w:rPr>
                <w:noProof/>
              </w:rPr>
              <w:instrText>HYPERLINK \l "_Toc203568163"</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29</w:t>
            </w:r>
            <w:r>
              <w:rPr>
                <w:rFonts w:cstheme="minorBidi"/>
                <w:b w:val="0"/>
                <w:noProof/>
                <w:kern w:val="2"/>
                <w:lang w:val="en-AU" w:eastAsia="en-GB"/>
                <w14:ligatures w14:val="standardContextual"/>
              </w:rPr>
              <w:tab/>
            </w:r>
            <w:r w:rsidRPr="00BA5255">
              <w:rPr>
                <w:rStyle w:val="Hyperlink"/>
                <w:noProof/>
              </w:rPr>
              <w:t>Perth Alexithymia Questionnaire</w:t>
            </w:r>
            <w:r>
              <w:rPr>
                <w:noProof/>
                <w:webHidden/>
              </w:rPr>
              <w:tab/>
            </w:r>
            <w:r>
              <w:rPr>
                <w:noProof/>
                <w:webHidden/>
              </w:rPr>
              <w:fldChar w:fldCharType="begin"/>
            </w:r>
            <w:r>
              <w:rPr>
                <w:noProof/>
                <w:webHidden/>
              </w:rPr>
              <w:instrText xml:space="preserve"> PAGEREF _Toc203568163 \h </w:instrText>
            </w:r>
          </w:ins>
          <w:r>
            <w:rPr>
              <w:noProof/>
              <w:webHidden/>
            </w:rPr>
          </w:r>
          <w:ins w:id="86" w:author="Kit Double" w:date="2025-07-16T14:22:00Z" w16du:dateUtc="2025-07-16T04:22:00Z">
            <w:r>
              <w:rPr>
                <w:noProof/>
                <w:webHidden/>
              </w:rPr>
              <w:fldChar w:fldCharType="separate"/>
            </w:r>
            <w:r>
              <w:rPr>
                <w:noProof/>
                <w:webHidden/>
              </w:rPr>
              <w:t>26</w:t>
            </w:r>
            <w:r>
              <w:rPr>
                <w:noProof/>
                <w:webHidden/>
              </w:rPr>
              <w:fldChar w:fldCharType="end"/>
            </w:r>
            <w:r w:rsidRPr="00BA5255">
              <w:rPr>
                <w:rStyle w:val="Hyperlink"/>
                <w:noProof/>
              </w:rPr>
              <w:fldChar w:fldCharType="end"/>
            </w:r>
          </w:ins>
        </w:p>
        <w:p w14:paraId="59D0FB33" w14:textId="31B2F6F4" w:rsidR="00D041B6" w:rsidRDefault="00D041B6">
          <w:pPr>
            <w:pStyle w:val="TOC1"/>
            <w:tabs>
              <w:tab w:val="left" w:pos="600"/>
              <w:tab w:val="right" w:leader="dot" w:pos="9962"/>
            </w:tabs>
            <w:rPr>
              <w:ins w:id="87" w:author="Kit Double" w:date="2025-07-16T14:22:00Z" w16du:dateUtc="2025-07-16T04:22:00Z"/>
              <w:rFonts w:cstheme="minorBidi"/>
              <w:b w:val="0"/>
              <w:noProof/>
              <w:kern w:val="2"/>
              <w:lang w:val="en-AU" w:eastAsia="en-GB"/>
              <w14:ligatures w14:val="standardContextual"/>
            </w:rPr>
          </w:pPr>
          <w:ins w:id="88" w:author="Kit Double" w:date="2025-07-16T14:22:00Z" w16du:dateUtc="2025-07-16T04:22:00Z">
            <w:r w:rsidRPr="00BA5255">
              <w:rPr>
                <w:rStyle w:val="Hyperlink"/>
                <w:noProof/>
              </w:rPr>
              <w:lastRenderedPageBreak/>
              <w:fldChar w:fldCharType="begin"/>
            </w:r>
            <w:r w:rsidRPr="00BA5255">
              <w:rPr>
                <w:rStyle w:val="Hyperlink"/>
                <w:noProof/>
              </w:rPr>
              <w:instrText xml:space="preserve"> </w:instrText>
            </w:r>
            <w:r>
              <w:rPr>
                <w:noProof/>
              </w:rPr>
              <w:instrText>HYPERLINK \l "_Toc203568164"</w:instrText>
            </w:r>
            <w:r w:rsidRPr="00BA5255">
              <w:rPr>
                <w:rStyle w:val="Hyperlink"/>
                <w:noProof/>
              </w:rPr>
              <w:instrText xml:space="preserve"> </w:instrText>
            </w:r>
            <w:r w:rsidRPr="00BA5255">
              <w:rPr>
                <w:rStyle w:val="Hyperlink"/>
                <w:noProof/>
              </w:rPr>
            </w:r>
            <w:r w:rsidRPr="00BA5255">
              <w:rPr>
                <w:rStyle w:val="Hyperlink"/>
                <w:noProof/>
              </w:rPr>
              <w:fldChar w:fldCharType="separate"/>
            </w:r>
            <w:r w:rsidRPr="00BA5255">
              <w:rPr>
                <w:rStyle w:val="Hyperlink"/>
                <w:noProof/>
              </w:rPr>
              <w:t>30</w:t>
            </w:r>
            <w:r>
              <w:rPr>
                <w:rFonts w:cstheme="minorBidi"/>
                <w:b w:val="0"/>
                <w:noProof/>
                <w:kern w:val="2"/>
                <w:lang w:val="en-AU" w:eastAsia="en-GB"/>
                <w14:ligatures w14:val="standardContextual"/>
              </w:rPr>
              <w:tab/>
            </w:r>
            <w:r w:rsidRPr="00BA5255">
              <w:rPr>
                <w:rStyle w:val="Hyperlink"/>
                <w:noProof/>
              </w:rPr>
              <w:t>Social Axioms Survey II (SAS II)</w:t>
            </w:r>
            <w:r>
              <w:rPr>
                <w:noProof/>
                <w:webHidden/>
              </w:rPr>
              <w:tab/>
            </w:r>
            <w:r>
              <w:rPr>
                <w:noProof/>
                <w:webHidden/>
              </w:rPr>
              <w:fldChar w:fldCharType="begin"/>
            </w:r>
            <w:r>
              <w:rPr>
                <w:noProof/>
                <w:webHidden/>
              </w:rPr>
              <w:instrText xml:space="preserve"> PAGEREF _Toc203568164 \h </w:instrText>
            </w:r>
          </w:ins>
          <w:r>
            <w:rPr>
              <w:noProof/>
              <w:webHidden/>
            </w:rPr>
          </w:r>
          <w:ins w:id="89" w:author="Kit Double" w:date="2025-07-16T14:22:00Z" w16du:dateUtc="2025-07-16T04:22:00Z">
            <w:r>
              <w:rPr>
                <w:noProof/>
                <w:webHidden/>
              </w:rPr>
              <w:fldChar w:fldCharType="separate"/>
            </w:r>
            <w:r>
              <w:rPr>
                <w:noProof/>
                <w:webHidden/>
              </w:rPr>
              <w:t>27</w:t>
            </w:r>
            <w:r>
              <w:rPr>
                <w:noProof/>
                <w:webHidden/>
              </w:rPr>
              <w:fldChar w:fldCharType="end"/>
            </w:r>
            <w:r w:rsidRPr="00BA5255">
              <w:rPr>
                <w:rStyle w:val="Hyperlink"/>
                <w:noProof/>
              </w:rPr>
              <w:fldChar w:fldCharType="end"/>
            </w:r>
          </w:ins>
        </w:p>
        <w:p w14:paraId="565BBE5A" w14:textId="4141C199" w:rsidR="00A634A2" w:rsidDel="00D041B6" w:rsidRDefault="00A634A2">
          <w:pPr>
            <w:pStyle w:val="TOC1"/>
            <w:tabs>
              <w:tab w:val="left" w:pos="400"/>
              <w:tab w:val="right" w:leader="dot" w:pos="9962"/>
            </w:tabs>
            <w:rPr>
              <w:del w:id="90" w:author="Kit Double" w:date="2025-07-16T14:22:00Z" w16du:dateUtc="2025-07-16T04:22:00Z"/>
              <w:rFonts w:cstheme="minorBidi"/>
              <w:b w:val="0"/>
              <w:noProof/>
              <w:kern w:val="2"/>
              <w:lang w:val="en-AU" w:eastAsia="en-GB"/>
              <w14:ligatures w14:val="standardContextual"/>
            </w:rPr>
          </w:pPr>
          <w:del w:id="91" w:author="Kit Double" w:date="2025-07-16T14:22:00Z" w16du:dateUtc="2025-07-16T04:22:00Z">
            <w:r w:rsidRPr="00D041B6" w:rsidDel="00D041B6">
              <w:rPr>
                <w:rStyle w:val="Hyperlink"/>
                <w:noProof/>
              </w:rPr>
              <w:delText>1</w:delText>
            </w:r>
            <w:r w:rsidDel="00D041B6">
              <w:rPr>
                <w:rFonts w:cstheme="minorBidi"/>
                <w:b w:val="0"/>
                <w:noProof/>
                <w:kern w:val="2"/>
                <w:lang w:val="en-AU" w:eastAsia="en-GB"/>
                <w14:ligatures w14:val="standardContextual"/>
              </w:rPr>
              <w:tab/>
            </w:r>
            <w:r w:rsidRPr="00D041B6" w:rsidDel="00D041B6">
              <w:rPr>
                <w:rStyle w:val="Hyperlink"/>
                <w:noProof/>
              </w:rPr>
              <w:delText>Demographic Questionnaire</w:delText>
            </w:r>
            <w:r w:rsidDel="00D041B6">
              <w:rPr>
                <w:noProof/>
                <w:webHidden/>
              </w:rPr>
              <w:tab/>
              <w:delText>3</w:delText>
            </w:r>
          </w:del>
        </w:p>
        <w:p w14:paraId="18A26D3F" w14:textId="58678262" w:rsidR="00A634A2" w:rsidDel="00D041B6" w:rsidRDefault="00A634A2">
          <w:pPr>
            <w:pStyle w:val="TOC1"/>
            <w:tabs>
              <w:tab w:val="left" w:pos="400"/>
              <w:tab w:val="right" w:leader="dot" w:pos="9962"/>
            </w:tabs>
            <w:rPr>
              <w:del w:id="92" w:author="Kit Double" w:date="2025-07-16T14:22:00Z" w16du:dateUtc="2025-07-16T04:22:00Z"/>
              <w:rFonts w:cstheme="minorBidi"/>
              <w:b w:val="0"/>
              <w:noProof/>
              <w:kern w:val="2"/>
              <w:lang w:val="en-AU" w:eastAsia="en-GB"/>
              <w14:ligatures w14:val="standardContextual"/>
            </w:rPr>
          </w:pPr>
          <w:del w:id="93" w:author="Kit Double" w:date="2025-07-16T14:22:00Z" w16du:dateUtc="2025-07-16T04:22:00Z">
            <w:r w:rsidRPr="00D041B6" w:rsidDel="00D041B6">
              <w:rPr>
                <w:rStyle w:val="Hyperlink"/>
                <w:noProof/>
              </w:rPr>
              <w:delText>2</w:delText>
            </w:r>
            <w:r w:rsidDel="00D041B6">
              <w:rPr>
                <w:rFonts w:cstheme="minorBidi"/>
                <w:b w:val="0"/>
                <w:noProof/>
                <w:kern w:val="2"/>
                <w:lang w:val="en-AU" w:eastAsia="en-GB"/>
                <w14:ligatures w14:val="standardContextual"/>
              </w:rPr>
              <w:tab/>
            </w:r>
            <w:r w:rsidRPr="00D041B6" w:rsidDel="00D041B6">
              <w:rPr>
                <w:rStyle w:val="Hyperlink"/>
                <w:noProof/>
              </w:rPr>
              <w:delText>Implicit Theories Of Personality</w:delText>
            </w:r>
            <w:r w:rsidDel="00D041B6">
              <w:rPr>
                <w:noProof/>
                <w:webHidden/>
              </w:rPr>
              <w:tab/>
              <w:delText>4</w:delText>
            </w:r>
          </w:del>
        </w:p>
        <w:p w14:paraId="2A45C89A" w14:textId="3982D0B0" w:rsidR="00A634A2" w:rsidDel="00D041B6" w:rsidRDefault="00A634A2">
          <w:pPr>
            <w:pStyle w:val="TOC1"/>
            <w:tabs>
              <w:tab w:val="left" w:pos="400"/>
              <w:tab w:val="right" w:leader="dot" w:pos="9962"/>
            </w:tabs>
            <w:rPr>
              <w:del w:id="94" w:author="Kit Double" w:date="2025-07-16T14:22:00Z" w16du:dateUtc="2025-07-16T04:22:00Z"/>
              <w:rFonts w:cstheme="minorBidi"/>
              <w:b w:val="0"/>
              <w:noProof/>
              <w:kern w:val="2"/>
              <w:lang w:val="en-AU" w:eastAsia="en-GB"/>
              <w14:ligatures w14:val="standardContextual"/>
            </w:rPr>
          </w:pPr>
          <w:del w:id="95" w:author="Kit Double" w:date="2025-07-16T14:22:00Z" w16du:dateUtc="2025-07-16T04:22:00Z">
            <w:r w:rsidRPr="00D041B6" w:rsidDel="00D041B6">
              <w:rPr>
                <w:rStyle w:val="Hyperlink"/>
                <w:noProof/>
              </w:rPr>
              <w:delText>3</w:delText>
            </w:r>
            <w:r w:rsidDel="00D041B6">
              <w:rPr>
                <w:rFonts w:cstheme="minorBidi"/>
                <w:b w:val="0"/>
                <w:noProof/>
                <w:kern w:val="2"/>
                <w:lang w:val="en-AU" w:eastAsia="en-GB"/>
                <w14:ligatures w14:val="standardContextual"/>
              </w:rPr>
              <w:tab/>
            </w:r>
            <w:r w:rsidRPr="00D041B6" w:rsidDel="00D041B6">
              <w:rPr>
                <w:rStyle w:val="Hyperlink"/>
                <w:noProof/>
              </w:rPr>
              <w:delText>Implicit Theories Of Intelligence</w:delText>
            </w:r>
            <w:r w:rsidDel="00D041B6">
              <w:rPr>
                <w:noProof/>
                <w:webHidden/>
              </w:rPr>
              <w:tab/>
              <w:delText>5</w:delText>
            </w:r>
          </w:del>
        </w:p>
        <w:p w14:paraId="522D970F" w14:textId="49378491" w:rsidR="00A634A2" w:rsidDel="00D041B6" w:rsidRDefault="00A634A2">
          <w:pPr>
            <w:pStyle w:val="TOC1"/>
            <w:tabs>
              <w:tab w:val="left" w:pos="400"/>
              <w:tab w:val="right" w:leader="dot" w:pos="9962"/>
            </w:tabs>
            <w:rPr>
              <w:del w:id="96" w:author="Kit Double" w:date="2025-07-16T14:22:00Z" w16du:dateUtc="2025-07-16T04:22:00Z"/>
              <w:rFonts w:cstheme="minorBidi"/>
              <w:b w:val="0"/>
              <w:noProof/>
              <w:kern w:val="2"/>
              <w:lang w:val="en-AU" w:eastAsia="en-GB"/>
              <w14:ligatures w14:val="standardContextual"/>
            </w:rPr>
          </w:pPr>
          <w:del w:id="97" w:author="Kit Double" w:date="2025-07-16T14:22:00Z" w16du:dateUtc="2025-07-16T04:22:00Z">
            <w:r w:rsidRPr="00D041B6" w:rsidDel="00D041B6">
              <w:rPr>
                <w:rStyle w:val="Hyperlink"/>
                <w:noProof/>
              </w:rPr>
              <w:delText>4</w:delText>
            </w:r>
            <w:r w:rsidDel="00D041B6">
              <w:rPr>
                <w:rFonts w:cstheme="minorBidi"/>
                <w:b w:val="0"/>
                <w:noProof/>
                <w:kern w:val="2"/>
                <w:lang w:val="en-AU" w:eastAsia="en-GB"/>
                <w14:ligatures w14:val="standardContextual"/>
              </w:rPr>
              <w:tab/>
            </w:r>
            <w:r w:rsidRPr="00D041B6" w:rsidDel="00D041B6">
              <w:rPr>
                <w:rStyle w:val="Hyperlink"/>
                <w:noProof/>
              </w:rPr>
              <w:delText>Need For Cognition</w:delText>
            </w:r>
            <w:r w:rsidDel="00D041B6">
              <w:rPr>
                <w:noProof/>
                <w:webHidden/>
              </w:rPr>
              <w:tab/>
              <w:delText>5</w:delText>
            </w:r>
          </w:del>
        </w:p>
        <w:p w14:paraId="3A08EF7E" w14:textId="773D121F" w:rsidR="00A634A2" w:rsidDel="00D041B6" w:rsidRDefault="00A634A2">
          <w:pPr>
            <w:pStyle w:val="TOC1"/>
            <w:tabs>
              <w:tab w:val="left" w:pos="400"/>
              <w:tab w:val="right" w:leader="dot" w:pos="9962"/>
            </w:tabs>
            <w:rPr>
              <w:del w:id="98" w:author="Kit Double" w:date="2025-07-16T14:22:00Z" w16du:dateUtc="2025-07-16T04:22:00Z"/>
              <w:rFonts w:cstheme="minorBidi"/>
              <w:b w:val="0"/>
              <w:noProof/>
              <w:kern w:val="2"/>
              <w:lang w:val="en-AU" w:eastAsia="en-GB"/>
              <w14:ligatures w14:val="standardContextual"/>
            </w:rPr>
          </w:pPr>
          <w:del w:id="99" w:author="Kit Double" w:date="2025-07-16T14:22:00Z" w16du:dateUtc="2025-07-16T04:22:00Z">
            <w:r w:rsidRPr="00D041B6" w:rsidDel="00D041B6">
              <w:rPr>
                <w:rStyle w:val="Hyperlink"/>
                <w:noProof/>
              </w:rPr>
              <w:delText>5</w:delText>
            </w:r>
            <w:r w:rsidDel="00D041B6">
              <w:rPr>
                <w:rFonts w:cstheme="minorBidi"/>
                <w:b w:val="0"/>
                <w:noProof/>
                <w:kern w:val="2"/>
                <w:lang w:val="en-AU" w:eastAsia="en-GB"/>
                <w14:ligatures w14:val="standardContextual"/>
              </w:rPr>
              <w:tab/>
            </w:r>
            <w:r w:rsidRPr="00D041B6" w:rsidDel="00D041B6">
              <w:rPr>
                <w:rStyle w:val="Hyperlink"/>
                <w:noProof/>
              </w:rPr>
              <w:delText>Goal Orientation</w:delText>
            </w:r>
            <w:r w:rsidDel="00D041B6">
              <w:rPr>
                <w:noProof/>
                <w:webHidden/>
              </w:rPr>
              <w:tab/>
              <w:delText>5</w:delText>
            </w:r>
          </w:del>
        </w:p>
        <w:p w14:paraId="03D894D6" w14:textId="3A285FE3" w:rsidR="00A634A2" w:rsidDel="00D041B6" w:rsidRDefault="00A634A2">
          <w:pPr>
            <w:pStyle w:val="TOC1"/>
            <w:tabs>
              <w:tab w:val="left" w:pos="400"/>
              <w:tab w:val="right" w:leader="dot" w:pos="9962"/>
            </w:tabs>
            <w:rPr>
              <w:del w:id="100" w:author="Kit Double" w:date="2025-07-16T14:22:00Z" w16du:dateUtc="2025-07-16T04:22:00Z"/>
              <w:rFonts w:cstheme="minorBidi"/>
              <w:b w:val="0"/>
              <w:noProof/>
              <w:kern w:val="2"/>
              <w:lang w:val="en-AU" w:eastAsia="en-GB"/>
              <w14:ligatures w14:val="standardContextual"/>
            </w:rPr>
          </w:pPr>
          <w:del w:id="101" w:author="Kit Double" w:date="2025-07-16T14:22:00Z" w16du:dateUtc="2025-07-16T04:22:00Z">
            <w:r w:rsidRPr="00D041B6" w:rsidDel="00D041B6">
              <w:rPr>
                <w:rStyle w:val="Hyperlink"/>
                <w:noProof/>
              </w:rPr>
              <w:delText>6</w:delText>
            </w:r>
            <w:r w:rsidDel="00D041B6">
              <w:rPr>
                <w:rFonts w:cstheme="minorBidi"/>
                <w:b w:val="0"/>
                <w:noProof/>
                <w:kern w:val="2"/>
                <w:lang w:val="en-AU" w:eastAsia="en-GB"/>
                <w14:ligatures w14:val="standardContextual"/>
              </w:rPr>
              <w:tab/>
            </w:r>
            <w:r w:rsidRPr="00D041B6" w:rsidDel="00D041B6">
              <w:rPr>
                <w:rStyle w:val="Hyperlink"/>
                <w:noProof/>
              </w:rPr>
              <w:delText>Memory And Reasoning Self Concept</w:delText>
            </w:r>
            <w:r w:rsidDel="00D041B6">
              <w:rPr>
                <w:noProof/>
                <w:webHidden/>
              </w:rPr>
              <w:tab/>
              <w:delText>6</w:delText>
            </w:r>
          </w:del>
        </w:p>
        <w:p w14:paraId="26D283FA" w14:textId="57752D06" w:rsidR="00A634A2" w:rsidDel="00D041B6" w:rsidRDefault="00A634A2">
          <w:pPr>
            <w:pStyle w:val="TOC1"/>
            <w:tabs>
              <w:tab w:val="left" w:pos="400"/>
              <w:tab w:val="right" w:leader="dot" w:pos="9962"/>
            </w:tabs>
            <w:rPr>
              <w:del w:id="102" w:author="Kit Double" w:date="2025-07-16T14:22:00Z" w16du:dateUtc="2025-07-16T04:22:00Z"/>
              <w:rFonts w:cstheme="minorBidi"/>
              <w:b w:val="0"/>
              <w:noProof/>
              <w:kern w:val="2"/>
              <w:lang w:val="en-AU" w:eastAsia="en-GB"/>
              <w14:ligatures w14:val="standardContextual"/>
            </w:rPr>
          </w:pPr>
          <w:del w:id="103" w:author="Kit Double" w:date="2025-07-16T14:22:00Z" w16du:dateUtc="2025-07-16T04:22:00Z">
            <w:r w:rsidRPr="00D041B6" w:rsidDel="00D041B6">
              <w:rPr>
                <w:rStyle w:val="Hyperlink"/>
                <w:noProof/>
              </w:rPr>
              <w:delText>7</w:delText>
            </w:r>
            <w:r w:rsidDel="00D041B6">
              <w:rPr>
                <w:rFonts w:cstheme="minorBidi"/>
                <w:b w:val="0"/>
                <w:noProof/>
                <w:kern w:val="2"/>
                <w:lang w:val="en-AU" w:eastAsia="en-GB"/>
                <w14:ligatures w14:val="standardContextual"/>
              </w:rPr>
              <w:tab/>
            </w:r>
            <w:r w:rsidRPr="00D041B6" w:rsidDel="00D041B6">
              <w:rPr>
                <w:rStyle w:val="Hyperlink"/>
                <w:noProof/>
              </w:rPr>
              <w:delText>Big Five Personality</w:delText>
            </w:r>
            <w:r w:rsidDel="00D041B6">
              <w:rPr>
                <w:noProof/>
                <w:webHidden/>
              </w:rPr>
              <w:tab/>
              <w:delText>7</w:delText>
            </w:r>
          </w:del>
        </w:p>
        <w:p w14:paraId="751DC411" w14:textId="18777D17" w:rsidR="00A634A2" w:rsidDel="00D041B6" w:rsidRDefault="00A634A2">
          <w:pPr>
            <w:pStyle w:val="TOC1"/>
            <w:tabs>
              <w:tab w:val="left" w:pos="400"/>
              <w:tab w:val="right" w:leader="dot" w:pos="9962"/>
            </w:tabs>
            <w:rPr>
              <w:del w:id="104" w:author="Kit Double" w:date="2025-07-16T14:22:00Z" w16du:dateUtc="2025-07-16T04:22:00Z"/>
              <w:rFonts w:cstheme="minorBidi"/>
              <w:b w:val="0"/>
              <w:noProof/>
              <w:kern w:val="2"/>
              <w:lang w:val="en-AU" w:eastAsia="en-GB"/>
              <w14:ligatures w14:val="standardContextual"/>
            </w:rPr>
          </w:pPr>
          <w:del w:id="105" w:author="Kit Double" w:date="2025-07-16T14:22:00Z" w16du:dateUtc="2025-07-16T04:22:00Z">
            <w:r w:rsidRPr="00D041B6" w:rsidDel="00D041B6">
              <w:rPr>
                <w:rStyle w:val="Hyperlink"/>
                <w:noProof/>
              </w:rPr>
              <w:delText>8</w:delText>
            </w:r>
            <w:r w:rsidDel="00D041B6">
              <w:rPr>
                <w:rFonts w:cstheme="minorBidi"/>
                <w:b w:val="0"/>
                <w:noProof/>
                <w:kern w:val="2"/>
                <w:lang w:val="en-AU" w:eastAsia="en-GB"/>
                <w14:ligatures w14:val="standardContextual"/>
              </w:rPr>
              <w:tab/>
            </w:r>
            <w:r w:rsidRPr="00D041B6" w:rsidDel="00D041B6">
              <w:rPr>
                <w:rStyle w:val="Hyperlink"/>
                <w:noProof/>
              </w:rPr>
              <w:delText>Self-efficacy scale</w:delText>
            </w:r>
            <w:r w:rsidDel="00D041B6">
              <w:rPr>
                <w:noProof/>
                <w:webHidden/>
              </w:rPr>
              <w:tab/>
              <w:delText>8</w:delText>
            </w:r>
          </w:del>
        </w:p>
        <w:p w14:paraId="11F7AD80" w14:textId="1BAA5ECD" w:rsidR="00A634A2" w:rsidDel="00D041B6" w:rsidRDefault="00A634A2">
          <w:pPr>
            <w:pStyle w:val="TOC1"/>
            <w:tabs>
              <w:tab w:val="left" w:pos="400"/>
              <w:tab w:val="right" w:leader="dot" w:pos="9962"/>
            </w:tabs>
            <w:rPr>
              <w:del w:id="106" w:author="Kit Double" w:date="2025-07-16T14:22:00Z" w16du:dateUtc="2025-07-16T04:22:00Z"/>
              <w:rFonts w:cstheme="minorBidi"/>
              <w:b w:val="0"/>
              <w:noProof/>
              <w:kern w:val="2"/>
              <w:lang w:val="en-AU" w:eastAsia="en-GB"/>
              <w14:ligatures w14:val="standardContextual"/>
            </w:rPr>
          </w:pPr>
          <w:del w:id="107" w:author="Kit Double" w:date="2025-07-16T14:22:00Z" w16du:dateUtc="2025-07-16T04:22:00Z">
            <w:r w:rsidRPr="00D041B6" w:rsidDel="00D041B6">
              <w:rPr>
                <w:rStyle w:val="Hyperlink"/>
                <w:noProof/>
              </w:rPr>
              <w:delText>9</w:delText>
            </w:r>
            <w:r w:rsidDel="00D041B6">
              <w:rPr>
                <w:rFonts w:cstheme="minorBidi"/>
                <w:b w:val="0"/>
                <w:noProof/>
                <w:kern w:val="2"/>
                <w:lang w:val="en-AU" w:eastAsia="en-GB"/>
                <w14:ligatures w14:val="standardContextual"/>
              </w:rPr>
              <w:tab/>
            </w:r>
            <w:r w:rsidRPr="00D041B6" w:rsidDel="00D041B6">
              <w:rPr>
                <w:rStyle w:val="Hyperlink"/>
                <w:noProof/>
              </w:rPr>
              <w:delText>General Self-efficacy scale (1 min)</w:delText>
            </w:r>
            <w:r w:rsidDel="00D041B6">
              <w:rPr>
                <w:noProof/>
                <w:webHidden/>
              </w:rPr>
              <w:tab/>
              <w:delText>8</w:delText>
            </w:r>
          </w:del>
        </w:p>
        <w:p w14:paraId="65C7BB93" w14:textId="0AD93B14" w:rsidR="00A634A2" w:rsidDel="00D041B6" w:rsidRDefault="00A634A2">
          <w:pPr>
            <w:pStyle w:val="TOC1"/>
            <w:tabs>
              <w:tab w:val="left" w:pos="600"/>
              <w:tab w:val="right" w:leader="dot" w:pos="9962"/>
            </w:tabs>
            <w:rPr>
              <w:del w:id="108" w:author="Kit Double" w:date="2025-07-16T14:22:00Z" w16du:dateUtc="2025-07-16T04:22:00Z"/>
              <w:rFonts w:cstheme="minorBidi"/>
              <w:b w:val="0"/>
              <w:noProof/>
              <w:kern w:val="2"/>
              <w:lang w:val="en-AU" w:eastAsia="en-GB"/>
              <w14:ligatures w14:val="standardContextual"/>
            </w:rPr>
          </w:pPr>
          <w:del w:id="109" w:author="Kit Double" w:date="2025-07-16T14:22:00Z" w16du:dateUtc="2025-07-16T04:22:00Z">
            <w:r w:rsidRPr="00D041B6" w:rsidDel="00D041B6">
              <w:rPr>
                <w:rStyle w:val="Hyperlink"/>
                <w:noProof/>
              </w:rPr>
              <w:delText>10</w:delText>
            </w:r>
            <w:r w:rsidDel="00D041B6">
              <w:rPr>
                <w:rFonts w:cstheme="minorBidi"/>
                <w:b w:val="0"/>
                <w:noProof/>
                <w:kern w:val="2"/>
                <w:lang w:val="en-AU" w:eastAsia="en-GB"/>
                <w14:ligatures w14:val="standardContextual"/>
              </w:rPr>
              <w:tab/>
            </w:r>
            <w:r w:rsidRPr="00D041B6" w:rsidDel="00D041B6">
              <w:rPr>
                <w:rStyle w:val="Hyperlink"/>
                <w:noProof/>
              </w:rPr>
              <w:delText>Cognitive Failures Questionnaire</w:delText>
            </w:r>
            <w:r w:rsidDel="00D041B6">
              <w:rPr>
                <w:noProof/>
                <w:webHidden/>
              </w:rPr>
              <w:tab/>
              <w:delText>9</w:delText>
            </w:r>
          </w:del>
        </w:p>
        <w:p w14:paraId="3A73D975" w14:textId="175B9E61" w:rsidR="00A634A2" w:rsidDel="00D041B6" w:rsidRDefault="00A634A2">
          <w:pPr>
            <w:pStyle w:val="TOC1"/>
            <w:tabs>
              <w:tab w:val="left" w:pos="600"/>
              <w:tab w:val="right" w:leader="dot" w:pos="9962"/>
            </w:tabs>
            <w:rPr>
              <w:del w:id="110" w:author="Kit Double" w:date="2025-07-16T14:22:00Z" w16du:dateUtc="2025-07-16T04:22:00Z"/>
              <w:rFonts w:cstheme="minorBidi"/>
              <w:b w:val="0"/>
              <w:noProof/>
              <w:kern w:val="2"/>
              <w:lang w:val="en-AU" w:eastAsia="en-GB"/>
              <w14:ligatures w14:val="standardContextual"/>
            </w:rPr>
          </w:pPr>
          <w:del w:id="111" w:author="Kit Double" w:date="2025-07-16T14:22:00Z" w16du:dateUtc="2025-07-16T04:22:00Z">
            <w:r w:rsidRPr="00D041B6" w:rsidDel="00D041B6">
              <w:rPr>
                <w:rStyle w:val="Hyperlink"/>
                <w:noProof/>
              </w:rPr>
              <w:delText>11</w:delText>
            </w:r>
            <w:r w:rsidDel="00D041B6">
              <w:rPr>
                <w:rFonts w:cstheme="minorBidi"/>
                <w:b w:val="0"/>
                <w:noProof/>
                <w:kern w:val="2"/>
                <w:lang w:val="en-AU" w:eastAsia="en-GB"/>
                <w14:ligatures w14:val="standardContextual"/>
              </w:rPr>
              <w:tab/>
            </w:r>
            <w:r w:rsidRPr="00D041B6" w:rsidDel="00D041B6">
              <w:rPr>
                <w:rStyle w:val="Hyperlink"/>
                <w:noProof/>
              </w:rPr>
              <w:delText>Cognitive Reflection</w:delText>
            </w:r>
            <w:r w:rsidDel="00D041B6">
              <w:rPr>
                <w:noProof/>
                <w:webHidden/>
              </w:rPr>
              <w:tab/>
              <w:delText>9</w:delText>
            </w:r>
          </w:del>
        </w:p>
        <w:p w14:paraId="096A3C4B" w14:textId="6AC97B29" w:rsidR="00A634A2" w:rsidDel="00D041B6" w:rsidRDefault="00A634A2">
          <w:pPr>
            <w:pStyle w:val="TOC1"/>
            <w:tabs>
              <w:tab w:val="left" w:pos="600"/>
              <w:tab w:val="right" w:leader="dot" w:pos="9962"/>
            </w:tabs>
            <w:rPr>
              <w:del w:id="112" w:author="Kit Double" w:date="2025-07-16T14:22:00Z" w16du:dateUtc="2025-07-16T04:22:00Z"/>
              <w:rFonts w:cstheme="minorBidi"/>
              <w:b w:val="0"/>
              <w:noProof/>
              <w:kern w:val="2"/>
              <w:lang w:val="en-AU" w:eastAsia="en-GB"/>
              <w14:ligatures w14:val="standardContextual"/>
            </w:rPr>
          </w:pPr>
          <w:del w:id="113" w:author="Kit Double" w:date="2025-07-16T14:22:00Z" w16du:dateUtc="2025-07-16T04:22:00Z">
            <w:r w:rsidRPr="00D041B6" w:rsidDel="00D041B6">
              <w:rPr>
                <w:rStyle w:val="Hyperlink"/>
                <w:noProof/>
              </w:rPr>
              <w:delText>12</w:delText>
            </w:r>
            <w:r w:rsidDel="00D041B6">
              <w:rPr>
                <w:rFonts w:cstheme="minorBidi"/>
                <w:b w:val="0"/>
                <w:noProof/>
                <w:kern w:val="2"/>
                <w:lang w:val="en-AU" w:eastAsia="en-GB"/>
                <w14:ligatures w14:val="standardContextual"/>
              </w:rPr>
              <w:tab/>
            </w:r>
            <w:r w:rsidRPr="00D041B6" w:rsidDel="00D041B6">
              <w:rPr>
                <w:rStyle w:val="Hyperlink"/>
                <w:noProof/>
              </w:rPr>
              <w:delText>Emotional Intelligence</w:delText>
            </w:r>
            <w:r w:rsidDel="00D041B6">
              <w:rPr>
                <w:noProof/>
                <w:webHidden/>
              </w:rPr>
              <w:tab/>
              <w:delText>10</w:delText>
            </w:r>
          </w:del>
        </w:p>
        <w:p w14:paraId="4B97B41B" w14:textId="5C519007" w:rsidR="00A634A2" w:rsidDel="00D041B6" w:rsidRDefault="00A634A2">
          <w:pPr>
            <w:pStyle w:val="TOC1"/>
            <w:tabs>
              <w:tab w:val="left" w:pos="600"/>
              <w:tab w:val="right" w:leader="dot" w:pos="9962"/>
            </w:tabs>
            <w:rPr>
              <w:del w:id="114" w:author="Kit Double" w:date="2025-07-16T14:22:00Z" w16du:dateUtc="2025-07-16T04:22:00Z"/>
              <w:rFonts w:cstheme="minorBidi"/>
              <w:b w:val="0"/>
              <w:noProof/>
              <w:kern w:val="2"/>
              <w:lang w:val="en-AU" w:eastAsia="en-GB"/>
              <w14:ligatures w14:val="standardContextual"/>
            </w:rPr>
          </w:pPr>
          <w:del w:id="115" w:author="Kit Double" w:date="2025-07-16T14:22:00Z" w16du:dateUtc="2025-07-16T04:22:00Z">
            <w:r w:rsidRPr="00D041B6" w:rsidDel="00D041B6">
              <w:rPr>
                <w:rStyle w:val="Hyperlink"/>
                <w:noProof/>
              </w:rPr>
              <w:delText>13</w:delText>
            </w:r>
            <w:r w:rsidDel="00D041B6">
              <w:rPr>
                <w:rFonts w:cstheme="minorBidi"/>
                <w:b w:val="0"/>
                <w:noProof/>
                <w:kern w:val="2"/>
                <w:lang w:val="en-AU" w:eastAsia="en-GB"/>
                <w14:ligatures w14:val="standardContextual"/>
              </w:rPr>
              <w:tab/>
            </w:r>
            <w:r w:rsidRPr="00D041B6" w:rsidDel="00D041B6">
              <w:rPr>
                <w:rStyle w:val="Hyperlink"/>
                <w:noProof/>
              </w:rPr>
              <w:delText>Narcissism Scale</w:delText>
            </w:r>
            <w:r w:rsidDel="00D041B6">
              <w:rPr>
                <w:noProof/>
                <w:webHidden/>
              </w:rPr>
              <w:tab/>
              <w:delText>11</w:delText>
            </w:r>
          </w:del>
        </w:p>
        <w:p w14:paraId="15E545C1" w14:textId="3A07ACCC" w:rsidR="00A634A2" w:rsidDel="00D041B6" w:rsidRDefault="00A634A2">
          <w:pPr>
            <w:pStyle w:val="TOC1"/>
            <w:tabs>
              <w:tab w:val="left" w:pos="600"/>
              <w:tab w:val="right" w:leader="dot" w:pos="9962"/>
            </w:tabs>
            <w:rPr>
              <w:del w:id="116" w:author="Kit Double" w:date="2025-07-16T14:22:00Z" w16du:dateUtc="2025-07-16T04:22:00Z"/>
              <w:rFonts w:cstheme="minorBidi"/>
              <w:b w:val="0"/>
              <w:noProof/>
              <w:kern w:val="2"/>
              <w:lang w:val="en-AU" w:eastAsia="en-GB"/>
              <w14:ligatures w14:val="standardContextual"/>
            </w:rPr>
          </w:pPr>
          <w:del w:id="117" w:author="Kit Double" w:date="2025-07-16T14:22:00Z" w16du:dateUtc="2025-07-16T04:22:00Z">
            <w:r w:rsidRPr="00D041B6" w:rsidDel="00D041B6">
              <w:rPr>
                <w:rStyle w:val="Hyperlink"/>
                <w:rFonts w:cstheme="minorHAnsi"/>
                <w:noProof/>
              </w:rPr>
              <w:delText>14</w:delText>
            </w:r>
            <w:r w:rsidDel="00D041B6">
              <w:rPr>
                <w:rFonts w:cstheme="minorBidi"/>
                <w:b w:val="0"/>
                <w:noProof/>
                <w:kern w:val="2"/>
                <w:lang w:val="en-AU" w:eastAsia="en-GB"/>
                <w14:ligatures w14:val="standardContextual"/>
              </w:rPr>
              <w:tab/>
            </w:r>
            <w:r w:rsidRPr="00D041B6" w:rsidDel="00D041B6">
              <w:rPr>
                <w:rStyle w:val="Hyperlink"/>
                <w:rFonts w:cstheme="minorHAnsi"/>
                <w:noProof/>
              </w:rPr>
              <w:delText>The Situational Test of Emotional Understanding</w:delText>
            </w:r>
            <w:r w:rsidDel="00D041B6">
              <w:rPr>
                <w:noProof/>
                <w:webHidden/>
              </w:rPr>
              <w:tab/>
              <w:delText>13</w:delText>
            </w:r>
          </w:del>
        </w:p>
        <w:p w14:paraId="17B1BDB4" w14:textId="2856BA07" w:rsidR="00A634A2" w:rsidDel="00D041B6" w:rsidRDefault="00A634A2">
          <w:pPr>
            <w:pStyle w:val="TOC1"/>
            <w:tabs>
              <w:tab w:val="left" w:pos="600"/>
              <w:tab w:val="right" w:leader="dot" w:pos="9962"/>
            </w:tabs>
            <w:rPr>
              <w:del w:id="118" w:author="Kit Double" w:date="2025-07-16T14:22:00Z" w16du:dateUtc="2025-07-16T04:22:00Z"/>
              <w:rFonts w:cstheme="minorBidi"/>
              <w:b w:val="0"/>
              <w:noProof/>
              <w:kern w:val="2"/>
              <w:lang w:val="en-AU" w:eastAsia="en-GB"/>
              <w14:ligatures w14:val="standardContextual"/>
            </w:rPr>
          </w:pPr>
          <w:del w:id="119" w:author="Kit Double" w:date="2025-07-16T14:22:00Z" w16du:dateUtc="2025-07-16T04:22:00Z">
            <w:r w:rsidRPr="00D041B6" w:rsidDel="00D041B6">
              <w:rPr>
                <w:rStyle w:val="Hyperlink"/>
                <w:rFonts w:cstheme="minorHAnsi"/>
                <w:noProof/>
              </w:rPr>
              <w:delText>15</w:delText>
            </w:r>
            <w:r w:rsidDel="00D041B6">
              <w:rPr>
                <w:rFonts w:cstheme="minorBidi"/>
                <w:b w:val="0"/>
                <w:noProof/>
                <w:kern w:val="2"/>
                <w:lang w:val="en-AU" w:eastAsia="en-GB"/>
                <w14:ligatures w14:val="standardContextual"/>
              </w:rPr>
              <w:tab/>
            </w:r>
            <w:r w:rsidRPr="00D041B6" w:rsidDel="00D041B6">
              <w:rPr>
                <w:rStyle w:val="Hyperlink"/>
                <w:rFonts w:cstheme="minorHAnsi"/>
                <w:noProof/>
              </w:rPr>
              <w:delText>Situational Test of Emotion Management-Brief (STEM-B)</w:delText>
            </w:r>
            <w:r w:rsidDel="00D041B6">
              <w:rPr>
                <w:noProof/>
                <w:webHidden/>
              </w:rPr>
              <w:tab/>
              <w:delText>14</w:delText>
            </w:r>
          </w:del>
        </w:p>
        <w:p w14:paraId="18C76BE6" w14:textId="11B00A99" w:rsidR="00A634A2" w:rsidDel="00D041B6" w:rsidRDefault="00A634A2">
          <w:pPr>
            <w:pStyle w:val="TOC1"/>
            <w:tabs>
              <w:tab w:val="left" w:pos="600"/>
              <w:tab w:val="right" w:leader="dot" w:pos="9962"/>
            </w:tabs>
            <w:rPr>
              <w:del w:id="120" w:author="Kit Double" w:date="2025-07-16T14:22:00Z" w16du:dateUtc="2025-07-16T04:22:00Z"/>
              <w:rFonts w:cstheme="minorBidi"/>
              <w:b w:val="0"/>
              <w:noProof/>
              <w:kern w:val="2"/>
              <w:lang w:val="en-AU" w:eastAsia="en-GB"/>
              <w14:ligatures w14:val="standardContextual"/>
            </w:rPr>
          </w:pPr>
          <w:del w:id="121" w:author="Kit Double" w:date="2025-07-16T14:22:00Z" w16du:dateUtc="2025-07-16T04:22:00Z">
            <w:r w:rsidRPr="00D041B6" w:rsidDel="00D041B6">
              <w:rPr>
                <w:rStyle w:val="Hyperlink"/>
                <w:noProof/>
              </w:rPr>
              <w:delText>16</w:delText>
            </w:r>
            <w:r w:rsidDel="00D041B6">
              <w:rPr>
                <w:rFonts w:cstheme="minorBidi"/>
                <w:b w:val="0"/>
                <w:noProof/>
                <w:kern w:val="2"/>
                <w:lang w:val="en-AU" w:eastAsia="en-GB"/>
                <w14:ligatures w14:val="standardContextual"/>
              </w:rPr>
              <w:tab/>
            </w:r>
            <w:r w:rsidRPr="00D041B6" w:rsidDel="00D041B6">
              <w:rPr>
                <w:rStyle w:val="Hyperlink"/>
                <w:noProof/>
              </w:rPr>
              <w:delText>Japanese and Caucasian Brief Affect Recognition Test</w:delText>
            </w:r>
            <w:r w:rsidDel="00D041B6">
              <w:rPr>
                <w:noProof/>
                <w:webHidden/>
              </w:rPr>
              <w:tab/>
              <w:delText>19</w:delText>
            </w:r>
          </w:del>
        </w:p>
        <w:p w14:paraId="3583114D" w14:textId="0770DEC7" w:rsidR="00A634A2" w:rsidDel="00D041B6" w:rsidRDefault="00A634A2">
          <w:pPr>
            <w:pStyle w:val="TOC1"/>
            <w:tabs>
              <w:tab w:val="left" w:pos="600"/>
              <w:tab w:val="right" w:leader="dot" w:pos="9962"/>
            </w:tabs>
            <w:rPr>
              <w:del w:id="122" w:author="Kit Double" w:date="2025-07-16T14:22:00Z" w16du:dateUtc="2025-07-16T04:22:00Z"/>
              <w:rFonts w:cstheme="minorBidi"/>
              <w:b w:val="0"/>
              <w:noProof/>
              <w:kern w:val="2"/>
              <w:lang w:val="en-AU" w:eastAsia="en-GB"/>
              <w14:ligatures w14:val="standardContextual"/>
            </w:rPr>
          </w:pPr>
          <w:del w:id="123" w:author="Kit Double" w:date="2025-07-16T14:22:00Z" w16du:dateUtc="2025-07-16T04:22:00Z">
            <w:r w:rsidRPr="00D041B6" w:rsidDel="00D041B6">
              <w:rPr>
                <w:rStyle w:val="Hyperlink"/>
                <w:noProof/>
                <w:lang w:val="en-GB"/>
              </w:rPr>
              <w:delText>17</w:delText>
            </w:r>
            <w:r w:rsidDel="00D041B6">
              <w:rPr>
                <w:rFonts w:cstheme="minorBidi"/>
                <w:b w:val="0"/>
                <w:noProof/>
                <w:kern w:val="2"/>
                <w:lang w:val="en-AU" w:eastAsia="en-GB"/>
                <w14:ligatures w14:val="standardContextual"/>
              </w:rPr>
              <w:tab/>
            </w:r>
            <w:r w:rsidRPr="00D041B6" w:rsidDel="00D041B6">
              <w:rPr>
                <w:rStyle w:val="Hyperlink"/>
                <w:noProof/>
                <w:lang w:val="en-GB"/>
              </w:rPr>
              <w:delText>Trait Emotional Intelligence Questionnaire—Short Form</w:delText>
            </w:r>
            <w:r w:rsidDel="00D041B6">
              <w:rPr>
                <w:noProof/>
                <w:webHidden/>
              </w:rPr>
              <w:tab/>
              <w:delText>20</w:delText>
            </w:r>
          </w:del>
        </w:p>
        <w:p w14:paraId="003B7A0A" w14:textId="649AA9F5" w:rsidR="00A634A2" w:rsidDel="00D041B6" w:rsidRDefault="00A634A2">
          <w:pPr>
            <w:pStyle w:val="TOC1"/>
            <w:tabs>
              <w:tab w:val="left" w:pos="600"/>
              <w:tab w:val="right" w:leader="dot" w:pos="9962"/>
            </w:tabs>
            <w:rPr>
              <w:del w:id="124" w:author="Kit Double" w:date="2025-07-16T14:22:00Z" w16du:dateUtc="2025-07-16T04:22:00Z"/>
              <w:rFonts w:cstheme="minorBidi"/>
              <w:b w:val="0"/>
              <w:noProof/>
              <w:kern w:val="2"/>
              <w:lang w:val="en-AU" w:eastAsia="en-GB"/>
              <w14:ligatures w14:val="standardContextual"/>
            </w:rPr>
          </w:pPr>
          <w:del w:id="125" w:author="Kit Double" w:date="2025-07-16T14:22:00Z" w16du:dateUtc="2025-07-16T04:22:00Z">
            <w:r w:rsidRPr="00D041B6" w:rsidDel="00D041B6">
              <w:rPr>
                <w:rStyle w:val="Hyperlink"/>
                <w:noProof/>
                <w:lang w:val="en-GB"/>
              </w:rPr>
              <w:delText>18</w:delText>
            </w:r>
            <w:r w:rsidDel="00D041B6">
              <w:rPr>
                <w:rFonts w:cstheme="minorBidi"/>
                <w:b w:val="0"/>
                <w:noProof/>
                <w:kern w:val="2"/>
                <w:lang w:val="en-AU" w:eastAsia="en-GB"/>
                <w14:ligatures w14:val="standardContextual"/>
              </w:rPr>
              <w:tab/>
            </w:r>
            <w:r w:rsidRPr="00D041B6" w:rsidDel="00D041B6">
              <w:rPr>
                <w:rStyle w:val="Hyperlink"/>
                <w:noProof/>
                <w:lang w:val="en-GB"/>
              </w:rPr>
              <w:delText>Wong-Law Emotional Intelligence Scale</w:delText>
            </w:r>
            <w:r w:rsidDel="00D041B6">
              <w:rPr>
                <w:noProof/>
                <w:webHidden/>
              </w:rPr>
              <w:tab/>
              <w:delText>21</w:delText>
            </w:r>
          </w:del>
        </w:p>
        <w:p w14:paraId="04C5748E" w14:textId="4A29C8AD" w:rsidR="00A634A2" w:rsidDel="00D041B6" w:rsidRDefault="00A634A2">
          <w:pPr>
            <w:pStyle w:val="TOC1"/>
            <w:tabs>
              <w:tab w:val="left" w:pos="600"/>
              <w:tab w:val="right" w:leader="dot" w:pos="9962"/>
            </w:tabs>
            <w:rPr>
              <w:del w:id="126" w:author="Kit Double" w:date="2025-07-16T14:22:00Z" w16du:dateUtc="2025-07-16T04:22:00Z"/>
              <w:rFonts w:cstheme="minorBidi"/>
              <w:b w:val="0"/>
              <w:noProof/>
              <w:kern w:val="2"/>
              <w:lang w:val="en-AU" w:eastAsia="en-GB"/>
              <w14:ligatures w14:val="standardContextual"/>
            </w:rPr>
          </w:pPr>
          <w:del w:id="127" w:author="Kit Double" w:date="2025-07-16T14:22:00Z" w16du:dateUtc="2025-07-16T04:22:00Z">
            <w:r w:rsidRPr="00D041B6" w:rsidDel="00D041B6">
              <w:rPr>
                <w:rStyle w:val="Hyperlink"/>
                <w:noProof/>
                <w:lang w:val="en-AU" w:eastAsia="en-AU"/>
              </w:rPr>
              <w:delText>19</w:delText>
            </w:r>
            <w:r w:rsidDel="00D041B6">
              <w:rPr>
                <w:rFonts w:cstheme="minorBidi"/>
                <w:b w:val="0"/>
                <w:noProof/>
                <w:kern w:val="2"/>
                <w:lang w:val="en-AU" w:eastAsia="en-GB"/>
                <w14:ligatures w14:val="standardContextual"/>
              </w:rPr>
              <w:tab/>
            </w:r>
            <w:r w:rsidRPr="00D041B6" w:rsidDel="00D041B6">
              <w:rPr>
                <w:rStyle w:val="Hyperlink"/>
                <w:noProof/>
                <w:lang w:val="en-AU" w:eastAsia="en-AU"/>
              </w:rPr>
              <w:delText>Psychological Wellbeing</w:delText>
            </w:r>
            <w:r w:rsidDel="00D041B6">
              <w:rPr>
                <w:noProof/>
                <w:webHidden/>
              </w:rPr>
              <w:tab/>
              <w:delText>21</w:delText>
            </w:r>
          </w:del>
        </w:p>
        <w:p w14:paraId="2615116E" w14:textId="7D445693" w:rsidR="00A634A2" w:rsidDel="00D041B6" w:rsidRDefault="00A634A2">
          <w:pPr>
            <w:pStyle w:val="TOC1"/>
            <w:tabs>
              <w:tab w:val="left" w:pos="600"/>
              <w:tab w:val="right" w:leader="dot" w:pos="9962"/>
            </w:tabs>
            <w:rPr>
              <w:del w:id="128" w:author="Kit Double" w:date="2025-07-16T14:22:00Z" w16du:dateUtc="2025-07-16T04:22:00Z"/>
              <w:rFonts w:cstheme="minorBidi"/>
              <w:b w:val="0"/>
              <w:noProof/>
              <w:kern w:val="2"/>
              <w:lang w:val="en-AU" w:eastAsia="en-GB"/>
              <w14:ligatures w14:val="standardContextual"/>
            </w:rPr>
          </w:pPr>
          <w:del w:id="129" w:author="Kit Double" w:date="2025-07-16T14:22:00Z" w16du:dateUtc="2025-07-16T04:22:00Z">
            <w:r w:rsidRPr="00D041B6" w:rsidDel="00D041B6">
              <w:rPr>
                <w:rStyle w:val="Hyperlink"/>
                <w:noProof/>
              </w:rPr>
              <w:delText>20</w:delText>
            </w:r>
            <w:r w:rsidDel="00D041B6">
              <w:rPr>
                <w:rFonts w:cstheme="minorBidi"/>
                <w:b w:val="0"/>
                <w:noProof/>
                <w:kern w:val="2"/>
                <w:lang w:val="en-AU" w:eastAsia="en-GB"/>
                <w14:ligatures w14:val="standardContextual"/>
              </w:rPr>
              <w:tab/>
            </w:r>
            <w:r w:rsidRPr="00D041B6" w:rsidDel="00D041B6">
              <w:rPr>
                <w:rStyle w:val="Hyperlink"/>
                <w:noProof/>
              </w:rPr>
              <w:delText>Positive and Negative Affect (Self-report)</w:delText>
            </w:r>
            <w:r w:rsidDel="00D041B6">
              <w:rPr>
                <w:noProof/>
                <w:webHidden/>
              </w:rPr>
              <w:tab/>
              <w:delText>23</w:delText>
            </w:r>
          </w:del>
        </w:p>
        <w:p w14:paraId="114A6066" w14:textId="02847FA4" w:rsidR="00A634A2" w:rsidDel="00D041B6" w:rsidRDefault="00A634A2">
          <w:pPr>
            <w:pStyle w:val="TOC1"/>
            <w:tabs>
              <w:tab w:val="left" w:pos="600"/>
              <w:tab w:val="right" w:leader="dot" w:pos="9962"/>
            </w:tabs>
            <w:rPr>
              <w:del w:id="130" w:author="Kit Double" w:date="2025-07-16T14:22:00Z" w16du:dateUtc="2025-07-16T04:22:00Z"/>
              <w:rFonts w:cstheme="minorBidi"/>
              <w:b w:val="0"/>
              <w:noProof/>
              <w:kern w:val="2"/>
              <w:lang w:val="en-AU" w:eastAsia="en-GB"/>
              <w14:ligatures w14:val="standardContextual"/>
            </w:rPr>
          </w:pPr>
          <w:del w:id="131" w:author="Kit Double" w:date="2025-07-16T14:22:00Z" w16du:dateUtc="2025-07-16T04:22:00Z">
            <w:r w:rsidRPr="00D041B6" w:rsidDel="00D041B6">
              <w:rPr>
                <w:rStyle w:val="Hyperlink"/>
                <w:noProof/>
              </w:rPr>
              <w:delText>21</w:delText>
            </w:r>
            <w:r w:rsidDel="00D041B6">
              <w:rPr>
                <w:rFonts w:cstheme="minorBidi"/>
                <w:b w:val="0"/>
                <w:noProof/>
                <w:kern w:val="2"/>
                <w:lang w:val="en-AU" w:eastAsia="en-GB"/>
                <w14:ligatures w14:val="standardContextual"/>
              </w:rPr>
              <w:tab/>
            </w:r>
            <w:r w:rsidRPr="00D041B6" w:rsidDel="00D041B6">
              <w:rPr>
                <w:rStyle w:val="Hyperlink"/>
                <w:noProof/>
              </w:rPr>
              <w:delText>Social Media Questionnaire</w:delText>
            </w:r>
            <w:r w:rsidDel="00D041B6">
              <w:rPr>
                <w:noProof/>
                <w:webHidden/>
              </w:rPr>
              <w:tab/>
              <w:delText>23</w:delText>
            </w:r>
          </w:del>
        </w:p>
        <w:p w14:paraId="6D60D586" w14:textId="4F640417" w:rsidR="00A634A2" w:rsidDel="00D041B6" w:rsidRDefault="00A634A2">
          <w:pPr>
            <w:pStyle w:val="TOC1"/>
            <w:tabs>
              <w:tab w:val="left" w:pos="600"/>
              <w:tab w:val="right" w:leader="dot" w:pos="9962"/>
            </w:tabs>
            <w:rPr>
              <w:del w:id="132" w:author="Kit Double" w:date="2025-07-16T14:22:00Z" w16du:dateUtc="2025-07-16T04:22:00Z"/>
              <w:rFonts w:cstheme="minorBidi"/>
              <w:b w:val="0"/>
              <w:noProof/>
              <w:kern w:val="2"/>
              <w:lang w:val="en-AU" w:eastAsia="en-GB"/>
              <w14:ligatures w14:val="standardContextual"/>
            </w:rPr>
          </w:pPr>
          <w:del w:id="133" w:author="Kit Double" w:date="2025-07-16T14:22:00Z" w16du:dateUtc="2025-07-16T04:22:00Z">
            <w:r w:rsidRPr="00D041B6" w:rsidDel="00D041B6">
              <w:rPr>
                <w:rStyle w:val="Hyperlink"/>
                <w:noProof/>
              </w:rPr>
              <w:delText>22</w:delText>
            </w:r>
            <w:r w:rsidDel="00D041B6">
              <w:rPr>
                <w:rFonts w:cstheme="minorBidi"/>
                <w:b w:val="0"/>
                <w:noProof/>
                <w:kern w:val="2"/>
                <w:lang w:val="en-AU" w:eastAsia="en-GB"/>
                <w14:ligatures w14:val="standardContextual"/>
              </w:rPr>
              <w:tab/>
            </w:r>
            <w:r w:rsidRPr="00D041B6" w:rsidDel="00D041B6">
              <w:rPr>
                <w:rStyle w:val="Hyperlink"/>
                <w:noProof/>
              </w:rPr>
              <w:delText>Mobile phone questionnaire</w:delText>
            </w:r>
            <w:r w:rsidDel="00D041B6">
              <w:rPr>
                <w:noProof/>
                <w:webHidden/>
              </w:rPr>
              <w:tab/>
              <w:delText>23</w:delText>
            </w:r>
          </w:del>
        </w:p>
        <w:p w14:paraId="36EC5B2C" w14:textId="263C1D6C" w:rsidR="00A634A2" w:rsidDel="00D041B6" w:rsidRDefault="00A634A2">
          <w:pPr>
            <w:pStyle w:val="TOC1"/>
            <w:tabs>
              <w:tab w:val="left" w:pos="600"/>
              <w:tab w:val="right" w:leader="dot" w:pos="9962"/>
            </w:tabs>
            <w:rPr>
              <w:del w:id="134" w:author="Kit Double" w:date="2025-07-16T14:22:00Z" w16du:dateUtc="2025-07-16T04:22:00Z"/>
              <w:rFonts w:cstheme="minorBidi"/>
              <w:b w:val="0"/>
              <w:noProof/>
              <w:kern w:val="2"/>
              <w:lang w:val="en-AU" w:eastAsia="en-GB"/>
              <w14:ligatures w14:val="standardContextual"/>
            </w:rPr>
          </w:pPr>
          <w:del w:id="135" w:author="Kit Double" w:date="2025-07-16T14:22:00Z" w16du:dateUtc="2025-07-16T04:22:00Z">
            <w:r w:rsidRPr="00D041B6" w:rsidDel="00D041B6">
              <w:rPr>
                <w:rStyle w:val="Hyperlink"/>
                <w:noProof/>
                <w:lang w:val="en-AU"/>
              </w:rPr>
              <w:delText>23</w:delText>
            </w:r>
            <w:r w:rsidDel="00D041B6">
              <w:rPr>
                <w:rFonts w:cstheme="minorBidi"/>
                <w:b w:val="0"/>
                <w:noProof/>
                <w:kern w:val="2"/>
                <w:lang w:val="en-AU" w:eastAsia="en-GB"/>
                <w14:ligatures w14:val="standardContextual"/>
              </w:rPr>
              <w:tab/>
            </w:r>
            <w:r w:rsidRPr="00D041B6" w:rsidDel="00D041B6">
              <w:rPr>
                <w:rStyle w:val="Hyperlink"/>
                <w:noProof/>
                <w:lang w:val="en-AU"/>
              </w:rPr>
              <w:delText>SOCIAL NETWORK SCALE</w:delText>
            </w:r>
            <w:r w:rsidDel="00D041B6">
              <w:rPr>
                <w:noProof/>
                <w:webHidden/>
              </w:rPr>
              <w:tab/>
              <w:delText>23</w:delText>
            </w:r>
          </w:del>
        </w:p>
        <w:p w14:paraId="24726ED8" w14:textId="340F7A9C" w:rsidR="00A634A2" w:rsidDel="00D041B6" w:rsidRDefault="00A634A2">
          <w:pPr>
            <w:pStyle w:val="TOC1"/>
            <w:tabs>
              <w:tab w:val="left" w:pos="600"/>
              <w:tab w:val="right" w:leader="dot" w:pos="9962"/>
            </w:tabs>
            <w:rPr>
              <w:del w:id="136" w:author="Kit Double" w:date="2025-07-16T14:22:00Z" w16du:dateUtc="2025-07-16T04:22:00Z"/>
              <w:rFonts w:cstheme="minorBidi"/>
              <w:b w:val="0"/>
              <w:noProof/>
              <w:kern w:val="2"/>
              <w:lang w:val="en-AU" w:eastAsia="en-GB"/>
              <w14:ligatures w14:val="standardContextual"/>
            </w:rPr>
          </w:pPr>
          <w:del w:id="137" w:author="Kit Double" w:date="2025-07-16T14:22:00Z" w16du:dateUtc="2025-07-16T04:22:00Z">
            <w:r w:rsidRPr="00D041B6" w:rsidDel="00D041B6">
              <w:rPr>
                <w:rStyle w:val="Hyperlink"/>
                <w:noProof/>
                <w:lang w:val="en-AU"/>
              </w:rPr>
              <w:delText>24</w:delText>
            </w:r>
            <w:r w:rsidDel="00D041B6">
              <w:rPr>
                <w:rFonts w:cstheme="minorBidi"/>
                <w:b w:val="0"/>
                <w:noProof/>
                <w:kern w:val="2"/>
                <w:lang w:val="en-AU" w:eastAsia="en-GB"/>
                <w14:ligatures w14:val="standardContextual"/>
              </w:rPr>
              <w:tab/>
            </w:r>
            <w:r w:rsidRPr="00D041B6" w:rsidDel="00D041B6">
              <w:rPr>
                <w:rStyle w:val="Hyperlink"/>
                <w:noProof/>
                <w:lang w:val="en-AU"/>
              </w:rPr>
              <w:delText>Sociability Scale</w:delText>
            </w:r>
            <w:r w:rsidDel="00D041B6">
              <w:rPr>
                <w:noProof/>
                <w:webHidden/>
              </w:rPr>
              <w:tab/>
              <w:delText>24</w:delText>
            </w:r>
          </w:del>
        </w:p>
        <w:p w14:paraId="55130F5D" w14:textId="2937004B" w:rsidR="00A634A2" w:rsidDel="00D041B6" w:rsidRDefault="00A634A2">
          <w:pPr>
            <w:pStyle w:val="TOC1"/>
            <w:tabs>
              <w:tab w:val="left" w:pos="600"/>
              <w:tab w:val="right" w:leader="dot" w:pos="9962"/>
            </w:tabs>
            <w:rPr>
              <w:del w:id="138" w:author="Kit Double" w:date="2025-07-16T14:22:00Z" w16du:dateUtc="2025-07-16T04:22:00Z"/>
              <w:rFonts w:cstheme="minorBidi"/>
              <w:b w:val="0"/>
              <w:noProof/>
              <w:kern w:val="2"/>
              <w:lang w:val="en-AU" w:eastAsia="en-GB"/>
              <w14:ligatures w14:val="standardContextual"/>
            </w:rPr>
          </w:pPr>
          <w:del w:id="139" w:author="Kit Double" w:date="2025-07-16T14:22:00Z" w16du:dateUtc="2025-07-16T04:22:00Z">
            <w:r w:rsidRPr="00D041B6" w:rsidDel="00D041B6">
              <w:rPr>
                <w:rStyle w:val="Hyperlink"/>
                <w:noProof/>
                <w:lang w:val="en-AU"/>
              </w:rPr>
              <w:delText>25</w:delText>
            </w:r>
            <w:r w:rsidDel="00D041B6">
              <w:rPr>
                <w:rFonts w:cstheme="minorBidi"/>
                <w:b w:val="0"/>
                <w:noProof/>
                <w:kern w:val="2"/>
                <w:lang w:val="en-AU" w:eastAsia="en-GB"/>
                <w14:ligatures w14:val="standardContextual"/>
              </w:rPr>
              <w:tab/>
            </w:r>
            <w:r w:rsidRPr="00D041B6" w:rsidDel="00D041B6">
              <w:rPr>
                <w:rStyle w:val="Hyperlink"/>
                <w:noProof/>
                <w:lang w:val="en-AU"/>
              </w:rPr>
              <w:delText>Self-Rated Emotional Intelligence Scale</w:delText>
            </w:r>
            <w:r w:rsidDel="00D041B6">
              <w:rPr>
                <w:noProof/>
                <w:webHidden/>
              </w:rPr>
              <w:tab/>
              <w:delText>24</w:delText>
            </w:r>
          </w:del>
        </w:p>
        <w:p w14:paraId="574133C8" w14:textId="4E70FBD8" w:rsidR="00A634A2" w:rsidDel="00D041B6" w:rsidRDefault="00A634A2">
          <w:pPr>
            <w:pStyle w:val="TOC1"/>
            <w:tabs>
              <w:tab w:val="left" w:pos="600"/>
              <w:tab w:val="right" w:leader="dot" w:pos="9962"/>
            </w:tabs>
            <w:rPr>
              <w:del w:id="140" w:author="Kit Double" w:date="2025-07-16T14:22:00Z" w16du:dateUtc="2025-07-16T04:22:00Z"/>
              <w:rFonts w:cstheme="minorBidi"/>
              <w:b w:val="0"/>
              <w:noProof/>
              <w:kern w:val="2"/>
              <w:lang w:val="en-AU" w:eastAsia="en-GB"/>
              <w14:ligatures w14:val="standardContextual"/>
            </w:rPr>
          </w:pPr>
          <w:del w:id="141" w:author="Kit Double" w:date="2025-07-16T14:22:00Z" w16du:dateUtc="2025-07-16T04:22:00Z">
            <w:r w:rsidRPr="00D041B6" w:rsidDel="00D041B6">
              <w:rPr>
                <w:rStyle w:val="Hyperlink"/>
                <w:noProof/>
                <w:lang w:val="en-GB"/>
              </w:rPr>
              <w:delText>26</w:delText>
            </w:r>
            <w:r w:rsidDel="00D041B6">
              <w:rPr>
                <w:rFonts w:cstheme="minorBidi"/>
                <w:b w:val="0"/>
                <w:noProof/>
                <w:kern w:val="2"/>
                <w:lang w:val="en-AU" w:eastAsia="en-GB"/>
                <w14:ligatures w14:val="standardContextual"/>
              </w:rPr>
              <w:tab/>
            </w:r>
            <w:r w:rsidRPr="00D041B6" w:rsidDel="00D041B6">
              <w:rPr>
                <w:rStyle w:val="Hyperlink"/>
                <w:noProof/>
                <w:lang w:val="en-GB"/>
              </w:rPr>
              <w:delText>The Profile of Emotional Competence</w:delText>
            </w:r>
            <w:r w:rsidDel="00D041B6">
              <w:rPr>
                <w:noProof/>
                <w:webHidden/>
              </w:rPr>
              <w:tab/>
              <w:delText>25</w:delText>
            </w:r>
          </w:del>
        </w:p>
        <w:p w14:paraId="7B6C670E" w14:textId="0BD6468D" w:rsidR="00A634A2" w:rsidDel="00D041B6" w:rsidRDefault="00A634A2">
          <w:pPr>
            <w:pStyle w:val="TOC1"/>
            <w:tabs>
              <w:tab w:val="left" w:pos="600"/>
              <w:tab w:val="right" w:leader="dot" w:pos="9962"/>
            </w:tabs>
            <w:rPr>
              <w:del w:id="142" w:author="Kit Double" w:date="2025-07-16T14:22:00Z" w16du:dateUtc="2025-07-16T04:22:00Z"/>
              <w:rFonts w:cstheme="minorBidi"/>
              <w:b w:val="0"/>
              <w:noProof/>
              <w:kern w:val="2"/>
              <w:lang w:val="en-AU" w:eastAsia="en-GB"/>
              <w14:ligatures w14:val="standardContextual"/>
            </w:rPr>
          </w:pPr>
          <w:del w:id="143" w:author="Kit Double" w:date="2025-07-16T14:22:00Z" w16du:dateUtc="2025-07-16T04:22:00Z">
            <w:r w:rsidRPr="00D041B6" w:rsidDel="00D041B6">
              <w:rPr>
                <w:rStyle w:val="Hyperlink"/>
                <w:noProof/>
              </w:rPr>
              <w:delText>27</w:delText>
            </w:r>
            <w:r w:rsidDel="00D041B6">
              <w:rPr>
                <w:rFonts w:cstheme="minorBidi"/>
                <w:b w:val="0"/>
                <w:noProof/>
                <w:kern w:val="2"/>
                <w:lang w:val="en-AU" w:eastAsia="en-GB"/>
                <w14:ligatures w14:val="standardContextual"/>
              </w:rPr>
              <w:tab/>
            </w:r>
            <w:r w:rsidRPr="00D041B6" w:rsidDel="00D041B6">
              <w:rPr>
                <w:rStyle w:val="Hyperlink"/>
                <w:noProof/>
              </w:rPr>
              <w:delText>Metacognitive Monitoring Scale</w:delText>
            </w:r>
            <w:r w:rsidDel="00D041B6">
              <w:rPr>
                <w:noProof/>
                <w:webHidden/>
              </w:rPr>
              <w:tab/>
              <w:delText>26</w:delText>
            </w:r>
          </w:del>
        </w:p>
        <w:p w14:paraId="08BA7767" w14:textId="534FA446" w:rsidR="00A634A2" w:rsidDel="00D041B6" w:rsidRDefault="00A634A2">
          <w:pPr>
            <w:pStyle w:val="TOC1"/>
            <w:tabs>
              <w:tab w:val="left" w:pos="600"/>
              <w:tab w:val="right" w:leader="dot" w:pos="9962"/>
            </w:tabs>
            <w:rPr>
              <w:del w:id="144" w:author="Kit Double" w:date="2025-07-16T14:22:00Z" w16du:dateUtc="2025-07-16T04:22:00Z"/>
              <w:rFonts w:cstheme="minorBidi"/>
              <w:b w:val="0"/>
              <w:noProof/>
              <w:kern w:val="2"/>
              <w:lang w:val="en-AU" w:eastAsia="en-GB"/>
              <w14:ligatures w14:val="standardContextual"/>
            </w:rPr>
          </w:pPr>
          <w:del w:id="145" w:author="Kit Double" w:date="2025-07-16T14:22:00Z" w16du:dateUtc="2025-07-16T04:22:00Z">
            <w:r w:rsidRPr="00D041B6" w:rsidDel="00D041B6">
              <w:rPr>
                <w:rStyle w:val="Hyperlink"/>
                <w:noProof/>
              </w:rPr>
              <w:delText>28</w:delText>
            </w:r>
            <w:r w:rsidDel="00D041B6">
              <w:rPr>
                <w:rFonts w:cstheme="minorBidi"/>
                <w:b w:val="0"/>
                <w:noProof/>
                <w:kern w:val="2"/>
                <w:lang w:val="en-AU" w:eastAsia="en-GB"/>
                <w14:ligatures w14:val="standardContextual"/>
              </w:rPr>
              <w:tab/>
            </w:r>
            <w:r w:rsidRPr="00D041B6" w:rsidDel="00D041B6">
              <w:rPr>
                <w:rStyle w:val="Hyperlink"/>
                <w:noProof/>
              </w:rPr>
              <w:delText>Toronto Alexithymia Scale</w:delText>
            </w:r>
            <w:r w:rsidDel="00D041B6">
              <w:rPr>
                <w:noProof/>
                <w:webHidden/>
              </w:rPr>
              <w:tab/>
              <w:delText>26</w:delText>
            </w:r>
          </w:del>
        </w:p>
        <w:p w14:paraId="748372DF" w14:textId="02755184" w:rsidR="00A634A2" w:rsidDel="00D041B6" w:rsidRDefault="00A634A2">
          <w:pPr>
            <w:pStyle w:val="TOC1"/>
            <w:tabs>
              <w:tab w:val="left" w:pos="600"/>
              <w:tab w:val="right" w:leader="dot" w:pos="9962"/>
            </w:tabs>
            <w:rPr>
              <w:del w:id="146" w:author="Kit Double" w:date="2025-07-16T14:22:00Z" w16du:dateUtc="2025-07-16T04:22:00Z"/>
              <w:rFonts w:cstheme="minorBidi"/>
              <w:b w:val="0"/>
              <w:noProof/>
              <w:kern w:val="2"/>
              <w:lang w:val="en-AU" w:eastAsia="en-GB"/>
              <w14:ligatures w14:val="standardContextual"/>
            </w:rPr>
          </w:pPr>
          <w:del w:id="147" w:author="Kit Double" w:date="2025-07-16T14:22:00Z" w16du:dateUtc="2025-07-16T04:22:00Z">
            <w:r w:rsidRPr="00D041B6" w:rsidDel="00D041B6">
              <w:rPr>
                <w:rStyle w:val="Hyperlink"/>
                <w:noProof/>
              </w:rPr>
              <w:delText>29</w:delText>
            </w:r>
            <w:r w:rsidDel="00D041B6">
              <w:rPr>
                <w:rFonts w:cstheme="minorBidi"/>
                <w:b w:val="0"/>
                <w:noProof/>
                <w:kern w:val="2"/>
                <w:lang w:val="en-AU" w:eastAsia="en-GB"/>
                <w14:ligatures w14:val="standardContextual"/>
              </w:rPr>
              <w:tab/>
            </w:r>
            <w:r w:rsidRPr="00D041B6" w:rsidDel="00D041B6">
              <w:rPr>
                <w:rStyle w:val="Hyperlink"/>
                <w:noProof/>
              </w:rPr>
              <w:delText>Perth Alexithymia Questionnaire</w:delText>
            </w:r>
            <w:r w:rsidDel="00D041B6">
              <w:rPr>
                <w:noProof/>
                <w:webHidden/>
              </w:rPr>
              <w:tab/>
              <w:delText>26</w:delText>
            </w:r>
          </w:del>
        </w:p>
        <w:p w14:paraId="15266C7F" w14:textId="60ED6D78" w:rsidR="00E56831" w:rsidRDefault="00E56831">
          <w:r>
            <w:rPr>
              <w:b/>
              <w:bCs/>
              <w:noProof/>
            </w:rPr>
            <w:fldChar w:fldCharType="end"/>
          </w:r>
        </w:p>
      </w:sdtContent>
    </w:sdt>
    <w:p w14:paraId="5DF935D3" w14:textId="1ECD6628" w:rsidR="00E56831" w:rsidRDefault="00E56831">
      <w:pPr>
        <w:widowControl/>
        <w:autoSpaceDE/>
        <w:autoSpaceDN/>
        <w:adjustRightInd/>
        <w:spacing w:after="240" w:line="480" w:lineRule="auto"/>
        <w:ind w:left="0" w:firstLine="360"/>
        <w:rPr>
          <w:rFonts w:eastAsiaTheme="majorEastAsia" w:cstheme="majorBidi"/>
          <w:b/>
          <w:bCs/>
          <w:iCs/>
          <w:sz w:val="24"/>
          <w:szCs w:val="24"/>
        </w:rPr>
      </w:pPr>
    </w:p>
    <w:p w14:paraId="25580190" w14:textId="77777777" w:rsidR="00E56831" w:rsidRDefault="00E56831">
      <w:pPr>
        <w:widowControl/>
        <w:autoSpaceDE/>
        <w:autoSpaceDN/>
        <w:adjustRightInd/>
        <w:spacing w:after="240" w:line="480" w:lineRule="auto"/>
        <w:ind w:left="0" w:firstLine="360"/>
        <w:rPr>
          <w:rFonts w:eastAsiaTheme="majorEastAsia" w:cstheme="majorBidi"/>
          <w:b/>
          <w:bCs/>
          <w:iCs/>
          <w:sz w:val="24"/>
          <w:szCs w:val="24"/>
        </w:rPr>
      </w:pPr>
      <w:r>
        <w:br w:type="page"/>
      </w:r>
    </w:p>
    <w:p w14:paraId="108C9468" w14:textId="77777777" w:rsidR="00F70EE2" w:rsidRDefault="00F70EE2" w:rsidP="00F70EE2">
      <w:pPr>
        <w:pStyle w:val="ListParagraph"/>
        <w:ind w:left="1440"/>
      </w:pPr>
    </w:p>
    <w:p w14:paraId="47925B4F" w14:textId="28C8F3B1" w:rsidR="0050004F" w:rsidRPr="002A433D" w:rsidRDefault="0050004F" w:rsidP="0050004F">
      <w:pPr>
        <w:pStyle w:val="Heading1"/>
        <w:numPr>
          <w:ilvl w:val="0"/>
          <w:numId w:val="9"/>
        </w:numPr>
        <w:rPr>
          <w:rFonts w:cs="Arial"/>
        </w:rPr>
      </w:pPr>
      <w:bookmarkStart w:id="148" w:name="_Toc419116886"/>
      <w:bookmarkStart w:id="149" w:name="_Toc203568135"/>
      <w:r w:rsidRPr="002A433D">
        <w:rPr>
          <w:rFonts w:cs="Arial"/>
        </w:rPr>
        <w:t>Demographic Questionnaire</w:t>
      </w:r>
      <w:bookmarkEnd w:id="148"/>
      <w:bookmarkEnd w:id="149"/>
    </w:p>
    <w:p w14:paraId="37E6530D" w14:textId="77777777" w:rsidR="0050004F" w:rsidRDefault="0050004F" w:rsidP="0050004F">
      <w:pPr>
        <w:jc w:val="both"/>
      </w:pPr>
    </w:p>
    <w:p w14:paraId="1A0CFCC8" w14:textId="77777777" w:rsidR="0050004F" w:rsidRPr="002A433D" w:rsidRDefault="0050004F" w:rsidP="0050004F">
      <w:pPr>
        <w:rPr>
          <w:b/>
        </w:rPr>
      </w:pPr>
      <w:r w:rsidRPr="002A433D">
        <w:rPr>
          <w:b/>
        </w:rPr>
        <w:t>Instructions</w:t>
      </w:r>
    </w:p>
    <w:p w14:paraId="7F4A3D13" w14:textId="77777777" w:rsidR="0050004F" w:rsidRPr="002A433D" w:rsidRDefault="0050004F" w:rsidP="0050004F">
      <w:r w:rsidRPr="19D9CB1D">
        <w:t xml:space="preserve">The following information helps us to understand how individual differences in experiences and background influences learning. </w:t>
      </w:r>
    </w:p>
    <w:p w14:paraId="5E15F97D" w14:textId="77777777" w:rsidR="0050004F" w:rsidRDefault="0050004F" w:rsidP="0050004F">
      <w:pPr>
        <w:pStyle w:val="ListParagraph"/>
        <w:numPr>
          <w:ilvl w:val="0"/>
          <w:numId w:val="2"/>
        </w:numPr>
      </w:pPr>
      <w:r>
        <w:t>Year of Birth</w:t>
      </w:r>
    </w:p>
    <w:p w14:paraId="0C11065B" w14:textId="77777777" w:rsidR="0050004F" w:rsidRDefault="0050004F" w:rsidP="0050004F">
      <w:pPr>
        <w:pStyle w:val="ListParagraph"/>
        <w:numPr>
          <w:ilvl w:val="1"/>
          <w:numId w:val="2"/>
        </w:numPr>
      </w:pPr>
      <w:r>
        <w:t>_______</w:t>
      </w:r>
    </w:p>
    <w:p w14:paraId="042D91A7" w14:textId="77777777" w:rsidR="0050004F" w:rsidRDefault="0050004F" w:rsidP="0050004F">
      <w:pPr>
        <w:pStyle w:val="ListParagraph"/>
        <w:numPr>
          <w:ilvl w:val="0"/>
          <w:numId w:val="2"/>
        </w:numPr>
      </w:pPr>
      <w:r>
        <w:t>Gender</w:t>
      </w:r>
    </w:p>
    <w:p w14:paraId="633956CF" w14:textId="77777777" w:rsidR="0050004F" w:rsidRDefault="0050004F" w:rsidP="0050004F">
      <w:pPr>
        <w:pStyle w:val="ListParagraph"/>
        <w:numPr>
          <w:ilvl w:val="1"/>
          <w:numId w:val="2"/>
        </w:numPr>
      </w:pPr>
      <w:r>
        <w:t>Male</w:t>
      </w:r>
    </w:p>
    <w:p w14:paraId="29C4244F" w14:textId="502FA80F" w:rsidR="0050004F" w:rsidRDefault="0050004F" w:rsidP="0050004F">
      <w:pPr>
        <w:pStyle w:val="ListParagraph"/>
        <w:numPr>
          <w:ilvl w:val="1"/>
          <w:numId w:val="2"/>
        </w:numPr>
      </w:pPr>
      <w:r>
        <w:t>Female</w:t>
      </w:r>
    </w:p>
    <w:p w14:paraId="4F4F2D5A" w14:textId="3D9E5E91" w:rsidR="00DA5251" w:rsidRDefault="00DA5251" w:rsidP="0050004F">
      <w:pPr>
        <w:pStyle w:val="ListParagraph"/>
        <w:numPr>
          <w:ilvl w:val="1"/>
          <w:numId w:val="2"/>
        </w:numPr>
      </w:pPr>
      <w:r>
        <w:t>Non</w:t>
      </w:r>
      <w:r w:rsidR="002875CF">
        <w:t>-</w:t>
      </w:r>
      <w:r>
        <w:t>binary</w:t>
      </w:r>
      <w:r w:rsidR="00424861">
        <w:t>/Gender diverse</w:t>
      </w:r>
    </w:p>
    <w:p w14:paraId="4D1B4C1E" w14:textId="11FBC953" w:rsidR="00DA5251" w:rsidRDefault="00DA5251" w:rsidP="0050004F">
      <w:pPr>
        <w:pStyle w:val="ListParagraph"/>
        <w:numPr>
          <w:ilvl w:val="1"/>
          <w:numId w:val="2"/>
        </w:numPr>
      </w:pPr>
      <w:r>
        <w:t>Prefer not to say</w:t>
      </w:r>
    </w:p>
    <w:p w14:paraId="03673778" w14:textId="7F9EC05B" w:rsidR="007807BF" w:rsidRDefault="007807BF" w:rsidP="006F1BD0">
      <w:pPr>
        <w:pStyle w:val="ListParagraph"/>
        <w:numPr>
          <w:ilvl w:val="0"/>
          <w:numId w:val="2"/>
        </w:numPr>
      </w:pPr>
      <w:r w:rsidRPr="19D9CB1D">
        <w:t xml:space="preserve">Which country </w:t>
      </w:r>
      <w:r w:rsidR="002875CF" w:rsidRPr="19D9CB1D">
        <w:t xml:space="preserve">do </w:t>
      </w:r>
      <w:r w:rsidRPr="19D9CB1D">
        <w:t>you currently reside in?</w:t>
      </w:r>
      <w:r w:rsidR="00B741C1" w:rsidRPr="19D9CB1D">
        <w:t xml:space="preserve"> </w:t>
      </w:r>
    </w:p>
    <w:p w14:paraId="64B1ADC2" w14:textId="77777777" w:rsidR="0050004F" w:rsidRDefault="0050004F" w:rsidP="0050004F">
      <w:pPr>
        <w:pStyle w:val="ListParagraph"/>
        <w:numPr>
          <w:ilvl w:val="0"/>
          <w:numId w:val="2"/>
        </w:numPr>
      </w:pPr>
      <w:r>
        <w:t>Is English your first language</w:t>
      </w:r>
    </w:p>
    <w:p w14:paraId="0F63DB1F" w14:textId="77777777" w:rsidR="0050004F" w:rsidRDefault="0050004F" w:rsidP="0050004F">
      <w:pPr>
        <w:pStyle w:val="ListParagraph"/>
        <w:numPr>
          <w:ilvl w:val="1"/>
          <w:numId w:val="2"/>
        </w:numPr>
      </w:pPr>
      <w:r>
        <w:t>Yes</w:t>
      </w:r>
    </w:p>
    <w:p w14:paraId="04DA0078" w14:textId="77777777" w:rsidR="0050004F" w:rsidRDefault="0050004F" w:rsidP="0050004F">
      <w:pPr>
        <w:pStyle w:val="ListParagraph"/>
        <w:numPr>
          <w:ilvl w:val="1"/>
          <w:numId w:val="2"/>
        </w:numPr>
      </w:pPr>
      <w:r>
        <w:t>No</w:t>
      </w:r>
    </w:p>
    <w:p w14:paraId="3A50A4A8" w14:textId="77777777" w:rsidR="0050004F" w:rsidRDefault="0050004F" w:rsidP="0050004F">
      <w:pPr>
        <w:pStyle w:val="ListParagraph"/>
        <w:numPr>
          <w:ilvl w:val="2"/>
          <w:numId w:val="2"/>
        </w:numPr>
      </w:pPr>
      <w:r>
        <w:t>What language do you speak at home:</w:t>
      </w:r>
    </w:p>
    <w:p w14:paraId="42C98930" w14:textId="77777777" w:rsidR="0050004F" w:rsidRDefault="0050004F" w:rsidP="0050004F">
      <w:pPr>
        <w:pStyle w:val="ListParagraph"/>
        <w:numPr>
          <w:ilvl w:val="3"/>
          <w:numId w:val="2"/>
        </w:numPr>
      </w:pPr>
      <w:r>
        <w:t>_____________</w:t>
      </w:r>
    </w:p>
    <w:p w14:paraId="48A0CD34" w14:textId="77777777" w:rsidR="0050004F" w:rsidRDefault="0050004F" w:rsidP="0050004F">
      <w:pPr>
        <w:pStyle w:val="ListParagraph"/>
        <w:numPr>
          <w:ilvl w:val="2"/>
          <w:numId w:val="2"/>
        </w:numPr>
      </w:pPr>
      <w:r>
        <w:t>How long have you been speaking English</w:t>
      </w:r>
    </w:p>
    <w:p w14:paraId="5BED2AC4" w14:textId="77777777" w:rsidR="0050004F" w:rsidRDefault="0050004F" w:rsidP="0050004F">
      <w:pPr>
        <w:pStyle w:val="ListParagraph"/>
        <w:numPr>
          <w:ilvl w:val="3"/>
          <w:numId w:val="2"/>
        </w:numPr>
      </w:pPr>
      <w:r>
        <w:t>&lt; 1 year</w:t>
      </w:r>
    </w:p>
    <w:p w14:paraId="348E8A1B" w14:textId="77777777" w:rsidR="0050004F" w:rsidRDefault="0050004F" w:rsidP="0050004F">
      <w:pPr>
        <w:pStyle w:val="ListParagraph"/>
        <w:numPr>
          <w:ilvl w:val="3"/>
          <w:numId w:val="2"/>
        </w:numPr>
      </w:pPr>
      <w:r>
        <w:t>2-5 years</w:t>
      </w:r>
    </w:p>
    <w:p w14:paraId="5B54ECAC" w14:textId="77777777" w:rsidR="0050004F" w:rsidRDefault="0050004F" w:rsidP="0050004F">
      <w:pPr>
        <w:pStyle w:val="ListParagraph"/>
        <w:numPr>
          <w:ilvl w:val="3"/>
          <w:numId w:val="2"/>
        </w:numPr>
      </w:pPr>
      <w:r>
        <w:t>5-10 years</w:t>
      </w:r>
    </w:p>
    <w:p w14:paraId="64086B88" w14:textId="77777777" w:rsidR="0050004F" w:rsidRDefault="0050004F" w:rsidP="0050004F">
      <w:pPr>
        <w:pStyle w:val="ListParagraph"/>
        <w:numPr>
          <w:ilvl w:val="3"/>
          <w:numId w:val="2"/>
        </w:numPr>
      </w:pPr>
      <w:r>
        <w:t>+ 10 years</w:t>
      </w:r>
    </w:p>
    <w:p w14:paraId="32123392" w14:textId="77777777" w:rsidR="0050004F" w:rsidRDefault="0050004F" w:rsidP="0050004F">
      <w:pPr>
        <w:pStyle w:val="ListParagraph"/>
        <w:numPr>
          <w:ilvl w:val="2"/>
          <w:numId w:val="2"/>
        </w:numPr>
      </w:pPr>
      <w:r>
        <w:t xml:space="preserve">How confident are you with your English skills </w:t>
      </w:r>
    </w:p>
    <w:p w14:paraId="7F5148D8" w14:textId="77777777" w:rsidR="0050004F" w:rsidRDefault="0050004F" w:rsidP="0050004F">
      <w:pPr>
        <w:pStyle w:val="ListParagraph"/>
        <w:numPr>
          <w:ilvl w:val="3"/>
          <w:numId w:val="2"/>
        </w:numPr>
      </w:pPr>
      <w:r w:rsidRPr="472F77A0">
        <w:t>0 = need assistance when out</w:t>
      </w:r>
    </w:p>
    <w:p w14:paraId="6C647A61" w14:textId="77777777" w:rsidR="0050004F" w:rsidRDefault="0050004F" w:rsidP="0050004F">
      <w:pPr>
        <w:pStyle w:val="ListParagraph"/>
        <w:numPr>
          <w:ilvl w:val="3"/>
          <w:numId w:val="2"/>
        </w:numPr>
      </w:pPr>
      <w:r>
        <w:t xml:space="preserve">100 = proficient and confident </w:t>
      </w:r>
    </w:p>
    <w:p w14:paraId="65B7DB70" w14:textId="77777777" w:rsidR="0050004F" w:rsidRDefault="0050004F" w:rsidP="0050004F">
      <w:pPr>
        <w:pStyle w:val="ListParagraph"/>
        <w:numPr>
          <w:ilvl w:val="0"/>
          <w:numId w:val="2"/>
        </w:numPr>
      </w:pPr>
      <w:r>
        <w:t>Your highest level of schooling</w:t>
      </w:r>
    </w:p>
    <w:p w14:paraId="596A4FCC" w14:textId="77777777" w:rsidR="0050004F" w:rsidRPr="005D61B4" w:rsidRDefault="0050004F" w:rsidP="0050004F">
      <w:pPr>
        <w:pStyle w:val="ListParagraph"/>
        <w:numPr>
          <w:ilvl w:val="1"/>
          <w:numId w:val="2"/>
        </w:numPr>
      </w:pPr>
      <w:r>
        <w:rPr>
          <w:rFonts w:cs="Times New Roman"/>
          <w:szCs w:val="24"/>
        </w:rPr>
        <w:t>Primary school</w:t>
      </w:r>
    </w:p>
    <w:p w14:paraId="5E842577" w14:textId="4922AD4A" w:rsidR="0050004F" w:rsidRPr="005D61B4" w:rsidRDefault="009D32AF" w:rsidP="0050004F">
      <w:pPr>
        <w:pStyle w:val="ListParagraph"/>
        <w:numPr>
          <w:ilvl w:val="1"/>
          <w:numId w:val="2"/>
        </w:numPr>
      </w:pPr>
      <w:r>
        <w:rPr>
          <w:rFonts w:cs="Times New Roman"/>
          <w:szCs w:val="24"/>
        </w:rPr>
        <w:t>Secondary</w:t>
      </w:r>
    </w:p>
    <w:p w14:paraId="0E9E36B4" w14:textId="02E4956F" w:rsidR="0050004F" w:rsidRPr="005D61B4" w:rsidRDefault="009D32AF" w:rsidP="0050004F">
      <w:pPr>
        <w:pStyle w:val="ListParagraph"/>
        <w:numPr>
          <w:ilvl w:val="1"/>
          <w:numId w:val="2"/>
        </w:numPr>
      </w:pPr>
      <w:r>
        <w:rPr>
          <w:rFonts w:cs="Times New Roman"/>
          <w:szCs w:val="24"/>
        </w:rPr>
        <w:t>Certificate/Diploma</w:t>
      </w:r>
    </w:p>
    <w:p w14:paraId="66A53D27" w14:textId="5694A33E" w:rsidR="0050004F" w:rsidRPr="005D61B4" w:rsidRDefault="009D32AF" w:rsidP="0050004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6C27EFFC" w14:textId="23FD1D69" w:rsidR="0050004F" w:rsidRPr="005D61B4" w:rsidRDefault="009D32AF" w:rsidP="0050004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532E8930" w14:textId="383EDC8F" w:rsidR="0050004F" w:rsidRPr="00712E2B" w:rsidRDefault="009D32AF" w:rsidP="0050004F">
      <w:pPr>
        <w:pStyle w:val="ListParagraph"/>
        <w:numPr>
          <w:ilvl w:val="1"/>
          <w:numId w:val="2"/>
        </w:numPr>
      </w:pPr>
      <w:r>
        <w:rPr>
          <w:rFonts w:cs="Times New Roman"/>
          <w:szCs w:val="24"/>
        </w:rPr>
        <w:t>PhD</w:t>
      </w:r>
    </w:p>
    <w:p w14:paraId="3B51CCD5" w14:textId="0846618B" w:rsidR="0050004F" w:rsidRDefault="006B6558" w:rsidP="0050004F">
      <w:pPr>
        <w:pStyle w:val="ListParagraph"/>
        <w:numPr>
          <w:ilvl w:val="0"/>
          <w:numId w:val="2"/>
        </w:numPr>
      </w:pPr>
      <w:r>
        <w:t xml:space="preserve">Parent 1 - </w:t>
      </w:r>
      <w:r w:rsidR="0050004F">
        <w:t>highest level of schooling</w:t>
      </w:r>
    </w:p>
    <w:p w14:paraId="07A5D212" w14:textId="77777777" w:rsidR="009D32AF" w:rsidRPr="005D61B4" w:rsidRDefault="009D32AF" w:rsidP="009D32AF">
      <w:pPr>
        <w:pStyle w:val="ListParagraph"/>
        <w:numPr>
          <w:ilvl w:val="1"/>
          <w:numId w:val="2"/>
        </w:numPr>
      </w:pPr>
      <w:r>
        <w:rPr>
          <w:rFonts w:cs="Times New Roman"/>
          <w:szCs w:val="24"/>
        </w:rPr>
        <w:t>Primary school</w:t>
      </w:r>
    </w:p>
    <w:p w14:paraId="7F78ADEA" w14:textId="77777777" w:rsidR="009D32AF" w:rsidRPr="005D61B4" w:rsidRDefault="009D32AF" w:rsidP="009D32AF">
      <w:pPr>
        <w:pStyle w:val="ListParagraph"/>
        <w:numPr>
          <w:ilvl w:val="1"/>
          <w:numId w:val="2"/>
        </w:numPr>
      </w:pPr>
      <w:r>
        <w:rPr>
          <w:rFonts w:cs="Times New Roman"/>
          <w:szCs w:val="24"/>
        </w:rPr>
        <w:t>Secondary</w:t>
      </w:r>
    </w:p>
    <w:p w14:paraId="53B4DEBF" w14:textId="77777777" w:rsidR="009D32AF" w:rsidRPr="005D61B4" w:rsidRDefault="009D32AF" w:rsidP="009D32AF">
      <w:pPr>
        <w:pStyle w:val="ListParagraph"/>
        <w:numPr>
          <w:ilvl w:val="1"/>
          <w:numId w:val="2"/>
        </w:numPr>
      </w:pPr>
      <w:r>
        <w:rPr>
          <w:rFonts w:cs="Times New Roman"/>
          <w:szCs w:val="24"/>
        </w:rPr>
        <w:t>Certificate/Diploma</w:t>
      </w:r>
    </w:p>
    <w:p w14:paraId="5CD21F13" w14:textId="77777777" w:rsidR="009D32AF" w:rsidRPr="005D61B4" w:rsidRDefault="009D32AF" w:rsidP="009D32A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03FF0601" w14:textId="77777777" w:rsidR="009D32AF" w:rsidRPr="005D61B4" w:rsidRDefault="009D32AF" w:rsidP="009D32A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69960FA1" w14:textId="77777777" w:rsidR="009D32AF" w:rsidRPr="00712E2B" w:rsidRDefault="009D32AF" w:rsidP="009D32AF">
      <w:pPr>
        <w:pStyle w:val="ListParagraph"/>
        <w:numPr>
          <w:ilvl w:val="1"/>
          <w:numId w:val="2"/>
        </w:numPr>
      </w:pPr>
      <w:r>
        <w:rPr>
          <w:rFonts w:cs="Times New Roman"/>
          <w:szCs w:val="24"/>
        </w:rPr>
        <w:t>PhD</w:t>
      </w:r>
    </w:p>
    <w:p w14:paraId="7C9B19D7" w14:textId="0F18B5FD" w:rsidR="0050004F" w:rsidRDefault="006B6558" w:rsidP="0050004F">
      <w:pPr>
        <w:pStyle w:val="ListParagraph"/>
        <w:numPr>
          <w:ilvl w:val="0"/>
          <w:numId w:val="2"/>
        </w:numPr>
      </w:pPr>
      <w:r>
        <w:t xml:space="preserve">Parent 2 - </w:t>
      </w:r>
      <w:r w:rsidR="0050004F">
        <w:t>highest level of schooling</w:t>
      </w:r>
    </w:p>
    <w:p w14:paraId="3CE28754" w14:textId="77777777" w:rsidR="009D32AF" w:rsidRPr="005D61B4" w:rsidRDefault="009D32AF" w:rsidP="009D32AF">
      <w:pPr>
        <w:pStyle w:val="ListParagraph"/>
        <w:numPr>
          <w:ilvl w:val="1"/>
          <w:numId w:val="2"/>
        </w:numPr>
      </w:pPr>
      <w:r>
        <w:rPr>
          <w:rFonts w:cs="Times New Roman"/>
          <w:szCs w:val="24"/>
        </w:rPr>
        <w:t>Primary school</w:t>
      </w:r>
    </w:p>
    <w:p w14:paraId="596E744F" w14:textId="77777777" w:rsidR="009D32AF" w:rsidRPr="005D61B4" w:rsidRDefault="009D32AF" w:rsidP="009D32AF">
      <w:pPr>
        <w:pStyle w:val="ListParagraph"/>
        <w:numPr>
          <w:ilvl w:val="1"/>
          <w:numId w:val="2"/>
        </w:numPr>
      </w:pPr>
      <w:r>
        <w:rPr>
          <w:rFonts w:cs="Times New Roman"/>
          <w:szCs w:val="24"/>
        </w:rPr>
        <w:t>Secondary</w:t>
      </w:r>
    </w:p>
    <w:p w14:paraId="7D70EFE2" w14:textId="77777777" w:rsidR="009D32AF" w:rsidRPr="005D61B4" w:rsidRDefault="009D32AF" w:rsidP="009D32AF">
      <w:pPr>
        <w:pStyle w:val="ListParagraph"/>
        <w:numPr>
          <w:ilvl w:val="1"/>
          <w:numId w:val="2"/>
        </w:numPr>
      </w:pPr>
      <w:r>
        <w:rPr>
          <w:rFonts w:cs="Times New Roman"/>
          <w:szCs w:val="24"/>
        </w:rPr>
        <w:t>Certificate/Diploma</w:t>
      </w:r>
    </w:p>
    <w:p w14:paraId="70AFB499" w14:textId="77777777" w:rsidR="009D32AF" w:rsidRPr="005D61B4" w:rsidRDefault="009D32AF" w:rsidP="009D32A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1FB04965" w14:textId="77777777" w:rsidR="009D32AF" w:rsidRPr="005D61B4" w:rsidRDefault="009D32AF" w:rsidP="009D32A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48FC6C40" w14:textId="77777777" w:rsidR="009D32AF" w:rsidRPr="00712E2B" w:rsidRDefault="009D32AF" w:rsidP="009D32AF">
      <w:pPr>
        <w:pStyle w:val="ListParagraph"/>
        <w:numPr>
          <w:ilvl w:val="1"/>
          <w:numId w:val="2"/>
        </w:numPr>
      </w:pPr>
      <w:r>
        <w:rPr>
          <w:rFonts w:cs="Times New Roman"/>
          <w:szCs w:val="24"/>
        </w:rPr>
        <w:t>PhD</w:t>
      </w:r>
    </w:p>
    <w:p w14:paraId="382DE5EA" w14:textId="77777777" w:rsidR="0050004F" w:rsidRPr="00071CF5" w:rsidRDefault="0050004F" w:rsidP="0050004F">
      <w:pPr>
        <w:pStyle w:val="ListParagraph"/>
        <w:numPr>
          <w:ilvl w:val="0"/>
          <w:numId w:val="2"/>
        </w:numPr>
      </w:pPr>
      <w:r>
        <w:rPr>
          <w:rFonts w:cs="Times New Roman"/>
          <w:szCs w:val="24"/>
        </w:rPr>
        <w:t>Employment</w:t>
      </w:r>
    </w:p>
    <w:p w14:paraId="53DA2057" w14:textId="77777777" w:rsidR="0050004F" w:rsidRDefault="0050004F" w:rsidP="0050004F">
      <w:pPr>
        <w:pStyle w:val="ListParagraph"/>
        <w:numPr>
          <w:ilvl w:val="1"/>
          <w:numId w:val="2"/>
        </w:numPr>
      </w:pPr>
      <w:r>
        <w:t>Retired (1)</w:t>
      </w:r>
    </w:p>
    <w:p w14:paraId="72179DBE" w14:textId="77777777" w:rsidR="0050004F" w:rsidRDefault="0050004F" w:rsidP="0050004F">
      <w:pPr>
        <w:pStyle w:val="ListParagraph"/>
        <w:numPr>
          <w:ilvl w:val="1"/>
          <w:numId w:val="2"/>
        </w:numPr>
      </w:pPr>
      <w:r>
        <w:t>Not in paid employment (2)</w:t>
      </w:r>
    </w:p>
    <w:p w14:paraId="0F0B70B2" w14:textId="77777777" w:rsidR="0050004F" w:rsidRDefault="0050004F" w:rsidP="0050004F">
      <w:pPr>
        <w:pStyle w:val="ListParagraph"/>
        <w:numPr>
          <w:ilvl w:val="1"/>
          <w:numId w:val="2"/>
        </w:numPr>
      </w:pPr>
      <w:r>
        <w:t>Casual (3)</w:t>
      </w:r>
    </w:p>
    <w:p w14:paraId="44EF1B14" w14:textId="77777777" w:rsidR="0050004F" w:rsidRDefault="0050004F" w:rsidP="0050004F">
      <w:pPr>
        <w:pStyle w:val="ListParagraph"/>
        <w:numPr>
          <w:ilvl w:val="1"/>
          <w:numId w:val="2"/>
        </w:numPr>
      </w:pPr>
      <w:r>
        <w:t>Part-time (4)</w:t>
      </w:r>
    </w:p>
    <w:p w14:paraId="23EEB3DF" w14:textId="77777777" w:rsidR="0050004F" w:rsidRDefault="0050004F" w:rsidP="0050004F">
      <w:pPr>
        <w:pStyle w:val="ListParagraph"/>
        <w:numPr>
          <w:ilvl w:val="1"/>
          <w:numId w:val="2"/>
        </w:numPr>
      </w:pPr>
      <w:r>
        <w:t>Full-time (5)</w:t>
      </w:r>
    </w:p>
    <w:p w14:paraId="11D62130" w14:textId="420A6FFF" w:rsidR="00A930A4" w:rsidRDefault="00A930A4" w:rsidP="00A930A4">
      <w:pPr>
        <w:pStyle w:val="ListParagraph"/>
        <w:numPr>
          <w:ilvl w:val="0"/>
          <w:numId w:val="2"/>
        </w:numPr>
        <w:rPr>
          <w:rFonts w:cs="Times New Roman"/>
          <w:szCs w:val="24"/>
        </w:rPr>
      </w:pPr>
      <w:r w:rsidRPr="00A930A4">
        <w:rPr>
          <w:rFonts w:cs="Times New Roman"/>
          <w:szCs w:val="24"/>
        </w:rPr>
        <w:t>What is your usual yearly HOUSEHOLD income before tax,</w:t>
      </w:r>
      <w:r>
        <w:rPr>
          <w:rFonts w:cs="Times New Roman"/>
          <w:szCs w:val="24"/>
        </w:rPr>
        <w:t xml:space="preserve"> </w:t>
      </w:r>
      <w:r w:rsidRPr="00A930A4">
        <w:rPr>
          <w:rFonts w:cs="Times New Roman"/>
          <w:szCs w:val="24"/>
        </w:rPr>
        <w:t xml:space="preserve">from all sources? (please include benefits, pensions, superannuation, </w:t>
      </w:r>
      <w:r w:rsidR="00446F75" w:rsidRPr="00A930A4">
        <w:rPr>
          <w:rFonts w:cs="Times New Roman"/>
          <w:szCs w:val="24"/>
        </w:rPr>
        <w:t>etc.</w:t>
      </w:r>
      <w:r w:rsidRPr="00A930A4">
        <w:rPr>
          <w:rFonts w:cs="Times New Roman"/>
          <w:szCs w:val="24"/>
        </w:rPr>
        <w:t>)</w:t>
      </w:r>
    </w:p>
    <w:p w14:paraId="52A669E8" w14:textId="5EC3EFEC" w:rsidR="0050004F" w:rsidRPr="00A930A4" w:rsidRDefault="0050004F" w:rsidP="00A930A4">
      <w:pPr>
        <w:pStyle w:val="ListParagraph"/>
        <w:numPr>
          <w:ilvl w:val="1"/>
          <w:numId w:val="2"/>
        </w:numPr>
        <w:rPr>
          <w:rFonts w:cs="Times New Roman"/>
          <w:szCs w:val="24"/>
        </w:rPr>
      </w:pPr>
      <w:r w:rsidRPr="00A930A4">
        <w:rPr>
          <w:rFonts w:cs="Times New Roman"/>
          <w:szCs w:val="24"/>
        </w:rPr>
        <w:lastRenderedPageBreak/>
        <w:t>&lt;30K</w:t>
      </w:r>
    </w:p>
    <w:p w14:paraId="5539CBF6" w14:textId="77777777" w:rsidR="0050004F" w:rsidRPr="004962C9" w:rsidRDefault="0050004F" w:rsidP="0050004F">
      <w:pPr>
        <w:pStyle w:val="ListParagraph"/>
        <w:numPr>
          <w:ilvl w:val="1"/>
          <w:numId w:val="2"/>
        </w:numPr>
      </w:pPr>
      <w:r>
        <w:rPr>
          <w:rFonts w:cs="Times New Roman"/>
          <w:szCs w:val="24"/>
        </w:rPr>
        <w:t>3</w:t>
      </w:r>
      <w:r w:rsidRPr="005305A0">
        <w:rPr>
          <w:rFonts w:cs="Times New Roman"/>
          <w:szCs w:val="24"/>
        </w:rPr>
        <w:t>0-</w:t>
      </w:r>
      <w:r>
        <w:rPr>
          <w:rFonts w:cs="Times New Roman"/>
          <w:szCs w:val="24"/>
        </w:rPr>
        <w:t>6</w:t>
      </w:r>
      <w:r w:rsidRPr="005305A0">
        <w:rPr>
          <w:rFonts w:cs="Times New Roman"/>
          <w:szCs w:val="24"/>
        </w:rPr>
        <w:t xml:space="preserve">0K </w:t>
      </w:r>
    </w:p>
    <w:p w14:paraId="25527EAD" w14:textId="77777777" w:rsidR="0050004F" w:rsidRPr="004962C9" w:rsidRDefault="0050004F" w:rsidP="0050004F">
      <w:pPr>
        <w:pStyle w:val="ListParagraph"/>
        <w:numPr>
          <w:ilvl w:val="1"/>
          <w:numId w:val="2"/>
        </w:numPr>
      </w:pPr>
      <w:r>
        <w:rPr>
          <w:rFonts w:cs="Times New Roman"/>
          <w:szCs w:val="24"/>
        </w:rPr>
        <w:t>6</w:t>
      </w:r>
      <w:r w:rsidRPr="005305A0">
        <w:rPr>
          <w:rFonts w:cs="Times New Roman"/>
          <w:szCs w:val="24"/>
        </w:rPr>
        <w:t>0-</w:t>
      </w:r>
      <w:r>
        <w:rPr>
          <w:rFonts w:cs="Times New Roman"/>
          <w:szCs w:val="24"/>
        </w:rPr>
        <w:t>90K</w:t>
      </w:r>
    </w:p>
    <w:p w14:paraId="68D2724F" w14:textId="77777777" w:rsidR="0050004F" w:rsidRPr="004962C9" w:rsidRDefault="0050004F" w:rsidP="0050004F">
      <w:pPr>
        <w:pStyle w:val="ListParagraph"/>
        <w:numPr>
          <w:ilvl w:val="1"/>
          <w:numId w:val="2"/>
        </w:numPr>
      </w:pPr>
      <w:r>
        <w:rPr>
          <w:rFonts w:cs="Times New Roman"/>
          <w:szCs w:val="24"/>
        </w:rPr>
        <w:t>90-120K</w:t>
      </w:r>
    </w:p>
    <w:p w14:paraId="6C783B21" w14:textId="77777777" w:rsidR="0050004F" w:rsidRPr="00071CF5" w:rsidRDefault="0050004F" w:rsidP="0050004F">
      <w:pPr>
        <w:pStyle w:val="ListParagraph"/>
        <w:numPr>
          <w:ilvl w:val="1"/>
          <w:numId w:val="2"/>
        </w:numPr>
      </w:pPr>
      <w:r>
        <w:rPr>
          <w:rFonts w:cs="Times New Roman"/>
          <w:szCs w:val="24"/>
        </w:rPr>
        <w:t xml:space="preserve">&gt; </w:t>
      </w:r>
      <w:r w:rsidRPr="005305A0">
        <w:rPr>
          <w:rFonts w:cs="Times New Roman"/>
          <w:szCs w:val="24"/>
        </w:rPr>
        <w:t>1</w:t>
      </w:r>
      <w:r>
        <w:rPr>
          <w:rFonts w:cs="Times New Roman"/>
          <w:szCs w:val="24"/>
        </w:rPr>
        <w:t>2</w:t>
      </w:r>
      <w:r w:rsidRPr="005305A0">
        <w:rPr>
          <w:rFonts w:cs="Times New Roman"/>
          <w:szCs w:val="24"/>
        </w:rPr>
        <w:t>0</w:t>
      </w:r>
      <w:r>
        <w:rPr>
          <w:rFonts w:cs="Times New Roman"/>
          <w:szCs w:val="24"/>
        </w:rPr>
        <w:t>K</w:t>
      </w:r>
    </w:p>
    <w:p w14:paraId="5B81598C" w14:textId="77777777" w:rsidR="0050004F" w:rsidRDefault="0050004F" w:rsidP="0050004F">
      <w:pPr>
        <w:pStyle w:val="ListParagraph"/>
        <w:numPr>
          <w:ilvl w:val="0"/>
          <w:numId w:val="2"/>
        </w:numPr>
      </w:pPr>
      <w:r>
        <w:rPr>
          <w:noProof/>
        </w:rPr>
        <w:drawing>
          <wp:anchor distT="0" distB="0" distL="114300" distR="114300" simplePos="0" relativeHeight="251658240" behindDoc="0" locked="0" layoutInCell="1" allowOverlap="1" wp14:anchorId="283E11EF" wp14:editId="6A935E59">
            <wp:simplePos x="0" y="0"/>
            <wp:positionH relativeFrom="column">
              <wp:posOffset>1949450</wp:posOffset>
            </wp:positionH>
            <wp:positionV relativeFrom="paragraph">
              <wp:posOffset>889000</wp:posOffset>
            </wp:positionV>
            <wp:extent cx="1014730" cy="2505075"/>
            <wp:effectExtent l="0" t="0" r="0" b="9525"/>
            <wp:wrapTopAndBottom/>
            <wp:docPr id="2" name="officeArt object"/>
            <wp:cNvGraphicFramePr/>
            <a:graphic xmlns:a="http://schemas.openxmlformats.org/drawingml/2006/main">
              <a:graphicData uri="http://schemas.openxmlformats.org/drawingml/2006/picture">
                <pic:pic xmlns:pic="http://schemas.openxmlformats.org/drawingml/2006/picture">
                  <pic:nvPicPr>
                    <pic:cNvPr id="1073741825" name="image1.gif"/>
                    <pic:cNvPicPr/>
                  </pic:nvPicPr>
                  <pic:blipFill>
                    <a:blip r:embed="rId11">
                      <a:extLst>
                        <a:ext uri="{28A0092B-C50C-407E-A947-70E740481C1C}">
                          <a14:useLocalDpi xmlns:a14="http://schemas.microsoft.com/office/drawing/2010/main" val="0"/>
                        </a:ext>
                      </a:extLst>
                    </a:blip>
                    <a:stretch>
                      <a:fillRect/>
                    </a:stretch>
                  </pic:blipFill>
                  <pic:spPr>
                    <a:xfrm>
                      <a:off x="0" y="0"/>
                      <a:ext cx="1014730" cy="250507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472F77A0">
        <w:t xml:space="preserve">Think of this ladder as representing where people stand in society. At the top of the ladder are the people who are best off – those who have the most money, most education and the best jobs. At the bottom are the people who are worst off – who have the least money, least education and the worst jobs or no job. The higher up you are on this ladder, the closer you are to people at the very top and the lower you are, the closer you are to the bottom. Where would you put yourself on the ladder? </w:t>
      </w:r>
      <w:r>
        <w:br/>
      </w:r>
      <w:r>
        <w:br/>
      </w:r>
      <w:r w:rsidRPr="472F77A0">
        <w:t>Please select the number of the rung where you think you stand.</w:t>
      </w:r>
      <w:r>
        <w:br/>
      </w:r>
      <w:r w:rsidRPr="472F77A0">
        <w:t>Response options: 1, 2, 3, 4, 5, 6, 7, 8, 9, 10</w:t>
      </w:r>
    </w:p>
    <w:p w14:paraId="0C5533BE" w14:textId="77777777" w:rsidR="0050004F" w:rsidRPr="004962C9" w:rsidRDefault="0050004F" w:rsidP="0050004F"/>
    <w:p w14:paraId="3BAEB85F" w14:textId="77777777" w:rsidR="0050004F" w:rsidRPr="00F70EE2" w:rsidRDefault="0050004F" w:rsidP="0050004F">
      <w:pPr>
        <w:pStyle w:val="ListParagraph"/>
        <w:numPr>
          <w:ilvl w:val="0"/>
          <w:numId w:val="2"/>
        </w:numPr>
      </w:pPr>
      <w:r>
        <w:rPr>
          <w:rFonts w:cs="Times New Roman"/>
          <w:szCs w:val="24"/>
        </w:rPr>
        <w:t>Geographic location where you live</w:t>
      </w:r>
    </w:p>
    <w:p w14:paraId="38E3DEC4" w14:textId="77777777" w:rsidR="0050004F" w:rsidRPr="00F70EE2" w:rsidRDefault="0050004F" w:rsidP="0050004F">
      <w:pPr>
        <w:pStyle w:val="ListParagraph"/>
        <w:numPr>
          <w:ilvl w:val="1"/>
          <w:numId w:val="2"/>
        </w:numPr>
      </w:pPr>
      <w:r>
        <w:rPr>
          <w:rFonts w:cs="Times New Roman"/>
          <w:szCs w:val="24"/>
        </w:rPr>
        <w:t>Urban</w:t>
      </w:r>
    </w:p>
    <w:p w14:paraId="18E5DF45" w14:textId="77777777" w:rsidR="0050004F" w:rsidRPr="00F70EE2" w:rsidRDefault="0050004F" w:rsidP="0050004F">
      <w:pPr>
        <w:pStyle w:val="ListParagraph"/>
        <w:numPr>
          <w:ilvl w:val="1"/>
          <w:numId w:val="2"/>
        </w:numPr>
      </w:pPr>
      <w:r>
        <w:rPr>
          <w:rFonts w:cs="Times New Roman"/>
          <w:szCs w:val="24"/>
        </w:rPr>
        <w:t>Suburban</w:t>
      </w:r>
    </w:p>
    <w:p w14:paraId="45B31A48" w14:textId="77777777" w:rsidR="0050004F" w:rsidRPr="000356E8" w:rsidRDefault="0050004F" w:rsidP="0050004F">
      <w:pPr>
        <w:pStyle w:val="ListParagraph"/>
        <w:numPr>
          <w:ilvl w:val="1"/>
          <w:numId w:val="2"/>
        </w:numPr>
      </w:pPr>
      <w:r>
        <w:rPr>
          <w:rFonts w:cs="Times New Roman"/>
          <w:szCs w:val="24"/>
        </w:rPr>
        <w:t>Rural</w:t>
      </w:r>
    </w:p>
    <w:p w14:paraId="03040930" w14:textId="77777777" w:rsidR="0050004F" w:rsidRPr="000356E8" w:rsidRDefault="0050004F" w:rsidP="0050004F">
      <w:pPr>
        <w:pStyle w:val="ListParagraph"/>
        <w:numPr>
          <w:ilvl w:val="0"/>
          <w:numId w:val="2"/>
        </w:numPr>
      </w:pPr>
      <w:r>
        <w:rPr>
          <w:rFonts w:cs="Times New Roman"/>
          <w:szCs w:val="24"/>
        </w:rPr>
        <w:t xml:space="preserve">Rate how often you use the following resources to access information </w:t>
      </w:r>
    </w:p>
    <w:p w14:paraId="4CE11F6C" w14:textId="77777777" w:rsidR="0050004F" w:rsidRPr="000356E8" w:rsidRDefault="0050004F" w:rsidP="0050004F">
      <w:pPr>
        <w:pStyle w:val="ListParagraph"/>
        <w:numPr>
          <w:ilvl w:val="1"/>
          <w:numId w:val="2"/>
        </w:numPr>
      </w:pPr>
      <w:r>
        <w:rPr>
          <w:rFonts w:cs="Times New Roman"/>
          <w:szCs w:val="24"/>
        </w:rPr>
        <w:t>Local library (0=never to 100 = daily)</w:t>
      </w:r>
    </w:p>
    <w:p w14:paraId="737F59C9" w14:textId="77777777" w:rsidR="0050004F" w:rsidRPr="000356E8" w:rsidRDefault="0050004F" w:rsidP="0050004F">
      <w:pPr>
        <w:pStyle w:val="ListParagraph"/>
        <w:numPr>
          <w:ilvl w:val="1"/>
          <w:numId w:val="2"/>
        </w:numPr>
      </w:pPr>
      <w:r>
        <w:rPr>
          <w:rFonts w:cs="Times New Roman"/>
          <w:szCs w:val="24"/>
        </w:rPr>
        <w:t>University library (0=never to 100 = daily)</w:t>
      </w:r>
    </w:p>
    <w:p w14:paraId="77A465E8" w14:textId="77777777" w:rsidR="0050004F" w:rsidRPr="000356E8" w:rsidRDefault="0050004F" w:rsidP="0050004F">
      <w:pPr>
        <w:pStyle w:val="ListParagraph"/>
        <w:numPr>
          <w:ilvl w:val="1"/>
          <w:numId w:val="2"/>
        </w:numPr>
      </w:pPr>
      <w:r>
        <w:rPr>
          <w:rFonts w:cs="Times New Roman"/>
          <w:szCs w:val="24"/>
        </w:rPr>
        <w:t>Newspapers (0=never to 100 = daily)</w:t>
      </w:r>
    </w:p>
    <w:p w14:paraId="78E67914" w14:textId="77777777" w:rsidR="0050004F" w:rsidRPr="007B4972" w:rsidRDefault="0050004F" w:rsidP="0050004F">
      <w:pPr>
        <w:pStyle w:val="ListParagraph"/>
        <w:numPr>
          <w:ilvl w:val="1"/>
          <w:numId w:val="2"/>
        </w:numPr>
      </w:pPr>
      <w:r>
        <w:rPr>
          <w:rFonts w:cs="Times New Roman"/>
          <w:szCs w:val="24"/>
        </w:rPr>
        <w:t>Internet (online) (0=never to 100 = daily)</w:t>
      </w:r>
    </w:p>
    <w:p w14:paraId="3CBFE196" w14:textId="77777777" w:rsidR="0050004F" w:rsidRPr="00F70EE2" w:rsidRDefault="0050004F" w:rsidP="0050004F">
      <w:pPr>
        <w:pStyle w:val="ListParagraph"/>
        <w:numPr>
          <w:ilvl w:val="1"/>
          <w:numId w:val="2"/>
        </w:numPr>
      </w:pPr>
      <w:r>
        <w:rPr>
          <w:rFonts w:cs="Times New Roman"/>
          <w:szCs w:val="24"/>
        </w:rPr>
        <w:t>Friends and family (0=never to 100 = daily)</w:t>
      </w:r>
    </w:p>
    <w:p w14:paraId="2CD6C1C5" w14:textId="77777777" w:rsidR="005D61B4" w:rsidRPr="00420083" w:rsidRDefault="005D61B4" w:rsidP="005D61B4">
      <w:pPr>
        <w:pStyle w:val="ListParagraph"/>
        <w:ind w:left="1440"/>
      </w:pPr>
    </w:p>
    <w:p w14:paraId="3CB35182" w14:textId="79F67E29" w:rsidR="00420083" w:rsidRPr="00420083" w:rsidRDefault="009B282F" w:rsidP="00170DC9">
      <w:pPr>
        <w:pStyle w:val="Heading1"/>
      </w:pPr>
      <w:bookmarkStart w:id="150" w:name="_Toc203568136"/>
      <w:r w:rsidRPr="472F77A0">
        <w:t xml:space="preserve">Implicit Theories </w:t>
      </w:r>
      <w:proofErr w:type="gramStart"/>
      <w:r w:rsidRPr="472F77A0">
        <w:t>Of</w:t>
      </w:r>
      <w:proofErr w:type="gramEnd"/>
      <w:r w:rsidRPr="472F77A0">
        <w:t xml:space="preserve"> Personality</w:t>
      </w:r>
      <w:bookmarkEnd w:id="150"/>
    </w:p>
    <w:p w14:paraId="2F66EB7D" w14:textId="77777777" w:rsidR="008C47F0" w:rsidRDefault="008C47F0" w:rsidP="00420083">
      <w:pPr>
        <w:rPr>
          <w:bCs/>
        </w:rPr>
      </w:pPr>
      <w:r>
        <w:rPr>
          <w:bCs/>
        </w:rPr>
        <w:t>Scale</w:t>
      </w:r>
    </w:p>
    <w:p w14:paraId="2D939194" w14:textId="250EDA96" w:rsidR="008C47F0" w:rsidRDefault="008C47F0" w:rsidP="00420083">
      <w:pPr>
        <w:rPr>
          <w:bCs/>
        </w:rPr>
      </w:pPr>
      <w:r>
        <w:rPr>
          <w:bCs/>
        </w:rPr>
        <w:t>1-100 slider: Strongly Agree to Strongly disagree</w:t>
      </w:r>
    </w:p>
    <w:p w14:paraId="054FABA0" w14:textId="77777777" w:rsidR="008C47F0" w:rsidRDefault="008C47F0" w:rsidP="00420083">
      <w:pPr>
        <w:rPr>
          <w:bCs/>
        </w:rPr>
      </w:pPr>
    </w:p>
    <w:p w14:paraId="464AAC09" w14:textId="1A64F18E" w:rsidR="00420083" w:rsidRPr="00420083" w:rsidRDefault="00420083" w:rsidP="00420083">
      <w:pPr>
        <w:rPr>
          <w:b/>
        </w:rPr>
      </w:pPr>
      <w:r w:rsidRPr="00420083">
        <w:rPr>
          <w:b/>
        </w:rPr>
        <w:t>Instructions</w:t>
      </w:r>
    </w:p>
    <w:p w14:paraId="39B6BDDF" w14:textId="77777777" w:rsidR="00420083" w:rsidRDefault="00420083" w:rsidP="00420083">
      <w:r w:rsidRPr="472F77A0">
        <w:t>The following statements deal with your ideas about personality. There are no right or wrong answers. We are interested in your ideas. Read each statement. Using the scale below each statement, please indicate the extent to which you agree or disagree with each statement.</w:t>
      </w:r>
    </w:p>
    <w:p w14:paraId="3611A424" w14:textId="77777777" w:rsidR="00222330" w:rsidRDefault="00222330" w:rsidP="00420083"/>
    <w:p w14:paraId="329EDD5E" w14:textId="77777777" w:rsidR="00DC0E8C" w:rsidRPr="00DC0E8C" w:rsidRDefault="00DC0E8C" w:rsidP="00420083">
      <w:pPr>
        <w:rPr>
          <w:b/>
        </w:rPr>
      </w:pPr>
      <w:r>
        <w:rPr>
          <w:b/>
        </w:rPr>
        <w:t>Items</w:t>
      </w:r>
    </w:p>
    <w:p w14:paraId="139F3252" w14:textId="77777777" w:rsidR="00420083" w:rsidRPr="00420083" w:rsidRDefault="00420083" w:rsidP="00067173">
      <w:pPr>
        <w:pStyle w:val="ListParagraph"/>
        <w:numPr>
          <w:ilvl w:val="0"/>
          <w:numId w:val="38"/>
        </w:numPr>
      </w:pPr>
      <w:r w:rsidRPr="472F77A0">
        <w:t>The kind of person you are, is something very basic about you and it can't be changed very much</w:t>
      </w:r>
      <w:r w:rsidR="0064278D" w:rsidRPr="472F77A0">
        <w:t>.</w:t>
      </w:r>
    </w:p>
    <w:p w14:paraId="5D5A3F17" w14:textId="77777777" w:rsidR="00420083" w:rsidRPr="00420083" w:rsidRDefault="00420083" w:rsidP="00067173">
      <w:pPr>
        <w:pStyle w:val="ListParagraph"/>
        <w:numPr>
          <w:ilvl w:val="0"/>
          <w:numId w:val="38"/>
        </w:numPr>
      </w:pPr>
      <w:r w:rsidRPr="472F77A0">
        <w:t>You can do things differently, but the important parts of who you are can't really be changed</w:t>
      </w:r>
      <w:r w:rsidR="0064278D">
        <w:rPr>
          <w:i/>
        </w:rPr>
        <w:t>.</w:t>
      </w:r>
    </w:p>
    <w:p w14:paraId="6A33443F" w14:textId="77777777" w:rsidR="00420083" w:rsidRPr="00420083" w:rsidRDefault="00420083" w:rsidP="00067173">
      <w:pPr>
        <w:pStyle w:val="ListParagraph"/>
        <w:numPr>
          <w:ilvl w:val="0"/>
          <w:numId w:val="38"/>
        </w:numPr>
      </w:pPr>
      <w:r w:rsidRPr="00420083">
        <w:t>You can always substantially change the kind of person you are.</w:t>
      </w:r>
    </w:p>
    <w:p w14:paraId="4BCE1E7F" w14:textId="77777777" w:rsidR="00420083" w:rsidRDefault="00420083" w:rsidP="00067173">
      <w:pPr>
        <w:pStyle w:val="ListParagraph"/>
        <w:numPr>
          <w:ilvl w:val="0"/>
          <w:numId w:val="38"/>
        </w:numPr>
      </w:pPr>
      <w:r w:rsidRPr="00420083">
        <w:lastRenderedPageBreak/>
        <w:t>You can change even your most basic qualities.</w:t>
      </w:r>
    </w:p>
    <w:p w14:paraId="3D74C069" w14:textId="77777777" w:rsidR="00420083" w:rsidRDefault="00420083" w:rsidP="00420083"/>
    <w:p w14:paraId="4306408E" w14:textId="77589B03" w:rsidR="00420083" w:rsidRPr="00420083" w:rsidRDefault="009B282F" w:rsidP="00C30483">
      <w:pPr>
        <w:pStyle w:val="Heading1"/>
      </w:pPr>
      <w:bookmarkStart w:id="151" w:name="_Toc203568137"/>
      <w:r w:rsidRPr="472F77A0">
        <w:t xml:space="preserve">Implicit Theories </w:t>
      </w:r>
      <w:proofErr w:type="gramStart"/>
      <w:r w:rsidRPr="472F77A0">
        <w:t>Of</w:t>
      </w:r>
      <w:proofErr w:type="gramEnd"/>
      <w:r w:rsidRPr="472F77A0">
        <w:t xml:space="preserve"> Intelligence</w:t>
      </w:r>
      <w:bookmarkEnd w:id="151"/>
      <w:r w:rsidR="003F2E2A" w:rsidRPr="472F77A0">
        <w:t xml:space="preserve"> </w:t>
      </w:r>
    </w:p>
    <w:p w14:paraId="20DE24E8" w14:textId="77777777" w:rsidR="008C47F0" w:rsidRDefault="008C47F0" w:rsidP="008C47F0">
      <w:pPr>
        <w:rPr>
          <w:bCs/>
        </w:rPr>
      </w:pPr>
      <w:r>
        <w:rPr>
          <w:bCs/>
        </w:rPr>
        <w:t>Scale</w:t>
      </w:r>
    </w:p>
    <w:p w14:paraId="053A950D" w14:textId="77777777" w:rsidR="008C47F0" w:rsidRDefault="008C47F0" w:rsidP="008C47F0">
      <w:pPr>
        <w:rPr>
          <w:bCs/>
        </w:rPr>
      </w:pPr>
      <w:r>
        <w:rPr>
          <w:bCs/>
        </w:rPr>
        <w:t>1-100 slider: Strongly Agree to Strongly disagree</w:t>
      </w:r>
    </w:p>
    <w:p w14:paraId="23D3CCA3" w14:textId="77777777" w:rsidR="008C47F0" w:rsidRDefault="008C47F0" w:rsidP="00420083">
      <w:pPr>
        <w:rPr>
          <w:b/>
        </w:rPr>
      </w:pPr>
    </w:p>
    <w:p w14:paraId="61E75B34" w14:textId="3374D31D" w:rsidR="00420083" w:rsidRPr="00420083" w:rsidRDefault="00420083" w:rsidP="00420083">
      <w:pPr>
        <w:rPr>
          <w:b/>
        </w:rPr>
      </w:pPr>
      <w:r w:rsidRPr="00420083">
        <w:rPr>
          <w:b/>
        </w:rPr>
        <w:t>Instructions</w:t>
      </w:r>
    </w:p>
    <w:p w14:paraId="03A2CF02" w14:textId="77777777" w:rsidR="00420083" w:rsidRDefault="00420083" w:rsidP="00420083">
      <w:r w:rsidRPr="472F77A0">
        <w:t>The following statements deal with your ideas about intelligence. There are no right or wrong answers. We are interested in your ideas. Read each statement. Using the scale below each statement, please indicate the extent to which you agree or disagree with each statement.</w:t>
      </w:r>
    </w:p>
    <w:p w14:paraId="5AACE673" w14:textId="77777777" w:rsidR="00222330" w:rsidRDefault="00222330" w:rsidP="00420083"/>
    <w:p w14:paraId="17EC2F89" w14:textId="77777777" w:rsidR="00DC0E8C" w:rsidRPr="00DC0E8C" w:rsidRDefault="00DC0E8C" w:rsidP="00420083">
      <w:pPr>
        <w:rPr>
          <w:b/>
        </w:rPr>
      </w:pPr>
      <w:r>
        <w:rPr>
          <w:b/>
        </w:rPr>
        <w:t>Items</w:t>
      </w:r>
    </w:p>
    <w:p w14:paraId="5AE849E6" w14:textId="77777777" w:rsidR="008F7751" w:rsidRPr="008F7751" w:rsidRDefault="008F7751" w:rsidP="008F7751">
      <w:pPr>
        <w:pStyle w:val="ListParagraph"/>
        <w:numPr>
          <w:ilvl w:val="0"/>
          <w:numId w:val="3"/>
        </w:numPr>
      </w:pPr>
      <w:r w:rsidRPr="472F77A0">
        <w:t>You have a certain amount of intelligence, and you can't really do much to change it</w:t>
      </w:r>
      <w:r w:rsidR="0064278D" w:rsidRPr="472F77A0">
        <w:t>.</w:t>
      </w:r>
    </w:p>
    <w:p w14:paraId="1C67E010" w14:textId="77777777" w:rsidR="008F7751" w:rsidRPr="008F7751" w:rsidRDefault="008F7751" w:rsidP="008F7751">
      <w:pPr>
        <w:pStyle w:val="ListParagraph"/>
        <w:numPr>
          <w:ilvl w:val="0"/>
          <w:numId w:val="3"/>
        </w:numPr>
      </w:pPr>
      <w:r w:rsidRPr="008F7751">
        <w:t>No matter who you are, you can significantly change your intelligence level.</w:t>
      </w:r>
    </w:p>
    <w:p w14:paraId="580B81AE" w14:textId="77777777" w:rsidR="0064278D" w:rsidRPr="0064278D" w:rsidRDefault="008F7751" w:rsidP="008F7751">
      <w:pPr>
        <w:pStyle w:val="ListParagraph"/>
        <w:numPr>
          <w:ilvl w:val="0"/>
          <w:numId w:val="3"/>
        </w:numPr>
      </w:pPr>
      <w:r w:rsidRPr="472F77A0">
        <w:t>You can learn new things, but you can't really change your basic intelligence.</w:t>
      </w:r>
      <w:r w:rsidRPr="0064278D">
        <w:rPr>
          <w:i/>
        </w:rPr>
        <w:t xml:space="preserve"> </w:t>
      </w:r>
    </w:p>
    <w:p w14:paraId="13CB7C5D" w14:textId="3202AB2B" w:rsidR="00552FCF" w:rsidRDefault="008F7751" w:rsidP="003F0796">
      <w:pPr>
        <w:pStyle w:val="ListParagraph"/>
        <w:numPr>
          <w:ilvl w:val="0"/>
          <w:numId w:val="3"/>
        </w:numPr>
      </w:pPr>
      <w:r w:rsidRPr="0064278D">
        <w:t>No matter how much intelligence you have, you can always change it quite a bit.</w:t>
      </w:r>
    </w:p>
    <w:p w14:paraId="5B697359" w14:textId="6D0458F0" w:rsidR="009D32AF" w:rsidRPr="00552FCF" w:rsidRDefault="009D32AF" w:rsidP="009D32AF">
      <w:pPr>
        <w:pStyle w:val="Heading1"/>
        <w:numPr>
          <w:ilvl w:val="0"/>
          <w:numId w:val="9"/>
        </w:numPr>
      </w:pPr>
      <w:bookmarkStart w:id="152" w:name="_Toc203568138"/>
      <w:bookmarkStart w:id="153" w:name="_Toc258484830"/>
      <w:r w:rsidRPr="00552FCF">
        <w:t>Need For Cognition</w:t>
      </w:r>
      <w:bookmarkEnd w:id="152"/>
      <w:r>
        <w:t xml:space="preserve"> </w:t>
      </w:r>
      <w:bookmarkEnd w:id="153"/>
    </w:p>
    <w:p w14:paraId="30BE944C" w14:textId="77777777" w:rsidR="008C47F0" w:rsidRDefault="008C47F0" w:rsidP="008C47F0">
      <w:pPr>
        <w:rPr>
          <w:bCs/>
        </w:rPr>
      </w:pPr>
      <w:r>
        <w:rPr>
          <w:bCs/>
        </w:rPr>
        <w:t>Scale</w:t>
      </w:r>
    </w:p>
    <w:p w14:paraId="1A4BEA26" w14:textId="77777777" w:rsidR="008C47F0" w:rsidRDefault="008C47F0" w:rsidP="008C47F0">
      <w:pPr>
        <w:rPr>
          <w:bCs/>
        </w:rPr>
      </w:pPr>
      <w:r>
        <w:rPr>
          <w:bCs/>
        </w:rPr>
        <w:t>1-100 slider: Strongly Agree to Strongly disagree</w:t>
      </w:r>
    </w:p>
    <w:p w14:paraId="74D5F32B" w14:textId="77777777" w:rsidR="008C47F0" w:rsidRDefault="008C47F0" w:rsidP="009D32AF">
      <w:pPr>
        <w:rPr>
          <w:b/>
        </w:rPr>
      </w:pPr>
    </w:p>
    <w:p w14:paraId="777B0448" w14:textId="6D6272AB" w:rsidR="009D32AF" w:rsidRPr="00420083" w:rsidRDefault="009D32AF" w:rsidP="009D32AF">
      <w:pPr>
        <w:rPr>
          <w:b/>
        </w:rPr>
      </w:pPr>
      <w:r w:rsidRPr="00420083">
        <w:rPr>
          <w:b/>
        </w:rPr>
        <w:t>Instructions</w:t>
      </w:r>
    </w:p>
    <w:p w14:paraId="45602E06" w14:textId="77777777" w:rsidR="009D32AF" w:rsidRDefault="009D32AF" w:rsidP="009D32AF">
      <w:r w:rsidRPr="472F77A0">
        <w:t>The following statements deal with your preferences in thinking. There are no right or wrong answers. We are interested in your ideas. Read each statement. Using the scale below each statement, please indicate the extent to which you agree or disagree with each statement.</w:t>
      </w:r>
    </w:p>
    <w:p w14:paraId="15D27D5D" w14:textId="77777777" w:rsidR="009D32AF" w:rsidRPr="00DC0E8C" w:rsidRDefault="009D32AF" w:rsidP="009D32AF">
      <w:pPr>
        <w:rPr>
          <w:b/>
        </w:rPr>
      </w:pPr>
      <w:r>
        <w:rPr>
          <w:b/>
        </w:rPr>
        <w:t>Items</w:t>
      </w:r>
    </w:p>
    <w:p w14:paraId="472022D0" w14:textId="77777777" w:rsidR="009D32AF" w:rsidRDefault="009D32AF" w:rsidP="009D32AF">
      <w:pPr>
        <w:pStyle w:val="ListParagraph"/>
        <w:numPr>
          <w:ilvl w:val="0"/>
          <w:numId w:val="5"/>
        </w:numPr>
      </w:pPr>
      <w:r w:rsidRPr="00830D6E">
        <w:t>I would prefer complex to simple problems.</w:t>
      </w:r>
    </w:p>
    <w:p w14:paraId="36E47116" w14:textId="77777777" w:rsidR="009D32AF" w:rsidRDefault="009D32AF" w:rsidP="009D32AF">
      <w:pPr>
        <w:pStyle w:val="ListParagraph"/>
        <w:numPr>
          <w:ilvl w:val="0"/>
          <w:numId w:val="5"/>
        </w:numPr>
      </w:pPr>
      <w:r w:rsidRPr="00830D6E">
        <w:t>I like to have responsibility of handling a situation that requires a lot of thinking.</w:t>
      </w:r>
    </w:p>
    <w:p w14:paraId="74D32591" w14:textId="77777777" w:rsidR="009D32AF" w:rsidRDefault="009D32AF" w:rsidP="009D32AF">
      <w:pPr>
        <w:pStyle w:val="ListParagraph"/>
        <w:numPr>
          <w:ilvl w:val="0"/>
          <w:numId w:val="5"/>
        </w:numPr>
      </w:pPr>
      <w:r w:rsidRPr="00830D6E">
        <w:t>Thinking is not my idea of fun</w:t>
      </w:r>
      <w:r>
        <w:t>.</w:t>
      </w:r>
    </w:p>
    <w:p w14:paraId="63551DF1" w14:textId="77777777" w:rsidR="009D32AF" w:rsidRDefault="009D32AF" w:rsidP="009D32AF">
      <w:pPr>
        <w:pStyle w:val="ListParagraph"/>
        <w:numPr>
          <w:ilvl w:val="0"/>
          <w:numId w:val="5"/>
        </w:numPr>
      </w:pPr>
      <w:r w:rsidRPr="00830D6E">
        <w:t>I would rather do something that requires little thought than something that is sure to challenge my thinking abilities</w:t>
      </w:r>
      <w:r>
        <w:t>.</w:t>
      </w:r>
    </w:p>
    <w:p w14:paraId="536A808A" w14:textId="77777777" w:rsidR="009D32AF" w:rsidRDefault="009D32AF" w:rsidP="009D32AF">
      <w:pPr>
        <w:pStyle w:val="ListParagraph"/>
        <w:numPr>
          <w:ilvl w:val="0"/>
          <w:numId w:val="5"/>
        </w:numPr>
      </w:pPr>
      <w:r w:rsidRPr="472F77A0">
        <w:t xml:space="preserve">I try to anticipate and avoid situations where there is likely </w:t>
      </w:r>
      <w:proofErr w:type="gramStart"/>
      <w:r w:rsidRPr="472F77A0">
        <w:t>chance</w:t>
      </w:r>
      <w:proofErr w:type="gramEnd"/>
      <w:r w:rsidRPr="472F77A0">
        <w:t xml:space="preserve"> I will have to think in depth about something.</w:t>
      </w:r>
    </w:p>
    <w:p w14:paraId="37D20DBE" w14:textId="77777777" w:rsidR="009D32AF" w:rsidRDefault="009D32AF" w:rsidP="009D32AF">
      <w:pPr>
        <w:pStyle w:val="ListParagraph"/>
        <w:numPr>
          <w:ilvl w:val="0"/>
          <w:numId w:val="5"/>
        </w:numPr>
      </w:pPr>
      <w:r w:rsidRPr="00830D6E">
        <w:t>I find satisfaction in deliberating hard and for long hours.</w:t>
      </w:r>
    </w:p>
    <w:p w14:paraId="1066032D" w14:textId="77777777" w:rsidR="009D32AF" w:rsidRDefault="009D32AF" w:rsidP="009D32AF">
      <w:pPr>
        <w:pStyle w:val="ListParagraph"/>
        <w:numPr>
          <w:ilvl w:val="0"/>
          <w:numId w:val="5"/>
        </w:numPr>
      </w:pPr>
      <w:r w:rsidRPr="472F77A0">
        <w:t xml:space="preserve">I only think as hard as I </w:t>
      </w:r>
      <w:proofErr w:type="gramStart"/>
      <w:r w:rsidRPr="472F77A0">
        <w:t>have to</w:t>
      </w:r>
      <w:proofErr w:type="gramEnd"/>
      <w:r w:rsidRPr="472F77A0">
        <w:t>.</w:t>
      </w:r>
    </w:p>
    <w:p w14:paraId="34947DF6" w14:textId="77777777" w:rsidR="009D32AF" w:rsidRPr="0064278D" w:rsidRDefault="009D32AF" w:rsidP="009D32AF">
      <w:pPr>
        <w:pStyle w:val="ListParagraph"/>
        <w:numPr>
          <w:ilvl w:val="0"/>
          <w:numId w:val="5"/>
        </w:numPr>
      </w:pPr>
      <w:r w:rsidRPr="0064278D">
        <w:t>I prefer to think about small, daily projects to long-term ones.</w:t>
      </w:r>
      <w:r w:rsidRPr="0064278D">
        <w:rPr>
          <w:i/>
        </w:rPr>
        <w:t xml:space="preserve"> </w:t>
      </w:r>
    </w:p>
    <w:p w14:paraId="3FB10B14" w14:textId="77777777" w:rsidR="009D32AF" w:rsidRPr="0064278D" w:rsidRDefault="009D32AF" w:rsidP="009D32AF">
      <w:pPr>
        <w:pStyle w:val="ListParagraph"/>
        <w:numPr>
          <w:ilvl w:val="0"/>
          <w:numId w:val="5"/>
        </w:numPr>
      </w:pPr>
      <w:r w:rsidRPr="472F77A0">
        <w:t>I like tasks that require little thought once I've learned them.</w:t>
      </w:r>
      <w:r w:rsidRPr="0064278D">
        <w:rPr>
          <w:i/>
        </w:rPr>
        <w:t xml:space="preserve"> </w:t>
      </w:r>
    </w:p>
    <w:p w14:paraId="0602C766" w14:textId="77777777" w:rsidR="009D32AF" w:rsidRPr="0064278D" w:rsidRDefault="009D32AF" w:rsidP="009D32AF">
      <w:pPr>
        <w:pStyle w:val="ListParagraph"/>
        <w:numPr>
          <w:ilvl w:val="0"/>
          <w:numId w:val="5"/>
        </w:numPr>
      </w:pPr>
      <w:r w:rsidRPr="0064278D">
        <w:t>The idea of relying on thought to make my way to the top appeals to me.</w:t>
      </w:r>
    </w:p>
    <w:p w14:paraId="33A85252" w14:textId="77777777" w:rsidR="009D32AF" w:rsidRDefault="009D32AF" w:rsidP="009D32AF">
      <w:pPr>
        <w:pStyle w:val="ListParagraph"/>
        <w:numPr>
          <w:ilvl w:val="0"/>
          <w:numId w:val="5"/>
        </w:numPr>
      </w:pPr>
      <w:r w:rsidRPr="472F77A0">
        <w:t>I really enjoy a task that involves coming up with new solutions to problems.</w:t>
      </w:r>
    </w:p>
    <w:p w14:paraId="5B6AEB74" w14:textId="77777777" w:rsidR="009D32AF" w:rsidRDefault="009D32AF" w:rsidP="009D32AF">
      <w:pPr>
        <w:pStyle w:val="ListParagraph"/>
        <w:numPr>
          <w:ilvl w:val="0"/>
          <w:numId w:val="5"/>
        </w:numPr>
      </w:pPr>
      <w:r w:rsidRPr="472F77A0">
        <w:t>Learning new ways to think doesn't excite me very much.</w:t>
      </w:r>
    </w:p>
    <w:p w14:paraId="2FD7AEE9" w14:textId="77777777" w:rsidR="009D32AF" w:rsidRDefault="009D32AF" w:rsidP="009D32AF">
      <w:pPr>
        <w:pStyle w:val="ListParagraph"/>
        <w:numPr>
          <w:ilvl w:val="0"/>
          <w:numId w:val="5"/>
        </w:numPr>
      </w:pPr>
      <w:r w:rsidRPr="00830D6E">
        <w:t>I prefer my life to be filled with puzzles that I must solve</w:t>
      </w:r>
      <w:r>
        <w:t>.</w:t>
      </w:r>
    </w:p>
    <w:p w14:paraId="005DFE75" w14:textId="77777777" w:rsidR="009D32AF" w:rsidRDefault="009D32AF" w:rsidP="009D32AF">
      <w:pPr>
        <w:pStyle w:val="ListParagraph"/>
        <w:numPr>
          <w:ilvl w:val="0"/>
          <w:numId w:val="5"/>
        </w:numPr>
      </w:pPr>
      <w:r w:rsidRPr="00830D6E">
        <w:t>The notion of thinking abstractly is appealing to me.</w:t>
      </w:r>
    </w:p>
    <w:p w14:paraId="30F791DE" w14:textId="77777777" w:rsidR="009D32AF" w:rsidRDefault="009D32AF" w:rsidP="009D32AF">
      <w:pPr>
        <w:pStyle w:val="ListParagraph"/>
        <w:numPr>
          <w:ilvl w:val="0"/>
          <w:numId w:val="5"/>
        </w:numPr>
      </w:pPr>
      <w:r w:rsidRPr="472F77A0">
        <w:t>I would prefer a task that is intellectual, difficult, and important to one that is somewhat important but does not require much thought.</w:t>
      </w:r>
    </w:p>
    <w:p w14:paraId="24A3B071" w14:textId="77777777" w:rsidR="009D32AF" w:rsidRDefault="009D32AF" w:rsidP="009D32AF">
      <w:pPr>
        <w:pStyle w:val="ListParagraph"/>
        <w:numPr>
          <w:ilvl w:val="0"/>
          <w:numId w:val="5"/>
        </w:numPr>
      </w:pPr>
      <w:r w:rsidRPr="472F77A0">
        <w:t>I feel relief rather than satisfaction after completing a task that required a lot of mental effort</w:t>
      </w:r>
    </w:p>
    <w:p w14:paraId="36B4A928" w14:textId="77777777" w:rsidR="009D32AF" w:rsidRPr="0064278D" w:rsidRDefault="009D32AF" w:rsidP="009D32AF">
      <w:pPr>
        <w:pStyle w:val="ListParagraph"/>
        <w:numPr>
          <w:ilvl w:val="0"/>
          <w:numId w:val="5"/>
        </w:numPr>
      </w:pPr>
      <w:r w:rsidRPr="472F77A0">
        <w:t>It's enough for me that something gets the job done; I don't care how or why it works.</w:t>
      </w:r>
      <w:r w:rsidRPr="0064278D">
        <w:rPr>
          <w:i/>
        </w:rPr>
        <w:t xml:space="preserve"> </w:t>
      </w:r>
    </w:p>
    <w:p w14:paraId="4BCA2FA8" w14:textId="77777777" w:rsidR="009D32AF" w:rsidRPr="00830D6E" w:rsidRDefault="009D32AF" w:rsidP="009D32AF">
      <w:pPr>
        <w:pStyle w:val="ListParagraph"/>
        <w:numPr>
          <w:ilvl w:val="0"/>
          <w:numId w:val="5"/>
        </w:numPr>
      </w:pPr>
      <w:r w:rsidRPr="0064278D">
        <w:t>I usually end up deliberating about issues even when they do not affect me personally.</w:t>
      </w:r>
    </w:p>
    <w:p w14:paraId="26932EDA" w14:textId="77777777" w:rsidR="009D32AF" w:rsidRDefault="009D32AF" w:rsidP="009D32AF"/>
    <w:p w14:paraId="77792D78" w14:textId="0CEB9565" w:rsidR="009D32AF" w:rsidRPr="00552FCF" w:rsidRDefault="009D32AF" w:rsidP="009D32AF">
      <w:pPr>
        <w:pStyle w:val="Heading1"/>
        <w:numPr>
          <w:ilvl w:val="0"/>
          <w:numId w:val="9"/>
        </w:numPr>
      </w:pPr>
      <w:bookmarkStart w:id="154" w:name="_Toc258484831"/>
      <w:bookmarkStart w:id="155" w:name="_Toc203568139"/>
      <w:r>
        <w:t>Goal Orientation</w:t>
      </w:r>
      <w:bookmarkEnd w:id="154"/>
      <w:bookmarkEnd w:id="155"/>
    </w:p>
    <w:p w14:paraId="4EDEABEF" w14:textId="7B334F8F" w:rsidR="008C47F0" w:rsidRDefault="008C47F0" w:rsidP="008C47F0">
      <w:pPr>
        <w:rPr>
          <w:bCs/>
        </w:rPr>
      </w:pPr>
      <w:proofErr w:type="spellStart"/>
      <w:r>
        <w:rPr>
          <w:bCs/>
        </w:rPr>
        <w:t>Scal</w:t>
      </w:r>
      <w:proofErr w:type="spellEnd"/>
    </w:p>
    <w:p w14:paraId="4F76DEA4" w14:textId="77777777" w:rsidR="008C47F0" w:rsidRDefault="008C47F0" w:rsidP="008C47F0">
      <w:pPr>
        <w:rPr>
          <w:bCs/>
        </w:rPr>
      </w:pPr>
      <w:r>
        <w:rPr>
          <w:bCs/>
        </w:rPr>
        <w:t>1-100 slider: Strongly Agree to Strongly disagree</w:t>
      </w:r>
    </w:p>
    <w:p w14:paraId="51D536BC" w14:textId="77777777" w:rsidR="008C47F0" w:rsidRDefault="008C47F0" w:rsidP="009D32AF">
      <w:pPr>
        <w:rPr>
          <w:b/>
        </w:rPr>
      </w:pPr>
    </w:p>
    <w:p w14:paraId="7ED25159" w14:textId="1E482C39" w:rsidR="009D32AF" w:rsidRPr="00420083" w:rsidRDefault="009D32AF" w:rsidP="009D32AF">
      <w:pPr>
        <w:rPr>
          <w:b/>
        </w:rPr>
      </w:pPr>
      <w:r w:rsidRPr="00420083">
        <w:rPr>
          <w:b/>
        </w:rPr>
        <w:t>Instructions</w:t>
      </w:r>
    </w:p>
    <w:p w14:paraId="6587ADCE" w14:textId="77777777" w:rsidR="009D32AF" w:rsidRDefault="009D32AF" w:rsidP="009D32AF">
      <w:r w:rsidRPr="472F77A0">
        <w:t>The following statements deal with your ideas about goals people pursue at work. There are no right or wrong answers. We are interested in your ideas. Read each statement. Using the scale below each statement, please indicate the extent to which you agree or disagree with each statement.</w:t>
      </w:r>
    </w:p>
    <w:p w14:paraId="21239606" w14:textId="77777777" w:rsidR="009D32AF" w:rsidRPr="00DC0E8C" w:rsidRDefault="009D32AF" w:rsidP="009D32AF">
      <w:pPr>
        <w:rPr>
          <w:b/>
        </w:rPr>
      </w:pPr>
      <w:r>
        <w:rPr>
          <w:b/>
        </w:rPr>
        <w:t>Items</w:t>
      </w:r>
    </w:p>
    <w:p w14:paraId="6D3F2404" w14:textId="77777777" w:rsidR="009D32AF" w:rsidRDefault="009D32AF" w:rsidP="009D32AF">
      <w:pPr>
        <w:pStyle w:val="ListParagraph"/>
        <w:numPr>
          <w:ilvl w:val="0"/>
          <w:numId w:val="6"/>
        </w:numPr>
      </w:pPr>
      <w:r w:rsidRPr="00DC0E8C">
        <w:t>I often read materials related to my work to improve my ability.</w:t>
      </w:r>
      <w:r>
        <w:t xml:space="preserve"> </w:t>
      </w:r>
    </w:p>
    <w:p w14:paraId="2A55A45E" w14:textId="77777777" w:rsidR="009D32AF" w:rsidRPr="00DC0E8C" w:rsidRDefault="009D32AF" w:rsidP="472F77A0">
      <w:pPr>
        <w:pStyle w:val="ListParagraph"/>
        <w:numPr>
          <w:ilvl w:val="0"/>
          <w:numId w:val="6"/>
        </w:numPr>
        <w:rPr>
          <w:i/>
        </w:rPr>
      </w:pPr>
      <w:r w:rsidRPr="472F77A0">
        <w:t xml:space="preserve">I would rather prove my ability on a task that I can do well at than to try a new task. </w:t>
      </w:r>
    </w:p>
    <w:p w14:paraId="328F67D1" w14:textId="77777777" w:rsidR="009D32AF" w:rsidRDefault="009D32AF" w:rsidP="009D32AF">
      <w:pPr>
        <w:pStyle w:val="ListParagraph"/>
        <w:numPr>
          <w:ilvl w:val="0"/>
          <w:numId w:val="6"/>
        </w:numPr>
      </w:pPr>
      <w:r w:rsidRPr="00DC0E8C">
        <w:t>I would avoid taking on a new task if there was a chance that I would appear rather incompetent to others.</w:t>
      </w:r>
      <w:r>
        <w:t xml:space="preserve"> </w:t>
      </w:r>
    </w:p>
    <w:p w14:paraId="428E8335" w14:textId="77777777" w:rsidR="009D32AF" w:rsidRPr="00DC0E8C" w:rsidRDefault="009D32AF" w:rsidP="009D32AF">
      <w:pPr>
        <w:pStyle w:val="ListParagraph"/>
        <w:numPr>
          <w:ilvl w:val="0"/>
          <w:numId w:val="6"/>
        </w:numPr>
      </w:pPr>
      <w:r w:rsidRPr="00DC0E8C">
        <w:t>I am willing to select a challenging work assignment that I can learn a lot from</w:t>
      </w:r>
      <w:r>
        <w:t>.</w:t>
      </w:r>
    </w:p>
    <w:p w14:paraId="704C70A0" w14:textId="77777777" w:rsidR="009D32AF" w:rsidRPr="00DC0E8C" w:rsidRDefault="009D32AF" w:rsidP="009D32AF">
      <w:pPr>
        <w:pStyle w:val="ListParagraph"/>
        <w:numPr>
          <w:ilvl w:val="0"/>
          <w:numId w:val="6"/>
        </w:numPr>
        <w:rPr>
          <w:i/>
        </w:rPr>
      </w:pPr>
      <w:r w:rsidRPr="00DC0E8C">
        <w:t xml:space="preserve">I am concerned with showing that I can perform better than my </w:t>
      </w:r>
      <w:r>
        <w:t>co-workers.</w:t>
      </w:r>
    </w:p>
    <w:p w14:paraId="3F89AB4D" w14:textId="77777777" w:rsidR="009D32AF" w:rsidRDefault="009D32AF" w:rsidP="009D32AF">
      <w:pPr>
        <w:pStyle w:val="ListParagraph"/>
        <w:numPr>
          <w:ilvl w:val="0"/>
          <w:numId w:val="6"/>
        </w:numPr>
      </w:pPr>
      <w:r w:rsidRPr="0064278D">
        <w:t>Avoiding a show of low ability is more important to me than learning a new skill</w:t>
      </w:r>
    </w:p>
    <w:p w14:paraId="1F7D8882" w14:textId="77777777" w:rsidR="009D32AF" w:rsidRDefault="009D32AF" w:rsidP="009D32AF">
      <w:pPr>
        <w:pStyle w:val="ListParagraph"/>
        <w:numPr>
          <w:ilvl w:val="0"/>
          <w:numId w:val="6"/>
        </w:numPr>
        <w:rPr>
          <w:i/>
        </w:rPr>
      </w:pPr>
      <w:r w:rsidRPr="0064278D">
        <w:t>I often look for opportunities to develop new skills and knowledge.</w:t>
      </w:r>
      <w:r w:rsidRPr="0064278D">
        <w:rPr>
          <w:i/>
        </w:rPr>
        <w:t xml:space="preserve"> </w:t>
      </w:r>
    </w:p>
    <w:p w14:paraId="2DEAAD68" w14:textId="77777777" w:rsidR="009D32AF" w:rsidRPr="0064278D" w:rsidRDefault="009D32AF" w:rsidP="009D32AF">
      <w:pPr>
        <w:pStyle w:val="ListParagraph"/>
        <w:numPr>
          <w:ilvl w:val="0"/>
          <w:numId w:val="6"/>
        </w:numPr>
      </w:pPr>
      <w:r w:rsidRPr="0064278D">
        <w:t>I try to figure out what it takes to prove my ability to others at work.</w:t>
      </w:r>
      <w:r w:rsidRPr="0064278D">
        <w:rPr>
          <w:i/>
        </w:rPr>
        <w:t xml:space="preserve"> </w:t>
      </w:r>
    </w:p>
    <w:p w14:paraId="1F0B41E1" w14:textId="77777777" w:rsidR="009D32AF" w:rsidRPr="0064278D" w:rsidRDefault="009D32AF" w:rsidP="009D32AF">
      <w:pPr>
        <w:pStyle w:val="ListParagraph"/>
        <w:numPr>
          <w:ilvl w:val="0"/>
          <w:numId w:val="6"/>
        </w:numPr>
      </w:pPr>
      <w:r w:rsidRPr="0064278D">
        <w:t>I am concerned about taking on a task at work if my performance would reveal that I had low ability.</w:t>
      </w:r>
    </w:p>
    <w:p w14:paraId="0DEB1914" w14:textId="77777777" w:rsidR="009D32AF" w:rsidRPr="0064278D" w:rsidRDefault="009D32AF" w:rsidP="009D32AF">
      <w:pPr>
        <w:pStyle w:val="ListParagraph"/>
        <w:numPr>
          <w:ilvl w:val="0"/>
          <w:numId w:val="6"/>
        </w:numPr>
      </w:pPr>
      <w:r w:rsidRPr="472F77A0">
        <w:t xml:space="preserve">I enjoy challenging and difficult tasks at work where I'll learn new skills. </w:t>
      </w:r>
    </w:p>
    <w:p w14:paraId="0F2DBA8F" w14:textId="77777777" w:rsidR="009D32AF" w:rsidRPr="00DC0E8C" w:rsidRDefault="009D32AF" w:rsidP="009D32AF">
      <w:pPr>
        <w:pStyle w:val="ListParagraph"/>
        <w:numPr>
          <w:ilvl w:val="0"/>
          <w:numId w:val="6"/>
        </w:numPr>
        <w:rPr>
          <w:i/>
        </w:rPr>
      </w:pPr>
      <w:r w:rsidRPr="00DC0E8C">
        <w:t>I enjoy it when others at work are aware of how well I am doing.</w:t>
      </w:r>
      <w:r w:rsidRPr="00DC0E8C">
        <w:rPr>
          <w:i/>
        </w:rPr>
        <w:t xml:space="preserve"> </w:t>
      </w:r>
    </w:p>
    <w:p w14:paraId="685AAC74" w14:textId="77777777" w:rsidR="009D32AF" w:rsidRPr="0064278D" w:rsidRDefault="009D32AF" w:rsidP="009D32AF">
      <w:pPr>
        <w:pStyle w:val="ListParagraph"/>
        <w:numPr>
          <w:ilvl w:val="0"/>
          <w:numId w:val="6"/>
        </w:numPr>
      </w:pPr>
      <w:r w:rsidRPr="0064278D">
        <w:t>I prefer to avoid situations at work where I might perform poorly.</w:t>
      </w:r>
      <w:r w:rsidRPr="0064278D">
        <w:rPr>
          <w:i/>
        </w:rPr>
        <w:t xml:space="preserve"> </w:t>
      </w:r>
    </w:p>
    <w:p w14:paraId="7996DA4B" w14:textId="77777777" w:rsidR="009D32AF" w:rsidRPr="0064278D" w:rsidRDefault="009D32AF" w:rsidP="009D32AF">
      <w:pPr>
        <w:pStyle w:val="ListParagraph"/>
        <w:numPr>
          <w:ilvl w:val="0"/>
          <w:numId w:val="6"/>
        </w:numPr>
      </w:pPr>
      <w:r w:rsidRPr="0064278D">
        <w:t xml:space="preserve">For me, development of my work ability is important enough to take risks. </w:t>
      </w:r>
    </w:p>
    <w:p w14:paraId="2B416EA0" w14:textId="77777777" w:rsidR="009D32AF" w:rsidRPr="00DC0E8C" w:rsidRDefault="009D32AF" w:rsidP="009D32AF">
      <w:pPr>
        <w:pStyle w:val="ListParagraph"/>
        <w:numPr>
          <w:ilvl w:val="0"/>
          <w:numId w:val="6"/>
        </w:numPr>
      </w:pPr>
      <w:r w:rsidRPr="00DC0E8C">
        <w:t>I prefer to work on projects where I can prove my ability to others</w:t>
      </w:r>
      <w:r>
        <w:t>.</w:t>
      </w:r>
    </w:p>
    <w:p w14:paraId="083DC1E0" w14:textId="77777777" w:rsidR="009D32AF" w:rsidRPr="00DC0E8C" w:rsidRDefault="009D32AF" w:rsidP="009D32AF">
      <w:pPr>
        <w:pStyle w:val="ListParagraph"/>
        <w:numPr>
          <w:ilvl w:val="0"/>
          <w:numId w:val="6"/>
        </w:numPr>
      </w:pPr>
      <w:r w:rsidRPr="472F77A0">
        <w:t>When I don't understand something at work, I prefer to avoid asking what might appear to others to be "dumb questions" that I should know the answer to already.</w:t>
      </w:r>
    </w:p>
    <w:p w14:paraId="4443685F" w14:textId="77777777" w:rsidR="009D32AF" w:rsidRDefault="009D32AF" w:rsidP="009D32AF">
      <w:pPr>
        <w:pStyle w:val="ListParagraph"/>
        <w:numPr>
          <w:ilvl w:val="0"/>
          <w:numId w:val="6"/>
        </w:numPr>
      </w:pPr>
      <w:r w:rsidRPr="472F77A0">
        <w:t>I prefer to work in situations that require a high level of ability and talent</w:t>
      </w:r>
    </w:p>
    <w:p w14:paraId="6907CE9D" w14:textId="4FD42179" w:rsidR="009D32AF" w:rsidRPr="00552FCF" w:rsidRDefault="009D32AF" w:rsidP="009D32AF">
      <w:pPr>
        <w:pStyle w:val="Heading1"/>
        <w:numPr>
          <w:ilvl w:val="0"/>
          <w:numId w:val="9"/>
        </w:numPr>
      </w:pPr>
      <w:bookmarkStart w:id="156" w:name="_Toc203568140"/>
      <w:bookmarkStart w:id="157" w:name="_Toc258484832"/>
      <w:r w:rsidRPr="00CD3536">
        <w:t>Memory And Reasoning Self Concept</w:t>
      </w:r>
      <w:bookmarkEnd w:id="156"/>
      <w:r>
        <w:t xml:space="preserve"> </w:t>
      </w:r>
      <w:bookmarkEnd w:id="157"/>
    </w:p>
    <w:p w14:paraId="59496132" w14:textId="77777777" w:rsidR="008C47F0" w:rsidRDefault="008C47F0" w:rsidP="008C47F0">
      <w:pPr>
        <w:rPr>
          <w:bCs/>
        </w:rPr>
      </w:pPr>
      <w:r>
        <w:rPr>
          <w:bCs/>
        </w:rPr>
        <w:t>Scale</w:t>
      </w:r>
    </w:p>
    <w:p w14:paraId="6F22B25F" w14:textId="77777777" w:rsidR="008C47F0" w:rsidRDefault="008C47F0" w:rsidP="008C47F0">
      <w:pPr>
        <w:rPr>
          <w:bCs/>
        </w:rPr>
      </w:pPr>
      <w:r>
        <w:rPr>
          <w:bCs/>
        </w:rPr>
        <w:t>1-100 slider: Strongly Agree to Strongly disagree</w:t>
      </w:r>
    </w:p>
    <w:p w14:paraId="2C8E6CF3" w14:textId="77777777" w:rsidR="008C47F0" w:rsidRDefault="008C47F0" w:rsidP="009D32AF">
      <w:pPr>
        <w:rPr>
          <w:b/>
        </w:rPr>
      </w:pPr>
    </w:p>
    <w:p w14:paraId="6B8E4F86" w14:textId="2121E657" w:rsidR="009D32AF" w:rsidRPr="00420083" w:rsidRDefault="009D32AF" w:rsidP="009D32AF">
      <w:pPr>
        <w:rPr>
          <w:b/>
        </w:rPr>
      </w:pPr>
      <w:r w:rsidRPr="00420083">
        <w:rPr>
          <w:b/>
        </w:rPr>
        <w:t>Instructions</w:t>
      </w:r>
    </w:p>
    <w:p w14:paraId="4D8DB680" w14:textId="77777777" w:rsidR="009D32AF" w:rsidRPr="00CD7C57" w:rsidRDefault="009D32AF" w:rsidP="009D32AF">
      <w:r w:rsidRPr="472F77A0">
        <w:t>In this questionnaire you will be presented with a series of statements which ask you to describe your own abilities, preferences and strategies with respect to reasoning and memory. To respond to the questionnaire, read each statement CAREFULLY and then use the sliding scale below each item to indicate how accurately that statement describes you. The scale ranges from 'Extremely Inaccurate' to 'Extremely Accurate'. Use the values in between to indicate that the statement applies to you to varying degrees.</w:t>
      </w:r>
    </w:p>
    <w:p w14:paraId="509F18DA" w14:textId="77777777" w:rsidR="009D32AF" w:rsidRDefault="009D32AF" w:rsidP="009D32AF"/>
    <w:p w14:paraId="0289408F" w14:textId="77777777" w:rsidR="009D32AF" w:rsidRPr="00CD7C57" w:rsidRDefault="009D32AF" w:rsidP="009D32AF">
      <w:r w:rsidRPr="00CD7C57">
        <w:t>This is NOT a test - THERE ARE NO 'RIGHT' OR 'WRONG' ANSWERS.</w:t>
      </w:r>
    </w:p>
    <w:p w14:paraId="667E6DDC" w14:textId="25774F3F" w:rsidR="009D32AF" w:rsidRPr="00CD7C57" w:rsidRDefault="009D32AF" w:rsidP="009D32AF">
      <w:r w:rsidRPr="00CD7C57">
        <w:t>We are interested in how you see yourself. Describe yourself AS YOU ARE NOW - NOT as you think you should be, or how you would like to be in the future. Describe yourself as you GENERALLY or TYPICALLY are.</w:t>
      </w:r>
    </w:p>
    <w:p w14:paraId="1B498ECE" w14:textId="77777777" w:rsidR="009D32AF" w:rsidRDefault="009D32AF" w:rsidP="009D32AF"/>
    <w:p w14:paraId="6FF8454E" w14:textId="77777777" w:rsidR="009D32AF" w:rsidRDefault="009D32AF" w:rsidP="009D32AF">
      <w:r w:rsidRPr="00CD7C57">
        <w:t xml:space="preserve">Try to respond as accurately and honestly as possible. Proceed at your own pace, but DO NOT spend too much time thinking about any one item. The first response that comes to mind is typically the best. </w:t>
      </w:r>
    </w:p>
    <w:p w14:paraId="2287C4B0" w14:textId="77777777" w:rsidR="009D32AF" w:rsidRDefault="009D32AF" w:rsidP="009D32AF">
      <w:pPr>
        <w:rPr>
          <w:b/>
        </w:rPr>
      </w:pPr>
    </w:p>
    <w:p w14:paraId="4D915773" w14:textId="77777777" w:rsidR="009D32AF" w:rsidRPr="00DC0E8C" w:rsidRDefault="009D32AF" w:rsidP="009D32AF">
      <w:pPr>
        <w:rPr>
          <w:b/>
        </w:rPr>
      </w:pPr>
      <w:r>
        <w:rPr>
          <w:b/>
        </w:rPr>
        <w:t>Items</w:t>
      </w:r>
    </w:p>
    <w:p w14:paraId="5BD4A381" w14:textId="77777777" w:rsidR="009D32AF" w:rsidRPr="00707C03" w:rsidRDefault="009D32AF" w:rsidP="009D32AF">
      <w:r w:rsidRPr="00707C03">
        <w:t>1. My memory is above average. (M)</w:t>
      </w:r>
    </w:p>
    <w:p w14:paraId="079165B5" w14:textId="475B8FEA" w:rsidR="009D32AF" w:rsidRPr="00707C03" w:rsidRDefault="009D32AF" w:rsidP="009D32AF">
      <w:r w:rsidRPr="00707C03">
        <w:t xml:space="preserve">2. To solve a problem, I rely on reasoning abilities. </w:t>
      </w:r>
    </w:p>
    <w:p w14:paraId="6FF77C0F" w14:textId="77777777" w:rsidR="009D32AF" w:rsidRPr="00707C03" w:rsidRDefault="009D32AF" w:rsidP="009D32AF">
      <w:r w:rsidRPr="00707C03">
        <w:t>3. Compared to other intellectual abilities (i.e., attention, reasoning) my memory is good. (M)</w:t>
      </w:r>
    </w:p>
    <w:p w14:paraId="045F4B35" w14:textId="1EACD90E" w:rsidR="009D32AF" w:rsidRPr="00707C03" w:rsidRDefault="009D32AF" w:rsidP="009D32AF">
      <w:r w:rsidRPr="00707C03">
        <w:t xml:space="preserve">4. I enjoy being involved in activities that require reasoning of some sort. </w:t>
      </w:r>
    </w:p>
    <w:p w14:paraId="56D4D831" w14:textId="77777777" w:rsidR="009D32AF" w:rsidRPr="00707C03" w:rsidRDefault="009D32AF" w:rsidP="009D32AF">
      <w:r w:rsidRPr="00707C03">
        <w:t>5. I can remember more material than the average person. (M)</w:t>
      </w:r>
    </w:p>
    <w:p w14:paraId="3E76A286" w14:textId="680FA7C7" w:rsidR="009D32AF" w:rsidRPr="00707C03" w:rsidRDefault="009D32AF" w:rsidP="009D32AF">
      <w:r w:rsidRPr="00707C03">
        <w:t xml:space="preserve">6. I feel confident when solving problems that require reasoning skills. </w:t>
      </w:r>
    </w:p>
    <w:p w14:paraId="6845B689" w14:textId="77777777" w:rsidR="009D32AF" w:rsidRPr="00707C03" w:rsidRDefault="009D32AF" w:rsidP="009D32AF">
      <w:r w:rsidRPr="472F77A0">
        <w:t>7. I'm satisfied with my memory. (M)</w:t>
      </w:r>
    </w:p>
    <w:p w14:paraId="55788707" w14:textId="3BA47840" w:rsidR="009D32AF" w:rsidRPr="00707C03" w:rsidRDefault="009D32AF" w:rsidP="009D32AF">
      <w:r w:rsidRPr="00707C03">
        <w:t xml:space="preserve">8. In an exam situation, I get answers right mostly by reasoning. </w:t>
      </w:r>
    </w:p>
    <w:p w14:paraId="0BE0E88B" w14:textId="2FA60BDD" w:rsidR="009D32AF" w:rsidRPr="00707C03" w:rsidRDefault="009D32AF" w:rsidP="009D32AF">
      <w:r w:rsidRPr="00707C03">
        <w:t xml:space="preserve">9. I describe myself as a person with reasoning abilities that are above average. </w:t>
      </w:r>
    </w:p>
    <w:p w14:paraId="4E45DD89" w14:textId="77777777" w:rsidR="009D32AF" w:rsidRPr="00707C03" w:rsidRDefault="009D32AF" w:rsidP="009D32AF">
      <w:r w:rsidRPr="00707C03">
        <w:t>10. I rely on my memory to get me through exams. (M)</w:t>
      </w:r>
    </w:p>
    <w:p w14:paraId="69509DB8" w14:textId="1021E43F" w:rsidR="009D32AF" w:rsidRPr="00707C03" w:rsidRDefault="009D32AF" w:rsidP="009D32AF">
      <w:r w:rsidRPr="00707C03">
        <w:t xml:space="preserve">11. I am happy with my reasoning abilities. </w:t>
      </w:r>
    </w:p>
    <w:p w14:paraId="54BF8A96" w14:textId="77777777" w:rsidR="009D32AF" w:rsidRPr="00707C03" w:rsidRDefault="009D32AF" w:rsidP="009D32AF">
      <w:r w:rsidRPr="00707C03">
        <w:lastRenderedPageBreak/>
        <w:t>12. I enjoy engaging in activities that require me to remember things. (M)</w:t>
      </w:r>
    </w:p>
    <w:p w14:paraId="5334882A" w14:textId="7F3DF8E2" w:rsidR="009D32AF" w:rsidRPr="00707C03" w:rsidRDefault="009D32AF" w:rsidP="009D32AF">
      <w:r w:rsidRPr="00707C03">
        <w:t xml:space="preserve">13. I can reason better than the average person. </w:t>
      </w:r>
    </w:p>
    <w:p w14:paraId="21588DC6" w14:textId="77777777" w:rsidR="009D32AF" w:rsidRPr="00707C03" w:rsidRDefault="009D32AF" w:rsidP="009D32AF">
      <w:r w:rsidRPr="00707C03">
        <w:t>14. For exam purposes, I memorize material easily. (M)</w:t>
      </w:r>
    </w:p>
    <w:p w14:paraId="5D43A897" w14:textId="0781F88E" w:rsidR="009D32AF" w:rsidRPr="00707C03" w:rsidRDefault="009D32AF" w:rsidP="009D32AF">
      <w:r w:rsidRPr="00707C03">
        <w:t xml:space="preserve">15. Compared to my other cognitive abilities, my reasoning is sound. </w:t>
      </w:r>
    </w:p>
    <w:p w14:paraId="07A78386" w14:textId="14F3C7C6" w:rsidR="009D32AF" w:rsidRDefault="009D32AF" w:rsidP="009D32AF">
      <w:r w:rsidRPr="00707C03">
        <w:t>16. I have</w:t>
      </w:r>
      <w:r w:rsidR="002875CF">
        <w:t xml:space="preserve"> a</w:t>
      </w:r>
      <w:r w:rsidRPr="00707C03">
        <w:t xml:space="preserve"> good memory. (M)</w:t>
      </w:r>
    </w:p>
    <w:p w14:paraId="406D56EA" w14:textId="77777777" w:rsidR="009D32AF" w:rsidRDefault="009D32AF" w:rsidP="009D32AF"/>
    <w:p w14:paraId="3DAC216E" w14:textId="5FC854ED" w:rsidR="009D32AF" w:rsidRPr="00552FCF" w:rsidRDefault="009D32AF" w:rsidP="009D32AF">
      <w:pPr>
        <w:pStyle w:val="Heading1"/>
        <w:numPr>
          <w:ilvl w:val="0"/>
          <w:numId w:val="9"/>
        </w:numPr>
      </w:pPr>
      <w:bookmarkStart w:id="158" w:name="_Toc203568141"/>
      <w:bookmarkStart w:id="159" w:name="_Toc258484833"/>
      <w:r>
        <w:t>Big Five</w:t>
      </w:r>
      <w:r w:rsidRPr="00552FCF">
        <w:t xml:space="preserve"> Personality</w:t>
      </w:r>
      <w:bookmarkEnd w:id="158"/>
      <w:r>
        <w:t xml:space="preserve"> </w:t>
      </w:r>
      <w:bookmarkEnd w:id="159"/>
    </w:p>
    <w:p w14:paraId="6EF67BD8" w14:textId="77777777" w:rsidR="008C47F0" w:rsidRDefault="008C47F0" w:rsidP="008C47F0">
      <w:pPr>
        <w:rPr>
          <w:bCs/>
        </w:rPr>
      </w:pPr>
      <w:r>
        <w:rPr>
          <w:bCs/>
        </w:rPr>
        <w:t>Scale</w:t>
      </w:r>
    </w:p>
    <w:p w14:paraId="00F9F7F2" w14:textId="77777777" w:rsidR="008C47F0" w:rsidRDefault="008C47F0" w:rsidP="008C47F0">
      <w:pPr>
        <w:rPr>
          <w:bCs/>
        </w:rPr>
      </w:pPr>
      <w:r>
        <w:rPr>
          <w:bCs/>
        </w:rPr>
        <w:t>1-100 slider: Strongly Agree to Strongly disagree</w:t>
      </w:r>
    </w:p>
    <w:p w14:paraId="59D43080" w14:textId="77777777" w:rsidR="008C47F0" w:rsidRDefault="008C47F0" w:rsidP="009D32AF">
      <w:pPr>
        <w:rPr>
          <w:b/>
        </w:rPr>
      </w:pPr>
    </w:p>
    <w:p w14:paraId="0F8B4B4F" w14:textId="10A9B6BD" w:rsidR="009D32AF" w:rsidRPr="00420083" w:rsidRDefault="009D32AF" w:rsidP="009D32AF">
      <w:pPr>
        <w:rPr>
          <w:b/>
        </w:rPr>
      </w:pPr>
      <w:r w:rsidRPr="00420083">
        <w:rPr>
          <w:b/>
        </w:rPr>
        <w:t>Instructions</w:t>
      </w:r>
    </w:p>
    <w:p w14:paraId="6DD4E113" w14:textId="77777777" w:rsidR="009D32AF" w:rsidRDefault="009D32AF" w:rsidP="009D32AF">
      <w:r w:rsidRPr="472F77A0">
        <w:t xml:space="preserve">You will now be presented with phrases describing people's </w:t>
      </w:r>
      <w:proofErr w:type="spellStart"/>
      <w:r w:rsidRPr="472F77A0">
        <w:t>behaviours</w:t>
      </w:r>
      <w:proofErr w:type="spellEnd"/>
      <w:r w:rsidRPr="472F77A0">
        <w:t xml:space="preserve">. Please use the rating scale next to each phrase to describe how accurately each statement describes you. Describe yourself as you generally are now, not as you wish to be in the future. Describe yourself as you honestly see yourself, in relation to other people you know of the same sex as you are, and roughly your same age. So that you can describe yourself in an honest manner your responses will be kept in absolute confidence. Please read each statement </w:t>
      </w:r>
      <w:proofErr w:type="gramStart"/>
      <w:r w:rsidRPr="472F77A0">
        <w:t>carefully, and</w:t>
      </w:r>
      <w:proofErr w:type="gramEnd"/>
      <w:r w:rsidRPr="472F77A0">
        <w:t xml:space="preserve"> then indicate the accuracy of the statement.</w:t>
      </w:r>
    </w:p>
    <w:p w14:paraId="1ACB8BC4" w14:textId="77777777" w:rsidR="009D32AF" w:rsidRDefault="009D32AF" w:rsidP="009D32AF"/>
    <w:p w14:paraId="0DBDAD68" w14:textId="77777777" w:rsidR="009D32AF" w:rsidRPr="00DC0E8C" w:rsidRDefault="009D32AF" w:rsidP="009D32AF">
      <w:pPr>
        <w:rPr>
          <w:b/>
        </w:rPr>
      </w:pPr>
      <w:r>
        <w:rPr>
          <w:b/>
        </w:rPr>
        <w:t>Items</w:t>
      </w:r>
    </w:p>
    <w:p w14:paraId="40B22208" w14:textId="77777777" w:rsidR="009D32AF" w:rsidRDefault="009D32AF" w:rsidP="009D32AF">
      <w:pPr>
        <w:pStyle w:val="ListParagraph"/>
        <w:numPr>
          <w:ilvl w:val="0"/>
          <w:numId w:val="8"/>
        </w:numPr>
      </w:pPr>
      <w:r w:rsidRPr="0064278D">
        <w:t xml:space="preserve">Often feel blue. </w:t>
      </w:r>
    </w:p>
    <w:p w14:paraId="0CD0700A" w14:textId="77777777" w:rsidR="009D32AF" w:rsidRDefault="009D32AF" w:rsidP="009D32AF">
      <w:pPr>
        <w:pStyle w:val="ListParagraph"/>
        <w:numPr>
          <w:ilvl w:val="0"/>
          <w:numId w:val="8"/>
        </w:numPr>
      </w:pPr>
      <w:r w:rsidRPr="0064278D">
        <w:t>Feel comfortable around people.</w:t>
      </w:r>
    </w:p>
    <w:p w14:paraId="3366EF06" w14:textId="77777777" w:rsidR="009D32AF" w:rsidRDefault="009D32AF" w:rsidP="009D32AF">
      <w:pPr>
        <w:pStyle w:val="ListParagraph"/>
        <w:numPr>
          <w:ilvl w:val="0"/>
          <w:numId w:val="8"/>
        </w:numPr>
      </w:pPr>
      <w:r w:rsidRPr="472F77A0">
        <w:t xml:space="preserve">Believe in the importance of art. </w:t>
      </w:r>
    </w:p>
    <w:p w14:paraId="0EEC8649" w14:textId="77777777" w:rsidR="009D32AF" w:rsidRDefault="009D32AF" w:rsidP="009D32AF">
      <w:pPr>
        <w:pStyle w:val="ListParagraph"/>
        <w:numPr>
          <w:ilvl w:val="0"/>
          <w:numId w:val="8"/>
        </w:numPr>
      </w:pPr>
      <w:r w:rsidRPr="0064278D">
        <w:t>Have a good word for everyone.</w:t>
      </w:r>
    </w:p>
    <w:p w14:paraId="22E84E7A" w14:textId="77777777" w:rsidR="009D32AF" w:rsidRDefault="009D32AF" w:rsidP="009D32AF">
      <w:pPr>
        <w:pStyle w:val="ListParagraph"/>
        <w:numPr>
          <w:ilvl w:val="0"/>
          <w:numId w:val="8"/>
        </w:numPr>
      </w:pPr>
      <w:r w:rsidRPr="472F77A0">
        <w:t xml:space="preserve">Am always prepared. </w:t>
      </w:r>
    </w:p>
    <w:p w14:paraId="45175B63" w14:textId="77777777" w:rsidR="009D32AF" w:rsidRDefault="009D32AF" w:rsidP="009D32AF">
      <w:pPr>
        <w:pStyle w:val="ListParagraph"/>
        <w:numPr>
          <w:ilvl w:val="0"/>
          <w:numId w:val="8"/>
        </w:numPr>
      </w:pPr>
      <w:r w:rsidRPr="0064278D">
        <w:t>Dislike myself.</w:t>
      </w:r>
    </w:p>
    <w:p w14:paraId="2C19C03B" w14:textId="77777777" w:rsidR="009D32AF" w:rsidRDefault="009D32AF" w:rsidP="009D32AF">
      <w:pPr>
        <w:pStyle w:val="ListParagraph"/>
        <w:numPr>
          <w:ilvl w:val="0"/>
          <w:numId w:val="8"/>
        </w:numPr>
      </w:pPr>
      <w:r w:rsidRPr="0064278D">
        <w:t xml:space="preserve">Make friends easily. </w:t>
      </w:r>
    </w:p>
    <w:p w14:paraId="72F0540C" w14:textId="77777777" w:rsidR="009D32AF" w:rsidRDefault="009D32AF" w:rsidP="009D32AF">
      <w:pPr>
        <w:pStyle w:val="ListParagraph"/>
        <w:numPr>
          <w:ilvl w:val="0"/>
          <w:numId w:val="8"/>
        </w:numPr>
      </w:pPr>
      <w:r w:rsidRPr="0064278D">
        <w:t xml:space="preserve">Have a vivid imagination. </w:t>
      </w:r>
    </w:p>
    <w:p w14:paraId="08D54E8B" w14:textId="77777777" w:rsidR="009D32AF" w:rsidRDefault="009D32AF" w:rsidP="009D32AF">
      <w:pPr>
        <w:pStyle w:val="ListParagraph"/>
        <w:numPr>
          <w:ilvl w:val="0"/>
          <w:numId w:val="8"/>
        </w:numPr>
      </w:pPr>
      <w:r w:rsidRPr="0064278D">
        <w:t xml:space="preserve">Believe that others have good intentions. </w:t>
      </w:r>
    </w:p>
    <w:p w14:paraId="7A32D979" w14:textId="77777777" w:rsidR="009D32AF" w:rsidRDefault="009D32AF" w:rsidP="009D32AF">
      <w:pPr>
        <w:pStyle w:val="ListParagraph"/>
        <w:numPr>
          <w:ilvl w:val="0"/>
          <w:numId w:val="8"/>
        </w:numPr>
      </w:pPr>
      <w:r w:rsidRPr="0064278D">
        <w:t>Pay attention to details.</w:t>
      </w:r>
    </w:p>
    <w:p w14:paraId="0BCDF2E4" w14:textId="77777777" w:rsidR="009D32AF" w:rsidRDefault="009D32AF" w:rsidP="009D32AF">
      <w:pPr>
        <w:pStyle w:val="ListParagraph"/>
        <w:numPr>
          <w:ilvl w:val="0"/>
          <w:numId w:val="8"/>
        </w:numPr>
      </w:pPr>
      <w:r w:rsidRPr="472F77A0">
        <w:t>Am often down in the dumps.</w:t>
      </w:r>
    </w:p>
    <w:p w14:paraId="76EBD8EF" w14:textId="77777777" w:rsidR="009D32AF" w:rsidRDefault="009D32AF" w:rsidP="009D32AF">
      <w:pPr>
        <w:pStyle w:val="ListParagraph"/>
        <w:numPr>
          <w:ilvl w:val="0"/>
          <w:numId w:val="8"/>
        </w:numPr>
      </w:pPr>
      <w:r w:rsidRPr="472F77A0">
        <w:t>Am skilled in handling social situations.</w:t>
      </w:r>
    </w:p>
    <w:p w14:paraId="50EE4D4C" w14:textId="6DC6A8A0" w:rsidR="009D32AF" w:rsidRDefault="009D32AF" w:rsidP="009D32AF">
      <w:pPr>
        <w:pStyle w:val="ListParagraph"/>
        <w:numPr>
          <w:ilvl w:val="0"/>
          <w:numId w:val="8"/>
        </w:numPr>
      </w:pPr>
      <w:r w:rsidRPr="0064278D">
        <w:t>Tend to vote for progressive political candidates.</w:t>
      </w:r>
    </w:p>
    <w:p w14:paraId="61183BD7" w14:textId="77777777" w:rsidR="009D32AF" w:rsidRDefault="009D32AF" w:rsidP="009D32AF">
      <w:pPr>
        <w:pStyle w:val="ListParagraph"/>
        <w:numPr>
          <w:ilvl w:val="0"/>
          <w:numId w:val="8"/>
        </w:numPr>
      </w:pPr>
      <w:r w:rsidRPr="0064278D">
        <w:t xml:space="preserve">Respect others. </w:t>
      </w:r>
    </w:p>
    <w:p w14:paraId="79BCA222" w14:textId="77777777" w:rsidR="009D32AF" w:rsidRDefault="009D32AF" w:rsidP="009D32AF">
      <w:pPr>
        <w:pStyle w:val="ListParagraph"/>
        <w:numPr>
          <w:ilvl w:val="0"/>
          <w:numId w:val="8"/>
        </w:numPr>
      </w:pPr>
      <w:r w:rsidRPr="0064278D">
        <w:t xml:space="preserve">Get chores done right away. </w:t>
      </w:r>
    </w:p>
    <w:p w14:paraId="54A4FC4B" w14:textId="77777777" w:rsidR="009D32AF" w:rsidRDefault="009D32AF" w:rsidP="009D32AF">
      <w:pPr>
        <w:pStyle w:val="ListParagraph"/>
        <w:numPr>
          <w:ilvl w:val="0"/>
          <w:numId w:val="8"/>
        </w:numPr>
      </w:pPr>
      <w:r w:rsidRPr="0064278D">
        <w:t>Have frequent mood swings.</w:t>
      </w:r>
    </w:p>
    <w:p w14:paraId="586FB285" w14:textId="77777777" w:rsidR="009D32AF" w:rsidRDefault="009D32AF" w:rsidP="009D32AF">
      <w:pPr>
        <w:pStyle w:val="ListParagraph"/>
        <w:numPr>
          <w:ilvl w:val="0"/>
          <w:numId w:val="8"/>
        </w:numPr>
      </w:pPr>
      <w:r w:rsidRPr="0064278D">
        <w:t xml:space="preserve">Am the life of the party. </w:t>
      </w:r>
    </w:p>
    <w:p w14:paraId="50207A06" w14:textId="77777777" w:rsidR="009D32AF" w:rsidRDefault="009D32AF" w:rsidP="009D32AF">
      <w:pPr>
        <w:pStyle w:val="ListParagraph"/>
        <w:numPr>
          <w:ilvl w:val="0"/>
          <w:numId w:val="8"/>
        </w:numPr>
      </w:pPr>
      <w:r w:rsidRPr="0064278D">
        <w:t xml:space="preserve">Carry the conversation to a higher level. </w:t>
      </w:r>
    </w:p>
    <w:p w14:paraId="08F60CA1" w14:textId="77777777" w:rsidR="009D32AF" w:rsidRDefault="009D32AF" w:rsidP="009D32AF">
      <w:pPr>
        <w:pStyle w:val="ListParagraph"/>
        <w:numPr>
          <w:ilvl w:val="0"/>
          <w:numId w:val="8"/>
        </w:numPr>
      </w:pPr>
      <w:r w:rsidRPr="0064278D">
        <w:t xml:space="preserve">Accept people as they are. </w:t>
      </w:r>
    </w:p>
    <w:p w14:paraId="624F24CC" w14:textId="77777777" w:rsidR="009D32AF" w:rsidRDefault="009D32AF" w:rsidP="009D32AF">
      <w:pPr>
        <w:pStyle w:val="ListParagraph"/>
        <w:numPr>
          <w:ilvl w:val="0"/>
          <w:numId w:val="8"/>
        </w:numPr>
      </w:pPr>
      <w:r w:rsidRPr="0064278D">
        <w:t xml:space="preserve">Carry out my plans. </w:t>
      </w:r>
    </w:p>
    <w:p w14:paraId="11439BAD" w14:textId="77777777" w:rsidR="009D32AF" w:rsidRDefault="009D32AF" w:rsidP="009D32AF">
      <w:pPr>
        <w:pStyle w:val="ListParagraph"/>
        <w:numPr>
          <w:ilvl w:val="0"/>
          <w:numId w:val="8"/>
        </w:numPr>
      </w:pPr>
      <w:r w:rsidRPr="0064278D">
        <w:t xml:space="preserve">Panic easily. </w:t>
      </w:r>
    </w:p>
    <w:p w14:paraId="69B7EF19" w14:textId="77777777" w:rsidR="009D32AF" w:rsidRDefault="009D32AF" w:rsidP="009D32AF">
      <w:pPr>
        <w:pStyle w:val="ListParagraph"/>
        <w:numPr>
          <w:ilvl w:val="0"/>
          <w:numId w:val="8"/>
        </w:numPr>
      </w:pPr>
      <w:r w:rsidRPr="0064278D">
        <w:t xml:space="preserve">Know how to captivate people. </w:t>
      </w:r>
    </w:p>
    <w:p w14:paraId="505C7536" w14:textId="77777777" w:rsidR="009D32AF" w:rsidRDefault="009D32AF" w:rsidP="009D32AF">
      <w:pPr>
        <w:pStyle w:val="ListParagraph"/>
        <w:numPr>
          <w:ilvl w:val="0"/>
          <w:numId w:val="8"/>
        </w:numPr>
      </w:pPr>
      <w:r w:rsidRPr="472F77A0">
        <w:t xml:space="preserve">Enjoy hearing new ideas. </w:t>
      </w:r>
    </w:p>
    <w:p w14:paraId="06097E60" w14:textId="77777777" w:rsidR="009D32AF" w:rsidRDefault="009D32AF" w:rsidP="009D32AF">
      <w:pPr>
        <w:pStyle w:val="ListParagraph"/>
        <w:numPr>
          <w:ilvl w:val="0"/>
          <w:numId w:val="8"/>
        </w:numPr>
      </w:pPr>
      <w:r w:rsidRPr="0064278D">
        <w:t>Make people feel at ease.</w:t>
      </w:r>
    </w:p>
    <w:p w14:paraId="3541CF9D" w14:textId="77777777" w:rsidR="009D32AF" w:rsidRDefault="009D32AF" w:rsidP="009D32AF">
      <w:pPr>
        <w:pStyle w:val="ListParagraph"/>
        <w:numPr>
          <w:ilvl w:val="0"/>
          <w:numId w:val="8"/>
        </w:numPr>
      </w:pPr>
      <w:r w:rsidRPr="0064278D">
        <w:t xml:space="preserve">Make plans and stick to them. </w:t>
      </w:r>
    </w:p>
    <w:p w14:paraId="38C6905A" w14:textId="77777777" w:rsidR="009D32AF" w:rsidRDefault="009D32AF" w:rsidP="009D32AF">
      <w:pPr>
        <w:pStyle w:val="ListParagraph"/>
        <w:numPr>
          <w:ilvl w:val="0"/>
          <w:numId w:val="8"/>
        </w:numPr>
      </w:pPr>
      <w:r w:rsidRPr="0064278D">
        <w:t>Rarely get irritated.</w:t>
      </w:r>
    </w:p>
    <w:p w14:paraId="349CB020" w14:textId="77777777" w:rsidR="009D32AF" w:rsidRDefault="009D32AF" w:rsidP="009D32AF">
      <w:pPr>
        <w:pStyle w:val="ListParagraph"/>
        <w:numPr>
          <w:ilvl w:val="0"/>
          <w:numId w:val="8"/>
        </w:numPr>
      </w:pPr>
      <w:r w:rsidRPr="0064278D">
        <w:t xml:space="preserve">Have little to say. </w:t>
      </w:r>
    </w:p>
    <w:p w14:paraId="7A1D96E2" w14:textId="77777777" w:rsidR="009D32AF" w:rsidRDefault="009D32AF" w:rsidP="009D32AF">
      <w:pPr>
        <w:pStyle w:val="ListParagraph"/>
        <w:numPr>
          <w:ilvl w:val="0"/>
          <w:numId w:val="8"/>
        </w:numPr>
      </w:pPr>
      <w:r w:rsidRPr="472F77A0">
        <w:t xml:space="preserve">Am not interested in abstract ideas. </w:t>
      </w:r>
    </w:p>
    <w:p w14:paraId="5C326572" w14:textId="77777777" w:rsidR="009D32AF" w:rsidRDefault="009D32AF" w:rsidP="009D32AF">
      <w:pPr>
        <w:pStyle w:val="ListParagraph"/>
        <w:numPr>
          <w:ilvl w:val="0"/>
          <w:numId w:val="8"/>
        </w:numPr>
      </w:pPr>
      <w:r w:rsidRPr="0064278D">
        <w:t xml:space="preserve">Have a sharp tongue. </w:t>
      </w:r>
    </w:p>
    <w:p w14:paraId="146A9E4F" w14:textId="77777777" w:rsidR="009D32AF" w:rsidRDefault="009D32AF" w:rsidP="009D32AF">
      <w:pPr>
        <w:pStyle w:val="ListParagraph"/>
        <w:numPr>
          <w:ilvl w:val="0"/>
          <w:numId w:val="8"/>
        </w:numPr>
      </w:pPr>
      <w:r w:rsidRPr="0064278D">
        <w:t xml:space="preserve">Waste my time. </w:t>
      </w:r>
    </w:p>
    <w:p w14:paraId="5947F2A5" w14:textId="77777777" w:rsidR="009D32AF" w:rsidRDefault="009D32AF" w:rsidP="009D32AF">
      <w:pPr>
        <w:pStyle w:val="ListParagraph"/>
        <w:numPr>
          <w:ilvl w:val="0"/>
          <w:numId w:val="8"/>
        </w:numPr>
      </w:pPr>
      <w:r w:rsidRPr="0064278D">
        <w:t xml:space="preserve">Seldom feel blue. </w:t>
      </w:r>
    </w:p>
    <w:p w14:paraId="38349BC1" w14:textId="77777777" w:rsidR="009D32AF" w:rsidRDefault="009D32AF" w:rsidP="009D32AF">
      <w:pPr>
        <w:pStyle w:val="ListParagraph"/>
        <w:numPr>
          <w:ilvl w:val="0"/>
          <w:numId w:val="8"/>
        </w:numPr>
      </w:pPr>
      <w:r w:rsidRPr="0064278D">
        <w:t xml:space="preserve">Keep in the background. </w:t>
      </w:r>
    </w:p>
    <w:p w14:paraId="5547FF99" w14:textId="77777777" w:rsidR="009D32AF" w:rsidRDefault="009D32AF" w:rsidP="009D32AF">
      <w:pPr>
        <w:pStyle w:val="ListParagraph"/>
        <w:numPr>
          <w:ilvl w:val="0"/>
          <w:numId w:val="8"/>
        </w:numPr>
      </w:pPr>
      <w:r w:rsidRPr="472F77A0">
        <w:t xml:space="preserve">Do not like art. </w:t>
      </w:r>
    </w:p>
    <w:p w14:paraId="46256B2C" w14:textId="77777777" w:rsidR="009D32AF" w:rsidRDefault="009D32AF" w:rsidP="009D32AF">
      <w:pPr>
        <w:pStyle w:val="ListParagraph"/>
        <w:numPr>
          <w:ilvl w:val="0"/>
          <w:numId w:val="8"/>
        </w:numPr>
      </w:pPr>
      <w:r w:rsidRPr="472F77A0">
        <w:t xml:space="preserve">Cut others to pieces. </w:t>
      </w:r>
    </w:p>
    <w:p w14:paraId="248D419D" w14:textId="77777777" w:rsidR="009D32AF" w:rsidRDefault="009D32AF" w:rsidP="009D32AF">
      <w:pPr>
        <w:pStyle w:val="ListParagraph"/>
        <w:numPr>
          <w:ilvl w:val="0"/>
          <w:numId w:val="8"/>
        </w:numPr>
      </w:pPr>
      <w:r w:rsidRPr="0064278D">
        <w:t xml:space="preserve">Find it difficult to get down to work. </w:t>
      </w:r>
    </w:p>
    <w:p w14:paraId="5A1AFA93" w14:textId="77777777" w:rsidR="009D32AF" w:rsidRDefault="009D32AF" w:rsidP="009D32AF">
      <w:pPr>
        <w:pStyle w:val="ListParagraph"/>
        <w:numPr>
          <w:ilvl w:val="0"/>
          <w:numId w:val="8"/>
        </w:numPr>
      </w:pPr>
      <w:r w:rsidRPr="472F77A0">
        <w:t xml:space="preserve">Feel comfortable with myself. </w:t>
      </w:r>
    </w:p>
    <w:p w14:paraId="580BD1BC" w14:textId="77777777" w:rsidR="009D32AF" w:rsidRDefault="009D32AF" w:rsidP="009D32AF">
      <w:pPr>
        <w:pStyle w:val="ListParagraph"/>
        <w:numPr>
          <w:ilvl w:val="0"/>
          <w:numId w:val="8"/>
        </w:numPr>
      </w:pPr>
      <w:r w:rsidRPr="472F77A0">
        <w:t xml:space="preserve">Would describe my experiences as somewhat dull. </w:t>
      </w:r>
    </w:p>
    <w:p w14:paraId="587A0E8F" w14:textId="77777777" w:rsidR="009D32AF" w:rsidRDefault="009D32AF" w:rsidP="009D32AF">
      <w:pPr>
        <w:pStyle w:val="ListParagraph"/>
        <w:numPr>
          <w:ilvl w:val="0"/>
          <w:numId w:val="8"/>
        </w:numPr>
      </w:pPr>
      <w:r w:rsidRPr="0064278D">
        <w:lastRenderedPageBreak/>
        <w:t xml:space="preserve">Avoid philosophical discussions. </w:t>
      </w:r>
    </w:p>
    <w:p w14:paraId="5D8D680D" w14:textId="77777777" w:rsidR="009D32AF" w:rsidRDefault="009D32AF" w:rsidP="009D32AF">
      <w:pPr>
        <w:pStyle w:val="ListParagraph"/>
        <w:numPr>
          <w:ilvl w:val="0"/>
          <w:numId w:val="8"/>
        </w:numPr>
      </w:pPr>
      <w:r w:rsidRPr="0064278D">
        <w:t xml:space="preserve">Suspect hidden motives in others. </w:t>
      </w:r>
    </w:p>
    <w:p w14:paraId="14DDAE57" w14:textId="77777777" w:rsidR="009D32AF" w:rsidRDefault="009D32AF" w:rsidP="009D32AF">
      <w:pPr>
        <w:pStyle w:val="ListParagraph"/>
        <w:numPr>
          <w:ilvl w:val="0"/>
          <w:numId w:val="8"/>
        </w:numPr>
      </w:pPr>
      <w:r w:rsidRPr="0064278D">
        <w:t xml:space="preserve">Do just enough work to get by. </w:t>
      </w:r>
    </w:p>
    <w:p w14:paraId="1775FD80" w14:textId="77777777" w:rsidR="009D32AF" w:rsidRDefault="009D32AF" w:rsidP="009D32AF">
      <w:pPr>
        <w:pStyle w:val="ListParagraph"/>
        <w:numPr>
          <w:ilvl w:val="0"/>
          <w:numId w:val="8"/>
        </w:numPr>
      </w:pPr>
      <w:r w:rsidRPr="472F77A0">
        <w:t xml:space="preserve">Am not easily bothered by things. </w:t>
      </w:r>
    </w:p>
    <w:p w14:paraId="248ACC54" w14:textId="77777777" w:rsidR="009D32AF" w:rsidRDefault="009D32AF" w:rsidP="009D32AF">
      <w:pPr>
        <w:pStyle w:val="ListParagraph"/>
        <w:numPr>
          <w:ilvl w:val="0"/>
          <w:numId w:val="8"/>
        </w:numPr>
      </w:pPr>
      <w:r w:rsidRPr="472F77A0">
        <w:t xml:space="preserve">Don't like to draw attention to myself. </w:t>
      </w:r>
    </w:p>
    <w:p w14:paraId="7BCD6829" w14:textId="77777777" w:rsidR="009D32AF" w:rsidRDefault="009D32AF" w:rsidP="009D32AF">
      <w:pPr>
        <w:pStyle w:val="ListParagraph"/>
        <w:numPr>
          <w:ilvl w:val="0"/>
          <w:numId w:val="8"/>
        </w:numPr>
      </w:pPr>
      <w:r w:rsidRPr="0064278D">
        <w:t xml:space="preserve">Do not enjoy going to art museums. </w:t>
      </w:r>
    </w:p>
    <w:p w14:paraId="1221EF33" w14:textId="77777777" w:rsidR="009D32AF" w:rsidRDefault="009D32AF" w:rsidP="009D32AF">
      <w:pPr>
        <w:pStyle w:val="ListParagraph"/>
        <w:numPr>
          <w:ilvl w:val="0"/>
          <w:numId w:val="8"/>
        </w:numPr>
      </w:pPr>
      <w:r w:rsidRPr="0064278D">
        <w:t>Get back at others.</w:t>
      </w:r>
    </w:p>
    <w:p w14:paraId="3AE22635" w14:textId="77777777" w:rsidR="009D32AF" w:rsidRDefault="009D32AF" w:rsidP="009D32AF">
      <w:pPr>
        <w:pStyle w:val="ListParagraph"/>
        <w:numPr>
          <w:ilvl w:val="0"/>
          <w:numId w:val="8"/>
        </w:numPr>
      </w:pPr>
      <w:r w:rsidRPr="472F77A0">
        <w:t xml:space="preserve">Don't see things through. </w:t>
      </w:r>
    </w:p>
    <w:p w14:paraId="10E09F51" w14:textId="77777777" w:rsidR="009D32AF" w:rsidRDefault="009D32AF" w:rsidP="009D32AF">
      <w:pPr>
        <w:pStyle w:val="ListParagraph"/>
        <w:numPr>
          <w:ilvl w:val="0"/>
          <w:numId w:val="8"/>
        </w:numPr>
      </w:pPr>
      <w:r w:rsidRPr="472F77A0">
        <w:t xml:space="preserve">Am very pleased with myself. </w:t>
      </w:r>
    </w:p>
    <w:p w14:paraId="144C94A9" w14:textId="77777777" w:rsidR="009D32AF" w:rsidRDefault="009D32AF" w:rsidP="009D32AF">
      <w:pPr>
        <w:pStyle w:val="ListParagraph"/>
        <w:numPr>
          <w:ilvl w:val="0"/>
          <w:numId w:val="8"/>
        </w:numPr>
      </w:pPr>
      <w:r w:rsidRPr="472F77A0">
        <w:t>Don't talk a lot.</w:t>
      </w:r>
    </w:p>
    <w:p w14:paraId="58EFCDA4" w14:textId="77777777" w:rsidR="009D32AF" w:rsidRDefault="009D32AF" w:rsidP="009D32AF">
      <w:pPr>
        <w:pStyle w:val="ListParagraph"/>
        <w:numPr>
          <w:ilvl w:val="0"/>
          <w:numId w:val="8"/>
        </w:numPr>
      </w:pPr>
      <w:r w:rsidRPr="0064278D">
        <w:t>Tend to vote for conservative political candidates.</w:t>
      </w:r>
    </w:p>
    <w:p w14:paraId="02B0F9E7" w14:textId="77777777" w:rsidR="009D32AF" w:rsidRDefault="009D32AF" w:rsidP="009D32AF">
      <w:pPr>
        <w:pStyle w:val="ListParagraph"/>
        <w:numPr>
          <w:ilvl w:val="0"/>
          <w:numId w:val="8"/>
        </w:numPr>
      </w:pPr>
      <w:r w:rsidRPr="0064278D">
        <w:t xml:space="preserve">Insult people. </w:t>
      </w:r>
    </w:p>
    <w:p w14:paraId="5A6FC6EB" w14:textId="77777777" w:rsidR="009D32AF" w:rsidRPr="0064278D" w:rsidRDefault="009D32AF" w:rsidP="009D32AF">
      <w:pPr>
        <w:pStyle w:val="ListParagraph"/>
        <w:numPr>
          <w:ilvl w:val="0"/>
          <w:numId w:val="8"/>
        </w:numPr>
      </w:pPr>
      <w:r w:rsidRPr="0064278D">
        <w:t>Shirk my duties.</w:t>
      </w:r>
    </w:p>
    <w:p w14:paraId="24C7F1FD" w14:textId="77777777" w:rsidR="00BC12AC" w:rsidRDefault="00BC12AC" w:rsidP="0064278D"/>
    <w:p w14:paraId="4A851136" w14:textId="115B88B1" w:rsidR="00E22340" w:rsidRPr="00552FCF" w:rsidRDefault="00A5109D" w:rsidP="00E22340">
      <w:pPr>
        <w:pStyle w:val="Heading1"/>
      </w:pPr>
      <w:bookmarkStart w:id="160" w:name="_Toc203568142"/>
      <w:r>
        <w:t>Self-efficacy s</w:t>
      </w:r>
      <w:r w:rsidR="00E22340">
        <w:t>cale</w:t>
      </w:r>
      <w:bookmarkEnd w:id="160"/>
    </w:p>
    <w:p w14:paraId="593BE48D" w14:textId="77777777" w:rsidR="00D90826" w:rsidRDefault="00D90826" w:rsidP="00D90826">
      <w:pPr>
        <w:rPr>
          <w:bCs/>
        </w:rPr>
      </w:pPr>
      <w:r>
        <w:rPr>
          <w:bCs/>
        </w:rPr>
        <w:t>Scale</w:t>
      </w:r>
    </w:p>
    <w:p w14:paraId="69BBDA86" w14:textId="1B05823C" w:rsidR="00D90826" w:rsidRDefault="00D90826" w:rsidP="00D90826">
      <w:pPr>
        <w:rPr>
          <w:bCs/>
        </w:rPr>
      </w:pPr>
      <w:r>
        <w:rPr>
          <w:bCs/>
        </w:rPr>
        <w:t>1-100 slider: Extremely confident to Not confident at all</w:t>
      </w:r>
    </w:p>
    <w:p w14:paraId="3D61F277" w14:textId="77777777" w:rsidR="00D90826" w:rsidRDefault="00D90826" w:rsidP="00D90826">
      <w:pPr>
        <w:rPr>
          <w:bCs/>
        </w:rPr>
      </w:pPr>
    </w:p>
    <w:p w14:paraId="6DF22B44" w14:textId="77777777" w:rsidR="00E22340" w:rsidRPr="00420083" w:rsidRDefault="00E22340" w:rsidP="00E22340">
      <w:pPr>
        <w:rPr>
          <w:b/>
        </w:rPr>
      </w:pPr>
      <w:r w:rsidRPr="00420083">
        <w:rPr>
          <w:b/>
        </w:rPr>
        <w:t>Instructions</w:t>
      </w:r>
    </w:p>
    <w:p w14:paraId="14BE931E" w14:textId="2A2C49CA" w:rsidR="00E22340" w:rsidRDefault="00E22340" w:rsidP="00E22340">
      <w:r w:rsidRPr="472F77A0">
        <w:t xml:space="preserve">The following questions ask about your perceptions of your ability to perform various activities, such as concentrating, multi-tasking, remembering facts, information and </w:t>
      </w:r>
      <w:r w:rsidR="00AF372C" w:rsidRPr="472F77A0">
        <w:t>everyday cognitive tasks</w:t>
      </w:r>
      <w:r w:rsidRPr="472F77A0">
        <w:t xml:space="preserve">. </w:t>
      </w:r>
      <w:r w:rsidR="00AF372C" w:rsidRPr="472F77A0">
        <w:t xml:space="preserve">If you were given a test of your ability to perform each activity, please indicate how confident </w:t>
      </w:r>
      <w:r w:rsidRPr="472F77A0">
        <w:t xml:space="preserve">you </w:t>
      </w:r>
      <w:r w:rsidR="00AF372C" w:rsidRPr="472F77A0">
        <w:t xml:space="preserve">are </w:t>
      </w:r>
      <w:r w:rsidRPr="472F77A0">
        <w:t>about your a</w:t>
      </w:r>
      <w:r w:rsidR="00AF372C" w:rsidRPr="472F77A0">
        <w:t>bility to perform each of the following activities.</w:t>
      </w:r>
    </w:p>
    <w:p w14:paraId="2C14AF09" w14:textId="77777777" w:rsidR="00E22340" w:rsidRDefault="00E22340" w:rsidP="00E22340"/>
    <w:p w14:paraId="6E1EAE80" w14:textId="77777777" w:rsidR="00E22340" w:rsidRDefault="00E22340" w:rsidP="00E22340">
      <w:pPr>
        <w:rPr>
          <w:b/>
        </w:rPr>
      </w:pPr>
      <w:r>
        <w:rPr>
          <w:b/>
        </w:rPr>
        <w:t>Items</w:t>
      </w:r>
    </w:p>
    <w:p w14:paraId="00179F48" w14:textId="3E17BC78" w:rsidR="00AF372C" w:rsidRDefault="00AF372C" w:rsidP="00AF372C">
      <w:pPr>
        <w:pStyle w:val="ListParagraph"/>
        <w:numPr>
          <w:ilvl w:val="0"/>
          <w:numId w:val="21"/>
        </w:numPr>
      </w:pPr>
      <w:r>
        <w:t>Watch an interesting movie or read an interesting book.</w:t>
      </w:r>
    </w:p>
    <w:p w14:paraId="01969A8E" w14:textId="77777777" w:rsidR="00AF372C" w:rsidRDefault="00AF372C" w:rsidP="00AF372C">
      <w:pPr>
        <w:pStyle w:val="ListParagraph"/>
        <w:numPr>
          <w:ilvl w:val="0"/>
          <w:numId w:val="21"/>
        </w:numPr>
      </w:pPr>
      <w:r>
        <w:t>Listen to a boring but important lecture.</w:t>
      </w:r>
    </w:p>
    <w:p w14:paraId="5F8572C9" w14:textId="77777777" w:rsidR="00AF372C" w:rsidRDefault="00AF372C" w:rsidP="00AF372C">
      <w:pPr>
        <w:pStyle w:val="ListParagraph"/>
        <w:numPr>
          <w:ilvl w:val="0"/>
          <w:numId w:val="21"/>
        </w:numPr>
      </w:pPr>
      <w:r>
        <w:t>Listen to a conversation when there is something else you want to do.</w:t>
      </w:r>
    </w:p>
    <w:p w14:paraId="5026F520" w14:textId="444C0022" w:rsidR="00AF372C" w:rsidRDefault="00A5109D" w:rsidP="00AF372C">
      <w:pPr>
        <w:pStyle w:val="ListParagraph"/>
        <w:numPr>
          <w:ilvl w:val="0"/>
          <w:numId w:val="21"/>
        </w:numPr>
      </w:pPr>
      <w:r>
        <w:t>Listen to a conversation with several people in which the topic is constantly changing.</w:t>
      </w:r>
    </w:p>
    <w:p w14:paraId="7B78AA12" w14:textId="580B5E22" w:rsidR="00E22340" w:rsidRDefault="00A5109D" w:rsidP="00AF372C">
      <w:pPr>
        <w:pStyle w:val="ListParagraph"/>
        <w:numPr>
          <w:ilvl w:val="0"/>
          <w:numId w:val="21"/>
        </w:numPr>
      </w:pPr>
      <w:r>
        <w:t>Shift your attention back and forth between two activities.</w:t>
      </w:r>
    </w:p>
    <w:p w14:paraId="5F216B86" w14:textId="435BF004" w:rsidR="00E22340" w:rsidRDefault="00A5109D" w:rsidP="00AF372C">
      <w:pPr>
        <w:pStyle w:val="ListParagraph"/>
        <w:numPr>
          <w:ilvl w:val="0"/>
          <w:numId w:val="21"/>
        </w:numPr>
      </w:pPr>
      <w:r>
        <w:t>Stay focused on an activity when you are being distracted by a second activity.</w:t>
      </w:r>
    </w:p>
    <w:p w14:paraId="2026DE9B" w14:textId="276C5885" w:rsidR="00E22340" w:rsidRDefault="00A5109D" w:rsidP="00AF372C">
      <w:pPr>
        <w:pStyle w:val="ListParagraph"/>
        <w:numPr>
          <w:ilvl w:val="0"/>
          <w:numId w:val="21"/>
        </w:numPr>
      </w:pPr>
      <w:r>
        <w:t>Finish reading a newspaper article when something more interesting catches your eye.</w:t>
      </w:r>
    </w:p>
    <w:p w14:paraId="0E369B81" w14:textId="67B289E1" w:rsidR="00E22340" w:rsidRDefault="00A5109D" w:rsidP="00AF372C">
      <w:pPr>
        <w:pStyle w:val="ListParagraph"/>
        <w:numPr>
          <w:ilvl w:val="0"/>
          <w:numId w:val="21"/>
        </w:numPr>
      </w:pPr>
      <w:r>
        <w:t>Remember names and facts after reading an article about a familiar topic.</w:t>
      </w:r>
    </w:p>
    <w:p w14:paraId="5FF86A5F" w14:textId="5B1098F3" w:rsidR="00E22340" w:rsidRDefault="00A5109D" w:rsidP="00AF372C">
      <w:pPr>
        <w:pStyle w:val="ListParagraph"/>
        <w:numPr>
          <w:ilvl w:val="0"/>
          <w:numId w:val="21"/>
        </w:numPr>
      </w:pPr>
      <w:r>
        <w:t>Remember names and facts after reading an article about an unfamiliar topic.</w:t>
      </w:r>
    </w:p>
    <w:p w14:paraId="5815956D" w14:textId="763FA632" w:rsidR="00E22340" w:rsidRDefault="00A5109D" w:rsidP="00AF372C">
      <w:pPr>
        <w:pStyle w:val="ListParagraph"/>
        <w:numPr>
          <w:ilvl w:val="0"/>
          <w:numId w:val="21"/>
        </w:numPr>
      </w:pPr>
      <w:r>
        <w:t>Remember mobile phone numbers after hearing them just once.</w:t>
      </w:r>
    </w:p>
    <w:p w14:paraId="732C2FF1" w14:textId="48FA24BC" w:rsidR="00E22340" w:rsidRDefault="00A5109D" w:rsidP="00AF372C">
      <w:pPr>
        <w:pStyle w:val="ListParagraph"/>
        <w:numPr>
          <w:ilvl w:val="0"/>
          <w:numId w:val="21"/>
        </w:numPr>
      </w:pPr>
      <w:r>
        <w:t>Remember the names of people you meet briefly for the first time at a party.</w:t>
      </w:r>
    </w:p>
    <w:p w14:paraId="225DA5A7" w14:textId="52C0BEE7" w:rsidR="00E22340" w:rsidRDefault="00A5109D" w:rsidP="00A5109D">
      <w:pPr>
        <w:pStyle w:val="ListParagraph"/>
        <w:numPr>
          <w:ilvl w:val="0"/>
          <w:numId w:val="21"/>
        </w:numPr>
      </w:pPr>
      <w:r>
        <w:t>Complete moderately difficult cognitive games and puzzles.</w:t>
      </w:r>
    </w:p>
    <w:p w14:paraId="0CAE67B3" w14:textId="77777777" w:rsidR="003D165C" w:rsidRDefault="003D165C" w:rsidP="003D165C"/>
    <w:p w14:paraId="71DBAEF6" w14:textId="2F9E6CEF" w:rsidR="006C1D49" w:rsidRDefault="006C1D49" w:rsidP="006C1D49">
      <w:pPr>
        <w:pStyle w:val="Heading1"/>
      </w:pPr>
      <w:bookmarkStart w:id="161" w:name="_Toc203568143"/>
      <w:r>
        <w:t>General Self-efficacy scale (</w:t>
      </w:r>
      <w:r w:rsidR="00D90826">
        <w:t>1</w:t>
      </w:r>
      <w:r>
        <w:t xml:space="preserve"> min)</w:t>
      </w:r>
      <w:bookmarkEnd w:id="161"/>
    </w:p>
    <w:p w14:paraId="05672F9B" w14:textId="77777777" w:rsidR="00D90826" w:rsidRDefault="00D90826" w:rsidP="00D90826">
      <w:pPr>
        <w:rPr>
          <w:bCs/>
        </w:rPr>
      </w:pPr>
      <w:r>
        <w:rPr>
          <w:bCs/>
        </w:rPr>
        <w:t>Scale</w:t>
      </w:r>
    </w:p>
    <w:p w14:paraId="629A0EF2" w14:textId="77777777" w:rsidR="00D90826" w:rsidRDefault="00D90826" w:rsidP="00D90826">
      <w:pPr>
        <w:rPr>
          <w:bCs/>
        </w:rPr>
      </w:pPr>
      <w:r>
        <w:rPr>
          <w:bCs/>
        </w:rPr>
        <w:t>1-100 slider: Strongly Agree to Strongly disagree</w:t>
      </w:r>
    </w:p>
    <w:p w14:paraId="4CB2E0CE" w14:textId="77777777" w:rsidR="00D90826" w:rsidRPr="00D90826" w:rsidRDefault="00D90826" w:rsidP="006F1BD0"/>
    <w:p w14:paraId="6DDBAA83" w14:textId="62FB4C90" w:rsidR="006C1D49" w:rsidRDefault="006C1D49" w:rsidP="006C1D49">
      <w:pPr>
        <w:pStyle w:val="ListParagraph"/>
        <w:numPr>
          <w:ilvl w:val="0"/>
          <w:numId w:val="24"/>
        </w:numPr>
      </w:pPr>
      <w:r>
        <w:t>I can always manage to solve difficult problems if I try hard enough.</w:t>
      </w:r>
    </w:p>
    <w:p w14:paraId="5C206CD0" w14:textId="0A389375" w:rsidR="006C1D49" w:rsidRDefault="006C1D49" w:rsidP="006C1D49">
      <w:pPr>
        <w:pStyle w:val="ListParagraph"/>
        <w:numPr>
          <w:ilvl w:val="0"/>
          <w:numId w:val="24"/>
        </w:numPr>
      </w:pPr>
      <w:r>
        <w:t>If someone opposes me, I can find the means and ways to get what I want.</w:t>
      </w:r>
    </w:p>
    <w:p w14:paraId="5DB52AD2" w14:textId="4286166C" w:rsidR="006C1D49" w:rsidRDefault="006C1D49" w:rsidP="006C1D49">
      <w:pPr>
        <w:pStyle w:val="ListParagraph"/>
        <w:numPr>
          <w:ilvl w:val="0"/>
          <w:numId w:val="24"/>
        </w:numPr>
      </w:pPr>
      <w:r w:rsidRPr="472F77A0">
        <w:t>It is easy for me to stick to may aims and accomplish my goals.</w:t>
      </w:r>
    </w:p>
    <w:p w14:paraId="6AC27EC4" w14:textId="645AF965" w:rsidR="006C1D49" w:rsidRDefault="006C1D49" w:rsidP="006C1D49">
      <w:pPr>
        <w:pStyle w:val="ListParagraph"/>
        <w:numPr>
          <w:ilvl w:val="0"/>
          <w:numId w:val="24"/>
        </w:numPr>
      </w:pPr>
      <w:r>
        <w:t>I am confident that I could deal efficiently with unexpected events.</w:t>
      </w:r>
    </w:p>
    <w:p w14:paraId="2D16F252" w14:textId="5C3D6ECE" w:rsidR="006C1D49" w:rsidRDefault="006C1D49" w:rsidP="006C1D49">
      <w:pPr>
        <w:pStyle w:val="ListParagraph"/>
        <w:numPr>
          <w:ilvl w:val="0"/>
          <w:numId w:val="24"/>
        </w:numPr>
      </w:pPr>
      <w:r>
        <w:t>Thanks to my resourcefulness, I know how to handle unforeseen situations.</w:t>
      </w:r>
    </w:p>
    <w:p w14:paraId="111E8E15" w14:textId="50231082" w:rsidR="006C1D49" w:rsidRDefault="006C1D49" w:rsidP="006C1D49">
      <w:pPr>
        <w:pStyle w:val="ListParagraph"/>
        <w:numPr>
          <w:ilvl w:val="0"/>
          <w:numId w:val="24"/>
        </w:numPr>
      </w:pPr>
      <w:r>
        <w:t>I can solve most problems if I invest the necessary effort.</w:t>
      </w:r>
    </w:p>
    <w:p w14:paraId="3BD0B100" w14:textId="048C8345" w:rsidR="006C1D49" w:rsidRDefault="006C1D49" w:rsidP="006C1D49">
      <w:pPr>
        <w:pStyle w:val="ListParagraph"/>
        <w:numPr>
          <w:ilvl w:val="0"/>
          <w:numId w:val="24"/>
        </w:numPr>
      </w:pPr>
      <w:r>
        <w:t>I can remain calm when facing difficulties because I can rely on my coping abilities.</w:t>
      </w:r>
    </w:p>
    <w:p w14:paraId="6C3D3E50" w14:textId="68CFB122" w:rsidR="006C1D49" w:rsidRDefault="006C1D49" w:rsidP="006C1D49">
      <w:pPr>
        <w:pStyle w:val="ListParagraph"/>
        <w:numPr>
          <w:ilvl w:val="0"/>
          <w:numId w:val="24"/>
        </w:numPr>
      </w:pPr>
      <w:r>
        <w:t>When I am confronted with a problem. I can usually find several solutions.</w:t>
      </w:r>
    </w:p>
    <w:p w14:paraId="1D949974" w14:textId="4DA8256A" w:rsidR="006C1D49" w:rsidRDefault="006C1D49" w:rsidP="006C1D49">
      <w:pPr>
        <w:pStyle w:val="ListParagraph"/>
        <w:numPr>
          <w:ilvl w:val="0"/>
          <w:numId w:val="24"/>
        </w:numPr>
      </w:pPr>
      <w:r>
        <w:t>If I am in trouble, I can usually think of a solution.</w:t>
      </w:r>
    </w:p>
    <w:p w14:paraId="02CB55D3" w14:textId="46B04254" w:rsidR="006C1D49" w:rsidRDefault="006C1D49" w:rsidP="006C1D49">
      <w:pPr>
        <w:pStyle w:val="ListParagraph"/>
        <w:numPr>
          <w:ilvl w:val="0"/>
          <w:numId w:val="24"/>
        </w:numPr>
      </w:pPr>
      <w:r>
        <w:t>I can usually handle whatever comes my way.</w:t>
      </w:r>
    </w:p>
    <w:p w14:paraId="043B4BE8" w14:textId="77777777" w:rsidR="006C1D49" w:rsidRDefault="006C1D49" w:rsidP="003D165C"/>
    <w:p w14:paraId="1C5B8D56" w14:textId="6C14D536" w:rsidR="003D165C" w:rsidRDefault="003D165C" w:rsidP="003D165C">
      <w:pPr>
        <w:pStyle w:val="Heading1"/>
      </w:pPr>
      <w:bookmarkStart w:id="162" w:name="_Toc203568144"/>
      <w:r>
        <w:lastRenderedPageBreak/>
        <w:t>Cognitive Failures Questionnaire</w:t>
      </w:r>
      <w:bookmarkEnd w:id="162"/>
      <w:r w:rsidR="005B2B41">
        <w:t xml:space="preserve"> </w:t>
      </w:r>
    </w:p>
    <w:p w14:paraId="21DE2580" w14:textId="047AB612" w:rsidR="004126E1" w:rsidRDefault="004126E1" w:rsidP="004126E1">
      <w:r>
        <w:t>Scale: 7-point scale -</w:t>
      </w:r>
    </w:p>
    <w:p w14:paraId="1FB1DFC7" w14:textId="2690F39A" w:rsidR="004126E1" w:rsidRDefault="004126E1" w:rsidP="004126E1">
      <w:r>
        <w:t>Very</w:t>
      </w:r>
    </w:p>
    <w:p w14:paraId="05E29A15" w14:textId="77777777" w:rsidR="004126E1" w:rsidRDefault="004126E1" w:rsidP="004126E1">
      <w:r>
        <w:t>often</w:t>
      </w:r>
    </w:p>
    <w:p w14:paraId="613DC15D" w14:textId="77777777" w:rsidR="004126E1" w:rsidRDefault="004126E1" w:rsidP="004126E1">
      <w:r>
        <w:t>Quite often</w:t>
      </w:r>
    </w:p>
    <w:p w14:paraId="192FED4C" w14:textId="77777777" w:rsidR="004126E1" w:rsidRDefault="004126E1" w:rsidP="004126E1">
      <w:r>
        <w:t>Occasionally</w:t>
      </w:r>
    </w:p>
    <w:p w14:paraId="5EAF2E49" w14:textId="77777777" w:rsidR="004126E1" w:rsidRDefault="004126E1" w:rsidP="004126E1">
      <w:r>
        <w:t>Very</w:t>
      </w:r>
    </w:p>
    <w:p w14:paraId="018F90C6" w14:textId="77777777" w:rsidR="004126E1" w:rsidRDefault="004126E1" w:rsidP="004126E1">
      <w:r>
        <w:t>rarely</w:t>
      </w:r>
    </w:p>
    <w:p w14:paraId="7BB19EC5" w14:textId="77777777" w:rsidR="004126E1" w:rsidRDefault="004126E1" w:rsidP="004126E1">
      <w:r>
        <w:t>Never</w:t>
      </w:r>
    </w:p>
    <w:p w14:paraId="773A550E" w14:textId="7D9A4CB5" w:rsidR="003D165C" w:rsidRDefault="003D165C" w:rsidP="003D165C">
      <w:r w:rsidRPr="472F77A0">
        <w:t>The following questions are about minor mistakes which everyone makes from time to time, but some of which happen more often than others. We want to know how often these things have happened to you in the past 6 months. Please circle the appropriate number.</w:t>
      </w:r>
    </w:p>
    <w:p w14:paraId="56FE9C15" w14:textId="77777777" w:rsidR="003D165C" w:rsidRDefault="003D165C" w:rsidP="003D165C"/>
    <w:p w14:paraId="00B6BDC1" w14:textId="77777777" w:rsidR="003D165C" w:rsidRPr="003D165C" w:rsidRDefault="003D165C" w:rsidP="003D165C"/>
    <w:p w14:paraId="2D5503DC" w14:textId="77777777" w:rsidR="003D165C" w:rsidRDefault="003D165C" w:rsidP="003D165C">
      <w:pPr>
        <w:pStyle w:val="ListParagraph"/>
        <w:numPr>
          <w:ilvl w:val="0"/>
          <w:numId w:val="23"/>
        </w:numPr>
      </w:pPr>
      <w:r>
        <w:t xml:space="preserve">Do you read something and find you haven’t been thinking about it and must read it again? </w:t>
      </w:r>
    </w:p>
    <w:p w14:paraId="3181C8C5" w14:textId="77777777" w:rsidR="003D165C" w:rsidRDefault="003D165C" w:rsidP="003D165C">
      <w:pPr>
        <w:pStyle w:val="ListParagraph"/>
        <w:numPr>
          <w:ilvl w:val="0"/>
          <w:numId w:val="23"/>
        </w:numPr>
      </w:pPr>
      <w:r w:rsidRPr="472F77A0">
        <w:t xml:space="preserve">Do you find you forget why you went from one part of the house to the other? </w:t>
      </w:r>
    </w:p>
    <w:p w14:paraId="5AFFE9BC" w14:textId="77777777" w:rsidR="003D165C" w:rsidRDefault="003D165C" w:rsidP="003D165C">
      <w:pPr>
        <w:pStyle w:val="ListParagraph"/>
        <w:numPr>
          <w:ilvl w:val="0"/>
          <w:numId w:val="23"/>
        </w:numPr>
      </w:pPr>
      <w:r w:rsidRPr="472F77A0">
        <w:t xml:space="preserve">Do you fail to notice signposts on the road? </w:t>
      </w:r>
    </w:p>
    <w:p w14:paraId="26B6A5AB" w14:textId="77777777" w:rsidR="003D165C" w:rsidRDefault="003D165C" w:rsidP="003D165C">
      <w:pPr>
        <w:pStyle w:val="ListParagraph"/>
        <w:numPr>
          <w:ilvl w:val="0"/>
          <w:numId w:val="23"/>
        </w:numPr>
      </w:pPr>
      <w:r>
        <w:t xml:space="preserve">Do you find you confuse right and left when giving directions? </w:t>
      </w:r>
    </w:p>
    <w:p w14:paraId="47FE58D4" w14:textId="77777777" w:rsidR="003D165C" w:rsidRDefault="003D165C" w:rsidP="003D165C">
      <w:pPr>
        <w:pStyle w:val="ListParagraph"/>
        <w:numPr>
          <w:ilvl w:val="0"/>
          <w:numId w:val="23"/>
        </w:numPr>
      </w:pPr>
      <w:r>
        <w:t xml:space="preserve">Do you bump into people? </w:t>
      </w:r>
    </w:p>
    <w:p w14:paraId="03A29057" w14:textId="77777777" w:rsidR="003D165C" w:rsidRDefault="003D165C" w:rsidP="003D165C">
      <w:pPr>
        <w:pStyle w:val="ListParagraph"/>
        <w:numPr>
          <w:ilvl w:val="0"/>
          <w:numId w:val="23"/>
        </w:numPr>
      </w:pPr>
      <w:r w:rsidRPr="472F77A0">
        <w:t xml:space="preserve">Do you find you forget whether you’ve turned off a light or a fire or locked the door? </w:t>
      </w:r>
    </w:p>
    <w:p w14:paraId="0E880C7C" w14:textId="77777777" w:rsidR="003D165C" w:rsidRDefault="003D165C" w:rsidP="003D165C">
      <w:pPr>
        <w:pStyle w:val="ListParagraph"/>
        <w:numPr>
          <w:ilvl w:val="0"/>
          <w:numId w:val="23"/>
        </w:numPr>
      </w:pPr>
      <w:r w:rsidRPr="472F77A0">
        <w:t xml:space="preserve">Do you fail to listen to people’s names when you are meeting them? </w:t>
      </w:r>
    </w:p>
    <w:p w14:paraId="1453B157" w14:textId="77777777" w:rsidR="003D165C" w:rsidRDefault="003D165C" w:rsidP="003D165C">
      <w:pPr>
        <w:pStyle w:val="ListParagraph"/>
        <w:numPr>
          <w:ilvl w:val="0"/>
          <w:numId w:val="23"/>
        </w:numPr>
      </w:pPr>
      <w:r>
        <w:t xml:space="preserve">Do you say something and realize afterwards that it might be taken as insulting? </w:t>
      </w:r>
    </w:p>
    <w:p w14:paraId="69C7043C" w14:textId="77777777" w:rsidR="003D165C" w:rsidRDefault="003D165C" w:rsidP="003D165C">
      <w:pPr>
        <w:pStyle w:val="ListParagraph"/>
        <w:numPr>
          <w:ilvl w:val="0"/>
          <w:numId w:val="23"/>
        </w:numPr>
      </w:pPr>
      <w:r w:rsidRPr="472F77A0">
        <w:t xml:space="preserve">Do you fail to hear people speaking to you when you are doing something else? </w:t>
      </w:r>
    </w:p>
    <w:p w14:paraId="12FA6364" w14:textId="77777777" w:rsidR="003D165C" w:rsidRDefault="003D165C" w:rsidP="003D165C">
      <w:pPr>
        <w:pStyle w:val="ListParagraph"/>
        <w:numPr>
          <w:ilvl w:val="0"/>
          <w:numId w:val="23"/>
        </w:numPr>
      </w:pPr>
      <w:r>
        <w:t xml:space="preserve">Do you lose your temper and regret it? </w:t>
      </w:r>
    </w:p>
    <w:p w14:paraId="2AC3B4E4" w14:textId="77777777" w:rsidR="003D165C" w:rsidRDefault="003D165C" w:rsidP="003D165C">
      <w:pPr>
        <w:pStyle w:val="ListParagraph"/>
        <w:numPr>
          <w:ilvl w:val="0"/>
          <w:numId w:val="23"/>
        </w:numPr>
      </w:pPr>
      <w:r>
        <w:t xml:space="preserve">Do you leave important letters unanswered for days? </w:t>
      </w:r>
    </w:p>
    <w:p w14:paraId="30FF6632" w14:textId="77777777" w:rsidR="003D165C" w:rsidRDefault="003D165C" w:rsidP="003D165C">
      <w:pPr>
        <w:pStyle w:val="ListParagraph"/>
        <w:numPr>
          <w:ilvl w:val="0"/>
          <w:numId w:val="23"/>
        </w:numPr>
      </w:pPr>
      <w:r>
        <w:t xml:space="preserve">Do you find you forget which way to turn on a road you know well but rarely use? </w:t>
      </w:r>
    </w:p>
    <w:p w14:paraId="51005E0F" w14:textId="77777777" w:rsidR="003D165C" w:rsidRDefault="003D165C" w:rsidP="003D165C">
      <w:pPr>
        <w:pStyle w:val="ListParagraph"/>
        <w:numPr>
          <w:ilvl w:val="0"/>
          <w:numId w:val="23"/>
        </w:numPr>
      </w:pPr>
      <w:r w:rsidRPr="472F77A0">
        <w:t xml:space="preserve">Do you fail to see what you want in a supermarket (although it’s there)? </w:t>
      </w:r>
    </w:p>
    <w:p w14:paraId="4573CD4E" w14:textId="162553BF" w:rsidR="003D165C" w:rsidRDefault="003D165C" w:rsidP="003D165C">
      <w:pPr>
        <w:pStyle w:val="ListParagraph"/>
        <w:numPr>
          <w:ilvl w:val="0"/>
          <w:numId w:val="23"/>
        </w:numPr>
      </w:pPr>
      <w:r w:rsidRPr="472F77A0">
        <w:t>Do you find yourself suddenly wondering whether you’ve used a word correctly?</w:t>
      </w:r>
    </w:p>
    <w:p w14:paraId="66B21E1C" w14:textId="77777777" w:rsidR="003D165C" w:rsidRDefault="003D165C" w:rsidP="003D165C">
      <w:pPr>
        <w:pStyle w:val="ListParagraph"/>
        <w:numPr>
          <w:ilvl w:val="0"/>
          <w:numId w:val="23"/>
        </w:numPr>
      </w:pPr>
      <w:r>
        <w:t xml:space="preserve">Do you have trouble making up your mind? </w:t>
      </w:r>
    </w:p>
    <w:p w14:paraId="5A3A17EC" w14:textId="77777777" w:rsidR="003D165C" w:rsidRDefault="003D165C" w:rsidP="003D165C">
      <w:pPr>
        <w:pStyle w:val="ListParagraph"/>
        <w:numPr>
          <w:ilvl w:val="0"/>
          <w:numId w:val="23"/>
        </w:numPr>
      </w:pPr>
      <w:r w:rsidRPr="472F77A0">
        <w:t xml:space="preserve">Do you find you forget appointments? </w:t>
      </w:r>
    </w:p>
    <w:p w14:paraId="01B4AD54" w14:textId="77777777" w:rsidR="003D165C" w:rsidRDefault="003D165C" w:rsidP="003D165C">
      <w:pPr>
        <w:pStyle w:val="ListParagraph"/>
        <w:numPr>
          <w:ilvl w:val="0"/>
          <w:numId w:val="23"/>
        </w:numPr>
      </w:pPr>
      <w:r>
        <w:t xml:space="preserve">Do you forget where you put something like a newspaper or a book? </w:t>
      </w:r>
    </w:p>
    <w:p w14:paraId="0B6A14E9" w14:textId="77777777" w:rsidR="003D165C" w:rsidRDefault="003D165C" w:rsidP="003D165C">
      <w:pPr>
        <w:pStyle w:val="ListParagraph"/>
        <w:numPr>
          <w:ilvl w:val="0"/>
          <w:numId w:val="23"/>
        </w:numPr>
      </w:pPr>
      <w:r>
        <w:t xml:space="preserve">Do you find you accidentally throw away the thing you want and keep what you meant to throw away – as in the example of throwing away the matchbox and putting the used match in your pocket? </w:t>
      </w:r>
    </w:p>
    <w:p w14:paraId="7FB0D442" w14:textId="77777777" w:rsidR="003D165C" w:rsidRDefault="003D165C" w:rsidP="003D165C">
      <w:pPr>
        <w:pStyle w:val="ListParagraph"/>
        <w:numPr>
          <w:ilvl w:val="0"/>
          <w:numId w:val="23"/>
        </w:numPr>
      </w:pPr>
      <w:r>
        <w:t xml:space="preserve">Do you daydream when you ought to be listening to something? </w:t>
      </w:r>
    </w:p>
    <w:p w14:paraId="3DCBDFDA" w14:textId="77777777" w:rsidR="003D165C" w:rsidRDefault="003D165C" w:rsidP="003D165C">
      <w:pPr>
        <w:pStyle w:val="ListParagraph"/>
        <w:numPr>
          <w:ilvl w:val="0"/>
          <w:numId w:val="23"/>
        </w:numPr>
      </w:pPr>
      <w:r>
        <w:t xml:space="preserve">Do you find you forget people’s names? </w:t>
      </w:r>
    </w:p>
    <w:p w14:paraId="515790BA" w14:textId="77777777" w:rsidR="003D165C" w:rsidRDefault="003D165C" w:rsidP="003D165C">
      <w:pPr>
        <w:pStyle w:val="ListParagraph"/>
        <w:numPr>
          <w:ilvl w:val="0"/>
          <w:numId w:val="23"/>
        </w:numPr>
      </w:pPr>
      <w:r>
        <w:t xml:space="preserve">Do you start doing one thing at home and get distracted into doing something else (unintentionally)? </w:t>
      </w:r>
    </w:p>
    <w:p w14:paraId="275803F1" w14:textId="77777777" w:rsidR="003D165C" w:rsidRDefault="003D165C" w:rsidP="003D165C">
      <w:pPr>
        <w:pStyle w:val="ListParagraph"/>
        <w:numPr>
          <w:ilvl w:val="0"/>
          <w:numId w:val="23"/>
        </w:numPr>
      </w:pPr>
      <w:r w:rsidRPr="472F77A0">
        <w:t xml:space="preserve">Do you find you can’t quite remember something although it’s “on the tip of your tongue”? </w:t>
      </w:r>
    </w:p>
    <w:p w14:paraId="769BFC41" w14:textId="77777777" w:rsidR="003D165C" w:rsidRDefault="003D165C" w:rsidP="003D165C">
      <w:pPr>
        <w:pStyle w:val="ListParagraph"/>
        <w:numPr>
          <w:ilvl w:val="0"/>
          <w:numId w:val="23"/>
        </w:numPr>
      </w:pPr>
      <w:r w:rsidRPr="472F77A0">
        <w:t xml:space="preserve">Do you find you forget what you came to the shops to buy? </w:t>
      </w:r>
    </w:p>
    <w:p w14:paraId="5929434C" w14:textId="77777777" w:rsidR="003D165C" w:rsidRDefault="003D165C" w:rsidP="003D165C">
      <w:pPr>
        <w:pStyle w:val="ListParagraph"/>
        <w:numPr>
          <w:ilvl w:val="0"/>
          <w:numId w:val="23"/>
        </w:numPr>
      </w:pPr>
      <w:r>
        <w:t xml:space="preserve">Do you drop things? </w:t>
      </w:r>
    </w:p>
    <w:p w14:paraId="4736684C" w14:textId="1F0793DA" w:rsidR="003D165C" w:rsidRDefault="003D165C" w:rsidP="003D165C">
      <w:pPr>
        <w:pStyle w:val="ListParagraph"/>
        <w:numPr>
          <w:ilvl w:val="0"/>
          <w:numId w:val="23"/>
        </w:numPr>
      </w:pPr>
      <w:r w:rsidRPr="472F77A0">
        <w:t>Do you find you can’t think of anything to say?</w:t>
      </w:r>
    </w:p>
    <w:p w14:paraId="0906DD22" w14:textId="77777777" w:rsidR="00A23C53" w:rsidRDefault="00A23C53" w:rsidP="00A23C53"/>
    <w:p w14:paraId="27513657" w14:textId="77777777" w:rsidR="00A23C53" w:rsidRDefault="00A23C53" w:rsidP="00A23C53"/>
    <w:p w14:paraId="1D271BFC" w14:textId="52C11428" w:rsidR="003C7F96" w:rsidRDefault="003C7F96" w:rsidP="003C7F96"/>
    <w:p w14:paraId="542F2E34" w14:textId="310C5B68" w:rsidR="00241164" w:rsidRDefault="00241164" w:rsidP="003C7F96"/>
    <w:p w14:paraId="421B6871" w14:textId="39AB0F8C" w:rsidR="00241164" w:rsidRDefault="00241164" w:rsidP="00241164">
      <w:pPr>
        <w:pStyle w:val="Heading1"/>
      </w:pPr>
      <w:bookmarkStart w:id="163" w:name="_Toc203568145"/>
      <w:r>
        <w:t>Cognitive Reflection</w:t>
      </w:r>
      <w:bookmarkEnd w:id="163"/>
      <w:r>
        <w:t xml:space="preserve"> </w:t>
      </w:r>
    </w:p>
    <w:p w14:paraId="5DAE1C2C" w14:textId="78BC97DB" w:rsidR="004126E1" w:rsidRPr="006F1BD0" w:rsidRDefault="004126E1" w:rsidP="006F1BD0">
      <w:pPr>
        <w:rPr>
          <w:sz w:val="18"/>
          <w:szCs w:val="18"/>
        </w:rPr>
      </w:pPr>
      <w:r w:rsidRPr="006F1BD0">
        <w:rPr>
          <w:rFonts w:eastAsiaTheme="majorEastAsia" w:cstheme="majorBidi"/>
          <w:iCs/>
          <w:sz w:val="22"/>
          <w:szCs w:val="22"/>
        </w:rPr>
        <w:t>*Free response</w:t>
      </w:r>
    </w:p>
    <w:p w14:paraId="719E7D19" w14:textId="5505FB2D" w:rsidR="00A23C53" w:rsidRDefault="00A23C53" w:rsidP="00A23C53">
      <w:pPr>
        <w:ind w:left="0"/>
      </w:pPr>
    </w:p>
    <w:p w14:paraId="71583E7F" w14:textId="77777777" w:rsidR="00241164" w:rsidRPr="00241164" w:rsidRDefault="00241164" w:rsidP="00241164">
      <w:pPr>
        <w:numPr>
          <w:ilvl w:val="0"/>
          <w:numId w:val="41"/>
        </w:numPr>
        <w:rPr>
          <w:lang w:val="en-AU"/>
        </w:rPr>
      </w:pPr>
      <w:r w:rsidRPr="00241164">
        <w:rPr>
          <w:lang w:val="en-AU"/>
        </w:rPr>
        <w:t>A bat and a ball cost $1.10 in total. The bat costs $1.00 more than the ball. How much does the ball cost?</w:t>
      </w:r>
    </w:p>
    <w:p w14:paraId="61628EB6" w14:textId="77777777" w:rsidR="00241164" w:rsidRPr="00241164" w:rsidRDefault="00241164" w:rsidP="00241164">
      <w:pPr>
        <w:numPr>
          <w:ilvl w:val="0"/>
          <w:numId w:val="41"/>
        </w:numPr>
        <w:rPr>
          <w:lang w:val="en-AU"/>
        </w:rPr>
      </w:pPr>
      <w:r w:rsidRPr="00241164">
        <w:rPr>
          <w:lang w:val="en-AU"/>
        </w:rPr>
        <w:t>If it takes 5 machines 5 minutes to make 5 widgets, how long would it take 100 machines to make 100 widgets?</w:t>
      </w:r>
    </w:p>
    <w:p w14:paraId="1D09D0A2" w14:textId="77777777" w:rsidR="00241164" w:rsidRPr="00241164" w:rsidRDefault="00241164" w:rsidP="00241164">
      <w:pPr>
        <w:numPr>
          <w:ilvl w:val="0"/>
          <w:numId w:val="41"/>
        </w:numPr>
        <w:rPr>
          <w:lang w:val="en-AU"/>
        </w:rPr>
      </w:pPr>
      <w:r w:rsidRPr="00241164">
        <w:rPr>
          <w:lang w:val="en-AU"/>
        </w:rPr>
        <w:t xml:space="preserve">In a lake, there is a patch of lily pads. Every day, the patch doubles in size. If it takes 48 days for the </w:t>
      </w:r>
      <w:r w:rsidRPr="00241164">
        <w:rPr>
          <w:lang w:val="en-AU"/>
        </w:rPr>
        <w:lastRenderedPageBreak/>
        <w:t>patch to cover the entire lake, how long would it take for the patch to cover half of the lake?</w:t>
      </w:r>
    </w:p>
    <w:p w14:paraId="6181CDEE" w14:textId="2F5D730D" w:rsidR="00241164" w:rsidRDefault="00241164" w:rsidP="00A23C53">
      <w:pPr>
        <w:ind w:left="0"/>
      </w:pPr>
    </w:p>
    <w:p w14:paraId="2F13852D" w14:textId="3B4478F3" w:rsidR="00241164" w:rsidRDefault="00241164" w:rsidP="00241164">
      <w:pPr>
        <w:pStyle w:val="Heading1"/>
      </w:pPr>
      <w:bookmarkStart w:id="164" w:name="_Toc203568146"/>
      <w:r>
        <w:t>Emotional Intelligence</w:t>
      </w:r>
      <w:bookmarkEnd w:id="164"/>
      <w:r w:rsidR="004126E1">
        <w:t xml:space="preserve"> </w:t>
      </w:r>
    </w:p>
    <w:p w14:paraId="5D38E29C" w14:textId="6A5A6C56" w:rsidR="00241164" w:rsidRDefault="00241164" w:rsidP="00241164"/>
    <w:p w14:paraId="1F5A27F6" w14:textId="77777777" w:rsidR="00241164" w:rsidRDefault="00241164" w:rsidP="00241164">
      <w:pPr>
        <w:jc w:val="center"/>
        <w:rPr>
          <w:b/>
        </w:rPr>
      </w:pPr>
      <w:r w:rsidRPr="00DC2F74">
        <w:rPr>
          <w:b/>
        </w:rPr>
        <w:t>The Mayer-Salovey-Caruso Emotional Intelligence Test (MSCEIT)</w:t>
      </w:r>
    </w:p>
    <w:p w14:paraId="60BBDAA3" w14:textId="77777777" w:rsidR="00241164" w:rsidRPr="00CA14BB" w:rsidRDefault="00241164" w:rsidP="00241164">
      <w:pPr>
        <w:pBdr>
          <w:top w:val="single" w:sz="4" w:space="1" w:color="auto"/>
          <w:left w:val="single" w:sz="4" w:space="4" w:color="auto"/>
          <w:bottom w:val="single" w:sz="4" w:space="1" w:color="auto"/>
          <w:right w:val="single" w:sz="4" w:space="4" w:color="auto"/>
        </w:pBdr>
        <w:ind w:left="720" w:hanging="720"/>
        <w:rPr>
          <w:rFonts w:cs="Times New Roman"/>
          <w:b/>
          <w:noProof/>
        </w:rPr>
      </w:pPr>
      <w:r w:rsidRPr="00CA14BB">
        <w:rPr>
          <w:rFonts w:cs="Times New Roman"/>
          <w:b/>
          <w:noProof/>
        </w:rPr>
        <w:t xml:space="preserve">Mayer, J. D., Salovey, P., Caruso, D. R., &amp; Sitarenios, G. (2003). Measuring Emotional Intelligence With the MSCEIT V2.0. </w:t>
      </w:r>
      <w:r w:rsidRPr="00CA14BB">
        <w:rPr>
          <w:rFonts w:cs="Times New Roman"/>
          <w:b/>
          <w:i/>
          <w:noProof/>
        </w:rPr>
        <w:t>Emotion, 3</w:t>
      </w:r>
      <w:r w:rsidRPr="00CA14BB">
        <w:rPr>
          <w:rFonts w:cs="Times New Roman"/>
          <w:b/>
          <w:noProof/>
        </w:rPr>
        <w:t>, 97-105.</w:t>
      </w:r>
    </w:p>
    <w:p w14:paraId="21BF89FD" w14:textId="77777777" w:rsidR="00241164" w:rsidRDefault="00241164" w:rsidP="00241164"/>
    <w:p w14:paraId="4C1D8288" w14:textId="7B1E4721" w:rsidR="00241164" w:rsidRDefault="00241164" w:rsidP="00241164">
      <w:r w:rsidRPr="472F77A0">
        <w:t>The test takes 35-40 minutes to complete and consists of 141 items. There are four types of items, representing: (1) Identifying emotions; (2) Using emotions; (3) Understanding emotions; and (4) Managing emotions. An example item of each type is provided below.</w:t>
      </w:r>
    </w:p>
    <w:p w14:paraId="23256A28" w14:textId="77777777" w:rsidR="00241164" w:rsidRDefault="00241164" w:rsidP="00241164">
      <w:pPr>
        <w:rPr>
          <w:noProof/>
          <w:lang w:eastAsia="en-AU"/>
        </w:rPr>
      </w:pPr>
      <w:r w:rsidRPr="00243418">
        <w:rPr>
          <w:noProof/>
        </w:rPr>
        <w:drawing>
          <wp:inline distT="0" distB="0" distL="0" distR="0" wp14:anchorId="23421B53" wp14:editId="3A1F11E0">
            <wp:extent cx="4305300" cy="3328841"/>
            <wp:effectExtent l="19050" t="0" r="0" b="0"/>
            <wp:docPr id="4"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Graphical user interface, text&#10;&#10;Description automatically generated"/>
                    <pic:cNvPicPr>
                      <a:picLocks noChangeAspect="1" noChangeArrowheads="1"/>
                    </pic:cNvPicPr>
                  </pic:nvPicPr>
                  <pic:blipFill>
                    <a:blip r:embed="rId12" cstate="print"/>
                    <a:srcRect l="19872" t="15512" r="49038" b="42937"/>
                    <a:stretch>
                      <a:fillRect/>
                    </a:stretch>
                  </pic:blipFill>
                  <pic:spPr bwMode="auto">
                    <a:xfrm>
                      <a:off x="0" y="0"/>
                      <a:ext cx="4305300" cy="3328841"/>
                    </a:xfrm>
                    <a:prstGeom prst="rect">
                      <a:avLst/>
                    </a:prstGeom>
                    <a:noFill/>
                    <a:ln w="9525">
                      <a:noFill/>
                      <a:miter lim="800000"/>
                      <a:headEnd/>
                      <a:tailEnd/>
                    </a:ln>
                  </pic:spPr>
                </pic:pic>
              </a:graphicData>
            </a:graphic>
          </wp:inline>
        </w:drawing>
      </w:r>
    </w:p>
    <w:p w14:paraId="6D6656B2" w14:textId="77777777" w:rsidR="00241164" w:rsidRDefault="00241164" w:rsidP="00241164">
      <w:pPr>
        <w:rPr>
          <w:noProof/>
          <w:lang w:eastAsia="en-AU"/>
        </w:rPr>
      </w:pPr>
    </w:p>
    <w:p w14:paraId="0A18E686" w14:textId="77777777" w:rsidR="00241164" w:rsidRDefault="00241164" w:rsidP="00241164">
      <w:r w:rsidRPr="00243418">
        <w:rPr>
          <w:noProof/>
        </w:rPr>
        <w:drawing>
          <wp:inline distT="0" distB="0" distL="0" distR="0" wp14:anchorId="54FD9D3C" wp14:editId="2085DEFD">
            <wp:extent cx="4320540" cy="1971675"/>
            <wp:effectExtent l="19050" t="0" r="3810" b="0"/>
            <wp:docPr id="5"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Graphical user interface, text&#10;&#10;Description automatically generated"/>
                    <pic:cNvPicPr>
                      <a:picLocks noChangeAspect="1" noChangeArrowheads="1"/>
                    </pic:cNvPicPr>
                  </pic:nvPicPr>
                  <pic:blipFill>
                    <a:blip r:embed="rId12" cstate="print"/>
                    <a:srcRect l="20192" t="61513" r="47680" b="13183"/>
                    <a:stretch>
                      <a:fillRect/>
                    </a:stretch>
                  </pic:blipFill>
                  <pic:spPr bwMode="auto">
                    <a:xfrm>
                      <a:off x="0" y="0"/>
                      <a:ext cx="4320540" cy="1971675"/>
                    </a:xfrm>
                    <a:prstGeom prst="rect">
                      <a:avLst/>
                    </a:prstGeom>
                    <a:noFill/>
                    <a:ln w="9525">
                      <a:noFill/>
                      <a:miter lim="800000"/>
                      <a:headEnd/>
                      <a:tailEnd/>
                    </a:ln>
                  </pic:spPr>
                </pic:pic>
              </a:graphicData>
            </a:graphic>
          </wp:inline>
        </w:drawing>
      </w:r>
    </w:p>
    <w:p w14:paraId="78505FE5" w14:textId="77777777" w:rsidR="00241164" w:rsidRDefault="00241164" w:rsidP="00241164">
      <w:pPr>
        <w:spacing w:after="200" w:line="276" w:lineRule="auto"/>
        <w:rPr>
          <w:b/>
        </w:rPr>
      </w:pPr>
      <w:r>
        <w:rPr>
          <w:b/>
          <w:noProof/>
        </w:rPr>
        <w:lastRenderedPageBreak/>
        <w:drawing>
          <wp:inline distT="0" distB="0" distL="0" distR="0" wp14:anchorId="4AC861BB" wp14:editId="045A2A44">
            <wp:extent cx="5467350" cy="2528061"/>
            <wp:effectExtent l="19050" t="0" r="0" b="0"/>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a:picLocks noChangeAspect="1" noChangeArrowheads="1"/>
                    </pic:cNvPicPr>
                  </pic:nvPicPr>
                  <pic:blipFill>
                    <a:blip r:embed="rId13" cstate="print"/>
                    <a:srcRect l="20353" t="15512" r="36218" b="49828"/>
                    <a:stretch>
                      <a:fillRect/>
                    </a:stretch>
                  </pic:blipFill>
                  <pic:spPr bwMode="auto">
                    <a:xfrm>
                      <a:off x="0" y="0"/>
                      <a:ext cx="5467350" cy="2528061"/>
                    </a:xfrm>
                    <a:prstGeom prst="rect">
                      <a:avLst/>
                    </a:prstGeom>
                    <a:noFill/>
                    <a:ln w="9525">
                      <a:noFill/>
                      <a:miter lim="800000"/>
                      <a:headEnd/>
                      <a:tailEnd/>
                    </a:ln>
                  </pic:spPr>
                </pic:pic>
              </a:graphicData>
            </a:graphic>
          </wp:inline>
        </w:drawing>
      </w:r>
    </w:p>
    <w:p w14:paraId="3E7BBD64" w14:textId="77777777" w:rsidR="00241164" w:rsidRDefault="00241164" w:rsidP="00241164">
      <w:pPr>
        <w:spacing w:after="200" w:line="276" w:lineRule="auto"/>
        <w:rPr>
          <w:b/>
        </w:rPr>
      </w:pPr>
      <w:r>
        <w:rPr>
          <w:b/>
          <w:noProof/>
        </w:rPr>
        <w:drawing>
          <wp:inline distT="0" distB="0" distL="0" distR="0" wp14:anchorId="12141253" wp14:editId="270FC6A8">
            <wp:extent cx="5523865" cy="3057525"/>
            <wp:effectExtent l="19050" t="0" r="635" b="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a:picLocks noChangeAspect="1" noChangeArrowheads="1"/>
                    </pic:cNvPicPr>
                  </pic:nvPicPr>
                  <pic:blipFill>
                    <a:blip r:embed="rId13" cstate="print"/>
                    <a:srcRect l="20353" t="54313" r="37980" b="5817"/>
                    <a:stretch>
                      <a:fillRect/>
                    </a:stretch>
                  </pic:blipFill>
                  <pic:spPr bwMode="auto">
                    <a:xfrm>
                      <a:off x="0" y="0"/>
                      <a:ext cx="5523865" cy="3057525"/>
                    </a:xfrm>
                    <a:prstGeom prst="rect">
                      <a:avLst/>
                    </a:prstGeom>
                    <a:noFill/>
                    <a:ln w="9525">
                      <a:noFill/>
                      <a:miter lim="800000"/>
                      <a:headEnd/>
                      <a:tailEnd/>
                    </a:ln>
                  </pic:spPr>
                </pic:pic>
              </a:graphicData>
            </a:graphic>
          </wp:inline>
        </w:drawing>
      </w:r>
    </w:p>
    <w:p w14:paraId="2C1D8011" w14:textId="77777777" w:rsidR="00241164" w:rsidRPr="00123CEC" w:rsidRDefault="00241164" w:rsidP="00241164">
      <w:pPr>
        <w:spacing w:after="200" w:line="276" w:lineRule="auto"/>
        <w:rPr>
          <w:b/>
        </w:rPr>
      </w:pPr>
    </w:p>
    <w:p w14:paraId="2F5BC8C5" w14:textId="0A00DBF1" w:rsidR="00D9755B" w:rsidRDefault="00D9755B" w:rsidP="000F6C7B">
      <w:pPr>
        <w:pStyle w:val="Heading1"/>
      </w:pPr>
      <w:bookmarkStart w:id="165" w:name="_Toc203568147"/>
      <w:r>
        <w:t>Narcissism Scale</w:t>
      </w:r>
      <w:bookmarkEnd w:id="165"/>
    </w:p>
    <w:p w14:paraId="1A985053" w14:textId="77777777" w:rsidR="001E0252" w:rsidRDefault="001E0252" w:rsidP="001E0252">
      <w:pPr>
        <w:rPr>
          <w:bCs/>
        </w:rPr>
      </w:pPr>
      <w:r>
        <w:rPr>
          <w:bCs/>
        </w:rPr>
        <w:t>Scale</w:t>
      </w:r>
    </w:p>
    <w:p w14:paraId="604E34AD" w14:textId="77777777" w:rsidR="001E0252" w:rsidRDefault="001E0252" w:rsidP="001E0252">
      <w:pPr>
        <w:rPr>
          <w:bCs/>
        </w:rPr>
      </w:pPr>
      <w:r>
        <w:rPr>
          <w:bCs/>
        </w:rPr>
        <w:t>1-100 slider: Strongly Agree to Strongly disagree</w:t>
      </w:r>
    </w:p>
    <w:p w14:paraId="5E025589" w14:textId="77777777" w:rsidR="001E0252" w:rsidRPr="001E0252" w:rsidRDefault="001E0252" w:rsidP="001E0252"/>
    <w:tbl>
      <w:tblPr>
        <w:tblStyle w:val="TableGrid"/>
        <w:tblW w:w="6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271"/>
        <w:gridCol w:w="5993"/>
      </w:tblGrid>
      <w:tr w:rsidR="00D9755B" w:rsidRPr="002861FC" w14:paraId="04DA07DD" w14:textId="77777777" w:rsidTr="472F77A0">
        <w:tc>
          <w:tcPr>
            <w:tcW w:w="6534" w:type="dxa"/>
            <w:gridSpan w:val="3"/>
            <w:tcBorders>
              <w:bottom w:val="single" w:sz="4" w:space="0" w:color="auto"/>
            </w:tcBorders>
            <w:vAlign w:val="center"/>
          </w:tcPr>
          <w:p w14:paraId="6F32042E" w14:textId="77777777" w:rsidR="00D9755B" w:rsidRPr="002861FC" w:rsidRDefault="00D9755B" w:rsidP="000F6C7B">
            <w:pPr>
              <w:contextualSpacing/>
              <w:rPr>
                <w:rFonts w:ascii="Times New Roman" w:hAnsi="Times New Roman" w:cs="Times New Roman"/>
                <w:sz w:val="24"/>
                <w:szCs w:val="24"/>
              </w:rPr>
            </w:pPr>
          </w:p>
        </w:tc>
      </w:tr>
      <w:tr w:rsidR="00D9755B" w:rsidRPr="002861FC" w14:paraId="78B8EF84" w14:textId="77777777" w:rsidTr="472F77A0">
        <w:tc>
          <w:tcPr>
            <w:tcW w:w="6534" w:type="dxa"/>
            <w:gridSpan w:val="3"/>
            <w:tcBorders>
              <w:top w:val="single" w:sz="4" w:space="0" w:color="auto"/>
            </w:tcBorders>
            <w:shd w:val="clear" w:color="auto" w:fill="D9D9D9" w:themeFill="background1" w:themeFillShade="D9"/>
            <w:vAlign w:val="center"/>
          </w:tcPr>
          <w:p w14:paraId="3B6C4F80" w14:textId="77777777" w:rsidR="00D9755B" w:rsidRPr="002861FC" w:rsidRDefault="00D9755B" w:rsidP="000F6C7B">
            <w:pPr>
              <w:ind w:left="-90"/>
              <w:contextualSpacing/>
              <w:rPr>
                <w:rFonts w:ascii="Times New Roman" w:hAnsi="Times New Roman" w:cs="Times New Roman"/>
                <w:sz w:val="24"/>
                <w:szCs w:val="24"/>
              </w:rPr>
            </w:pPr>
            <w:r w:rsidRPr="002861FC">
              <w:rPr>
                <w:rFonts w:ascii="Times New Roman" w:hAnsi="Times New Roman" w:cs="Times New Roman"/>
                <w:b/>
                <w:sz w:val="24"/>
                <w:szCs w:val="24"/>
              </w:rPr>
              <w:t>Grandiosity</w:t>
            </w:r>
          </w:p>
        </w:tc>
      </w:tr>
      <w:tr w:rsidR="00D9755B" w:rsidRPr="002861FC" w14:paraId="46A420FE" w14:textId="77777777" w:rsidTr="472F77A0">
        <w:tc>
          <w:tcPr>
            <w:tcW w:w="270" w:type="dxa"/>
            <w:vAlign w:val="center"/>
          </w:tcPr>
          <w:p w14:paraId="69C99695"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75A2C73D" w14:textId="77777777" w:rsidR="00D9755B" w:rsidRPr="002861FC" w:rsidRDefault="00D9755B" w:rsidP="472F77A0">
            <w:pPr>
              <w:ind w:left="-98"/>
              <w:contextualSpacing/>
              <w:rPr>
                <w:rFonts w:ascii="Times New Roman" w:hAnsi="Times New Roman" w:cs="Times New Roman"/>
                <w:b/>
                <w:i/>
                <w:sz w:val="24"/>
                <w:szCs w:val="24"/>
              </w:rPr>
            </w:pPr>
            <w:proofErr w:type="spellStart"/>
            <w:r w:rsidRPr="002861FC">
              <w:rPr>
                <w:rFonts w:ascii="Times New Roman" w:hAnsi="Times New Roman" w:cs="Times New Roman"/>
                <w:b/>
                <w:i/>
                <w:sz w:val="24"/>
                <w:szCs w:val="24"/>
              </w:rPr>
              <w:t>Exploitativeness</w:t>
            </w:r>
            <w:proofErr w:type="spellEnd"/>
          </w:p>
        </w:tc>
      </w:tr>
      <w:tr w:rsidR="00D9755B" w:rsidRPr="002861FC" w14:paraId="2213A05A" w14:textId="77777777" w:rsidTr="472F77A0">
        <w:tc>
          <w:tcPr>
            <w:tcW w:w="270" w:type="dxa"/>
            <w:vAlign w:val="center"/>
          </w:tcPr>
          <w:p w14:paraId="219295BB"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0F86D82A"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31F83B2"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 xml:space="preserve">  4. I can usually talk my way out of anything.</w:t>
            </w:r>
          </w:p>
        </w:tc>
      </w:tr>
      <w:tr w:rsidR="00D9755B" w:rsidRPr="002861FC" w14:paraId="3E27D05F" w14:textId="77777777" w:rsidTr="472F77A0">
        <w:tc>
          <w:tcPr>
            <w:tcW w:w="270" w:type="dxa"/>
            <w:vAlign w:val="center"/>
          </w:tcPr>
          <w:p w14:paraId="65FB6D04"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99227D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7103B53"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10. I can make anyone believe anything I want them to.</w:t>
            </w:r>
          </w:p>
        </w:tc>
      </w:tr>
      <w:tr w:rsidR="00D9755B" w:rsidRPr="002861FC" w14:paraId="1A56F161" w14:textId="77777777" w:rsidTr="472F77A0">
        <w:tc>
          <w:tcPr>
            <w:tcW w:w="270" w:type="dxa"/>
            <w:vAlign w:val="center"/>
          </w:tcPr>
          <w:p w14:paraId="1871A24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A6C6359"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B2C4572"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15. I find it easy to manipulate people.</w:t>
            </w:r>
          </w:p>
        </w:tc>
      </w:tr>
      <w:tr w:rsidR="00D9755B" w:rsidRPr="002861FC" w14:paraId="4CB2454D" w14:textId="77777777" w:rsidTr="472F77A0">
        <w:tc>
          <w:tcPr>
            <w:tcW w:w="270" w:type="dxa"/>
            <w:vAlign w:val="center"/>
          </w:tcPr>
          <w:p w14:paraId="1476DEB2"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4A1EF1"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991D9F1"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23. I can read people like a book.</w:t>
            </w:r>
          </w:p>
        </w:tc>
      </w:tr>
      <w:tr w:rsidR="00D9755B" w:rsidRPr="002861FC" w14:paraId="2F52C26A" w14:textId="77777777" w:rsidTr="472F77A0">
        <w:tc>
          <w:tcPr>
            <w:tcW w:w="270" w:type="dxa"/>
            <w:vAlign w:val="center"/>
          </w:tcPr>
          <w:p w14:paraId="6E19763C"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61D9BEC7"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Self-Sacrificing Self-Enhancement</w:t>
            </w:r>
          </w:p>
        </w:tc>
      </w:tr>
      <w:tr w:rsidR="00D9755B" w:rsidRPr="002861FC" w14:paraId="3BA22510" w14:textId="77777777" w:rsidTr="472F77A0">
        <w:tc>
          <w:tcPr>
            <w:tcW w:w="270" w:type="dxa"/>
            <w:vAlign w:val="center"/>
          </w:tcPr>
          <w:p w14:paraId="14F920F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4738AD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FA30AEA"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22. I feel important when others rely on me.</w:t>
            </w:r>
          </w:p>
        </w:tc>
      </w:tr>
      <w:tr w:rsidR="00D9755B" w:rsidRPr="002861FC" w14:paraId="18C034B4" w14:textId="77777777" w:rsidTr="472F77A0">
        <w:tc>
          <w:tcPr>
            <w:tcW w:w="270" w:type="dxa"/>
            <w:vAlign w:val="center"/>
          </w:tcPr>
          <w:p w14:paraId="5674BAFE"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736767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F6C9FE8"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25. Sacrificing for others makes me the better person.</w:t>
            </w:r>
          </w:p>
        </w:tc>
      </w:tr>
      <w:tr w:rsidR="00D9755B" w:rsidRPr="002861FC" w14:paraId="383F1029" w14:textId="77777777" w:rsidTr="472F77A0">
        <w:tc>
          <w:tcPr>
            <w:tcW w:w="270" w:type="dxa"/>
            <w:vAlign w:val="center"/>
          </w:tcPr>
          <w:p w14:paraId="20B28DD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CF96B7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79DA58E"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33. I like to have friends who rely on me because it makes me feel important.</w:t>
            </w:r>
          </w:p>
        </w:tc>
      </w:tr>
      <w:tr w:rsidR="00D9755B" w:rsidRPr="002861FC" w14:paraId="4BC33B57" w14:textId="77777777" w:rsidTr="472F77A0">
        <w:tc>
          <w:tcPr>
            <w:tcW w:w="270" w:type="dxa"/>
            <w:vAlign w:val="center"/>
          </w:tcPr>
          <w:p w14:paraId="665BD806"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C7B43E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FE9F4ED"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39. I try to show what a good person I am through my sacrifices.</w:t>
            </w:r>
          </w:p>
        </w:tc>
      </w:tr>
      <w:tr w:rsidR="00D9755B" w:rsidRPr="002861FC" w14:paraId="691653B4" w14:textId="77777777" w:rsidTr="472F77A0">
        <w:tc>
          <w:tcPr>
            <w:tcW w:w="270" w:type="dxa"/>
            <w:vAlign w:val="center"/>
          </w:tcPr>
          <w:p w14:paraId="1BC85BF7"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707CC0A9"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Grandiose Fantasy</w:t>
            </w:r>
          </w:p>
        </w:tc>
      </w:tr>
      <w:tr w:rsidR="00D9755B" w:rsidRPr="002861FC" w14:paraId="474D3988" w14:textId="77777777" w:rsidTr="472F77A0">
        <w:tc>
          <w:tcPr>
            <w:tcW w:w="270" w:type="dxa"/>
            <w:vAlign w:val="center"/>
          </w:tcPr>
          <w:p w14:paraId="18961189"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02B72E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2DE33832"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26. I often fantasize about accomplishing things that are probably beyond my means.</w:t>
            </w:r>
          </w:p>
        </w:tc>
      </w:tr>
      <w:tr w:rsidR="00D9755B" w:rsidRPr="002861FC" w14:paraId="29718603" w14:textId="77777777" w:rsidTr="472F77A0">
        <w:tc>
          <w:tcPr>
            <w:tcW w:w="270" w:type="dxa"/>
            <w:vAlign w:val="center"/>
          </w:tcPr>
          <w:p w14:paraId="78A4E38A"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8BA0A8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432144A"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31. I often fantasize about being rewarded for my efforts.</w:t>
            </w:r>
          </w:p>
        </w:tc>
      </w:tr>
      <w:tr w:rsidR="00D9755B" w:rsidRPr="002861FC" w14:paraId="48C813C8" w14:textId="77777777" w:rsidTr="472F77A0">
        <w:tc>
          <w:tcPr>
            <w:tcW w:w="270" w:type="dxa"/>
            <w:vAlign w:val="center"/>
          </w:tcPr>
          <w:p w14:paraId="032EF4A4"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B6BD8FF"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37088EE"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42. I often fantasize about performing heroic deeds.</w:t>
            </w:r>
          </w:p>
        </w:tc>
      </w:tr>
      <w:tr w:rsidR="00D9755B" w:rsidRPr="002861FC" w14:paraId="0492274A" w14:textId="77777777" w:rsidTr="472F77A0">
        <w:tc>
          <w:tcPr>
            <w:tcW w:w="270" w:type="dxa"/>
            <w:vAlign w:val="center"/>
          </w:tcPr>
          <w:p w14:paraId="3EABCA81"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F849173"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BCCD9C4"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45. I often fantasize about being recognized for my accomplishments.</w:t>
            </w:r>
          </w:p>
        </w:tc>
      </w:tr>
      <w:tr w:rsidR="00D9755B" w:rsidRPr="002861FC" w14:paraId="37C099C1" w14:textId="77777777" w:rsidTr="472F77A0">
        <w:tc>
          <w:tcPr>
            <w:tcW w:w="6534" w:type="dxa"/>
            <w:gridSpan w:val="3"/>
            <w:shd w:val="clear" w:color="auto" w:fill="D9D9D9" w:themeFill="background1" w:themeFillShade="D9"/>
            <w:vAlign w:val="center"/>
          </w:tcPr>
          <w:p w14:paraId="75FA0278" w14:textId="77777777" w:rsidR="00D9755B" w:rsidRPr="002861FC" w:rsidRDefault="00D9755B" w:rsidP="000F6C7B">
            <w:pPr>
              <w:ind w:left="-90"/>
              <w:contextualSpacing/>
              <w:rPr>
                <w:rFonts w:ascii="Times New Roman" w:hAnsi="Times New Roman" w:cs="Times New Roman"/>
                <w:b/>
                <w:sz w:val="24"/>
                <w:szCs w:val="24"/>
              </w:rPr>
            </w:pPr>
            <w:r w:rsidRPr="002861FC">
              <w:rPr>
                <w:rFonts w:ascii="Times New Roman" w:hAnsi="Times New Roman" w:cs="Times New Roman"/>
                <w:b/>
                <w:sz w:val="24"/>
                <w:szCs w:val="24"/>
              </w:rPr>
              <w:t>Vulnerability</w:t>
            </w:r>
          </w:p>
        </w:tc>
      </w:tr>
      <w:tr w:rsidR="00D9755B" w:rsidRPr="002861FC" w14:paraId="77625DD6" w14:textId="77777777" w:rsidTr="472F77A0">
        <w:tc>
          <w:tcPr>
            <w:tcW w:w="270" w:type="dxa"/>
            <w:vAlign w:val="center"/>
          </w:tcPr>
          <w:p w14:paraId="72D74645"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47AFB802"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Contingent Self-Esteem</w:t>
            </w:r>
          </w:p>
        </w:tc>
      </w:tr>
      <w:tr w:rsidR="00D9755B" w:rsidRPr="002861FC" w14:paraId="3C8DEAB0" w14:textId="77777777" w:rsidTr="472F77A0">
        <w:tc>
          <w:tcPr>
            <w:tcW w:w="270" w:type="dxa"/>
            <w:vAlign w:val="center"/>
          </w:tcPr>
          <w:p w14:paraId="13B6D720"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867AE2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C92067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 xml:space="preserve">  8. When people don’t notice me, I start to feel bad about myself.</w:t>
            </w:r>
          </w:p>
        </w:tc>
      </w:tr>
      <w:tr w:rsidR="00D9755B" w:rsidRPr="002861FC" w14:paraId="70A90811" w14:textId="77777777" w:rsidTr="472F77A0">
        <w:tc>
          <w:tcPr>
            <w:tcW w:w="270" w:type="dxa"/>
            <w:vAlign w:val="center"/>
          </w:tcPr>
          <w:p w14:paraId="2B712BE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ADAE6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507B64D"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30. It’s hard to feel good about myself unless I know other people admire me.</w:t>
            </w:r>
          </w:p>
        </w:tc>
      </w:tr>
      <w:tr w:rsidR="00D9755B" w:rsidRPr="002861FC" w14:paraId="14112C18" w14:textId="77777777" w:rsidTr="472F77A0">
        <w:tc>
          <w:tcPr>
            <w:tcW w:w="270" w:type="dxa"/>
            <w:vAlign w:val="center"/>
          </w:tcPr>
          <w:p w14:paraId="1FA76DF0"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5314A1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EF4D74E"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32. I am preoccupied with thoughts and concerns that most people are not interested in me.</w:t>
            </w:r>
          </w:p>
        </w:tc>
      </w:tr>
      <w:tr w:rsidR="00D9755B" w:rsidRPr="002861FC" w14:paraId="71B7233B" w14:textId="77777777" w:rsidTr="472F77A0">
        <w:tc>
          <w:tcPr>
            <w:tcW w:w="270" w:type="dxa"/>
            <w:vAlign w:val="center"/>
          </w:tcPr>
          <w:p w14:paraId="71D55561"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0396114"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44DF30A"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36. It’s hard for me to feel good about myself unless I know other people like me.</w:t>
            </w:r>
          </w:p>
        </w:tc>
      </w:tr>
      <w:tr w:rsidR="00D9755B" w:rsidRPr="002861FC" w14:paraId="43A8AA39" w14:textId="77777777" w:rsidTr="472F77A0">
        <w:tc>
          <w:tcPr>
            <w:tcW w:w="270" w:type="dxa"/>
            <w:vAlign w:val="center"/>
          </w:tcPr>
          <w:p w14:paraId="19CF7F0E"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4849EFDC"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Hiding the Self</w:t>
            </w:r>
          </w:p>
        </w:tc>
      </w:tr>
      <w:tr w:rsidR="00D9755B" w:rsidRPr="002861FC" w14:paraId="7714FFE3" w14:textId="77777777" w:rsidTr="472F77A0">
        <w:tc>
          <w:tcPr>
            <w:tcW w:w="270" w:type="dxa"/>
            <w:vAlign w:val="center"/>
          </w:tcPr>
          <w:p w14:paraId="389730B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1B3588F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FD36DEC"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 xml:space="preserve">  9. I often hide my needs for fear that others will see me as needy and desperate.</w:t>
            </w:r>
          </w:p>
        </w:tc>
      </w:tr>
      <w:tr w:rsidR="00D9755B" w:rsidRPr="002861FC" w14:paraId="67C1644E" w14:textId="77777777" w:rsidTr="472F77A0">
        <w:tc>
          <w:tcPr>
            <w:tcW w:w="270" w:type="dxa"/>
            <w:vAlign w:val="center"/>
          </w:tcPr>
          <w:p w14:paraId="7BA9A0EC"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58F688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9A916EC"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28. It’s hard to show others the weaknesses I feel inside.</w:t>
            </w:r>
          </w:p>
        </w:tc>
      </w:tr>
      <w:tr w:rsidR="00D9755B" w:rsidRPr="002861FC" w14:paraId="7CA93C0B" w14:textId="77777777" w:rsidTr="472F77A0">
        <w:tc>
          <w:tcPr>
            <w:tcW w:w="270" w:type="dxa"/>
            <w:vAlign w:val="center"/>
          </w:tcPr>
          <w:p w14:paraId="0131E453"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210EB69"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E24223F"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46. I can’t stand relying on other people because it makes me feel weak.</w:t>
            </w:r>
          </w:p>
        </w:tc>
      </w:tr>
      <w:tr w:rsidR="00D9755B" w:rsidRPr="002861FC" w14:paraId="370DD446" w14:textId="77777777" w:rsidTr="472F77A0">
        <w:tc>
          <w:tcPr>
            <w:tcW w:w="270" w:type="dxa"/>
            <w:vAlign w:val="center"/>
          </w:tcPr>
          <w:p w14:paraId="037166B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07F1423"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16345464"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50. When others get a glimpse of my needs, I feel anxious and ashamed.</w:t>
            </w:r>
          </w:p>
        </w:tc>
      </w:tr>
      <w:tr w:rsidR="00D9755B" w:rsidRPr="002861FC" w14:paraId="12E108C6" w14:textId="77777777" w:rsidTr="472F77A0">
        <w:tc>
          <w:tcPr>
            <w:tcW w:w="270" w:type="dxa"/>
            <w:vAlign w:val="center"/>
          </w:tcPr>
          <w:p w14:paraId="28954D69"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02C76FAB"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Devaluing</w:t>
            </w:r>
          </w:p>
        </w:tc>
      </w:tr>
      <w:tr w:rsidR="00D9755B" w:rsidRPr="002861FC" w14:paraId="1147566C" w14:textId="77777777" w:rsidTr="472F77A0">
        <w:tc>
          <w:tcPr>
            <w:tcW w:w="270" w:type="dxa"/>
            <w:vAlign w:val="center"/>
          </w:tcPr>
          <w:p w14:paraId="5E1A3E7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DC21D8"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2B0B2C8B"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17. Sometimes I avoid people because I’m concerned that they’ll disappoint me.</w:t>
            </w:r>
          </w:p>
        </w:tc>
      </w:tr>
      <w:tr w:rsidR="00D9755B" w:rsidRPr="002861FC" w14:paraId="56BB20D4" w14:textId="77777777" w:rsidTr="472F77A0">
        <w:tc>
          <w:tcPr>
            <w:tcW w:w="270" w:type="dxa"/>
            <w:vAlign w:val="center"/>
          </w:tcPr>
          <w:p w14:paraId="78CB2F0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5D7BF17"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0CA9AF6"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21. When others don’t meet my expectations, I often feel ashamed about what I wanted.</w:t>
            </w:r>
          </w:p>
        </w:tc>
      </w:tr>
      <w:tr w:rsidR="00D9755B" w:rsidRPr="002861FC" w14:paraId="05EFE7BC" w14:textId="77777777" w:rsidTr="472F77A0">
        <w:tc>
          <w:tcPr>
            <w:tcW w:w="270" w:type="dxa"/>
            <w:vAlign w:val="center"/>
          </w:tcPr>
          <w:p w14:paraId="63E74EE3"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BCA4D8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B0E1A6C"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27. Sometimes I avoid people because I’m afraid they won’t do what I want them to do.</w:t>
            </w:r>
          </w:p>
        </w:tc>
      </w:tr>
      <w:tr w:rsidR="00D9755B" w:rsidRPr="002861FC" w14:paraId="3D20F3E6" w14:textId="77777777" w:rsidTr="472F77A0">
        <w:tc>
          <w:tcPr>
            <w:tcW w:w="270" w:type="dxa"/>
            <w:vAlign w:val="center"/>
          </w:tcPr>
          <w:p w14:paraId="5F99BCA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7E877E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1C4D2CE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 xml:space="preserve">34. Sometimes I avoid people because I’m </w:t>
            </w:r>
            <w:proofErr w:type="gramStart"/>
            <w:r w:rsidRPr="472F77A0">
              <w:rPr>
                <w:rFonts w:ascii="Times New Roman" w:hAnsi="Times New Roman" w:cs="Times New Roman"/>
                <w:sz w:val="24"/>
                <w:szCs w:val="24"/>
              </w:rPr>
              <w:t>concerned</w:t>
            </w:r>
            <w:proofErr w:type="gramEnd"/>
            <w:r w:rsidRPr="472F77A0">
              <w:rPr>
                <w:rFonts w:ascii="Times New Roman" w:hAnsi="Times New Roman" w:cs="Times New Roman"/>
                <w:sz w:val="24"/>
                <w:szCs w:val="24"/>
              </w:rPr>
              <w:t xml:space="preserve"> they won’t acknowledge what I do for them.</w:t>
            </w:r>
          </w:p>
        </w:tc>
      </w:tr>
      <w:tr w:rsidR="00D9755B" w:rsidRPr="002861FC" w14:paraId="414DB9A2" w14:textId="77777777" w:rsidTr="472F77A0">
        <w:tc>
          <w:tcPr>
            <w:tcW w:w="270" w:type="dxa"/>
            <w:vAlign w:val="center"/>
          </w:tcPr>
          <w:p w14:paraId="343998B2"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20A3ABD9"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Entitlement Rage</w:t>
            </w:r>
          </w:p>
        </w:tc>
      </w:tr>
      <w:tr w:rsidR="00D9755B" w:rsidRPr="002861FC" w14:paraId="3FB2EF3C" w14:textId="77777777" w:rsidTr="472F77A0">
        <w:tc>
          <w:tcPr>
            <w:tcW w:w="270" w:type="dxa"/>
            <w:vAlign w:val="center"/>
          </w:tcPr>
          <w:p w14:paraId="5DD74222"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610FAB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46F8C61"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12. I get annoyed by people who are not interested in what I say or do.</w:t>
            </w:r>
          </w:p>
        </w:tc>
      </w:tr>
      <w:tr w:rsidR="00D9755B" w:rsidRPr="002861FC" w14:paraId="48EC8E5A" w14:textId="77777777" w:rsidTr="472F77A0">
        <w:tc>
          <w:tcPr>
            <w:tcW w:w="270" w:type="dxa"/>
            <w:vAlign w:val="center"/>
          </w:tcPr>
          <w:p w14:paraId="4E9097FA"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1C234117"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F84DF1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18. I typically get very angry when I’m unable to get what I want from others.</w:t>
            </w:r>
          </w:p>
        </w:tc>
      </w:tr>
      <w:tr w:rsidR="00D9755B" w:rsidRPr="002861FC" w14:paraId="0EC6D121" w14:textId="77777777" w:rsidTr="472F77A0">
        <w:tc>
          <w:tcPr>
            <w:tcW w:w="270" w:type="dxa"/>
            <w:vAlign w:val="center"/>
          </w:tcPr>
          <w:p w14:paraId="361DFB8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746FB94"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92E2393"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37. It irritates me when people don’t notice how good a person I am.</w:t>
            </w:r>
          </w:p>
        </w:tc>
      </w:tr>
      <w:tr w:rsidR="00D9755B" w:rsidRPr="002861FC" w14:paraId="45EF25AE" w14:textId="77777777" w:rsidTr="472F77A0">
        <w:tc>
          <w:tcPr>
            <w:tcW w:w="270" w:type="dxa"/>
            <w:tcBorders>
              <w:bottom w:val="single" w:sz="4" w:space="0" w:color="auto"/>
            </w:tcBorders>
            <w:vAlign w:val="center"/>
          </w:tcPr>
          <w:p w14:paraId="7C519083" w14:textId="77777777" w:rsidR="00D9755B" w:rsidRPr="002861FC" w:rsidRDefault="00D9755B" w:rsidP="000F6C7B">
            <w:pPr>
              <w:contextualSpacing/>
              <w:rPr>
                <w:rFonts w:ascii="Times New Roman" w:hAnsi="Times New Roman" w:cs="Times New Roman"/>
                <w:sz w:val="24"/>
                <w:szCs w:val="24"/>
              </w:rPr>
            </w:pPr>
          </w:p>
        </w:tc>
        <w:tc>
          <w:tcPr>
            <w:tcW w:w="271" w:type="dxa"/>
            <w:tcBorders>
              <w:bottom w:val="single" w:sz="4" w:space="0" w:color="auto"/>
            </w:tcBorders>
            <w:vAlign w:val="center"/>
          </w:tcPr>
          <w:p w14:paraId="6021F443" w14:textId="77777777" w:rsidR="00D9755B" w:rsidRPr="002861FC" w:rsidRDefault="00D9755B" w:rsidP="000F6C7B">
            <w:pPr>
              <w:contextualSpacing/>
              <w:rPr>
                <w:rFonts w:ascii="Times New Roman" w:hAnsi="Times New Roman" w:cs="Times New Roman"/>
                <w:sz w:val="24"/>
                <w:szCs w:val="24"/>
              </w:rPr>
            </w:pPr>
          </w:p>
        </w:tc>
        <w:tc>
          <w:tcPr>
            <w:tcW w:w="5993" w:type="dxa"/>
            <w:tcBorders>
              <w:bottom w:val="single" w:sz="4" w:space="0" w:color="auto"/>
            </w:tcBorders>
            <w:vAlign w:val="center"/>
          </w:tcPr>
          <w:p w14:paraId="11A4A627"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38. I will never be satisfied until I get all that I deserve.</w:t>
            </w:r>
          </w:p>
        </w:tc>
      </w:tr>
    </w:tbl>
    <w:p w14:paraId="11F2C6E0" w14:textId="77777777" w:rsidR="002A36BB" w:rsidRDefault="002A36BB" w:rsidP="002A36BB">
      <w:pPr>
        <w:ind w:left="0"/>
      </w:pPr>
    </w:p>
    <w:p w14:paraId="29C44A4E" w14:textId="77777777" w:rsidR="002A36BB" w:rsidRDefault="002A36BB" w:rsidP="002A36BB"/>
    <w:p w14:paraId="6A635E63" w14:textId="77777777" w:rsidR="002A36BB" w:rsidRPr="002437D4" w:rsidRDefault="002A36BB" w:rsidP="002A36BB">
      <w:pPr>
        <w:pStyle w:val="Heading1"/>
        <w:rPr>
          <w:rFonts w:cstheme="minorHAnsi"/>
        </w:rPr>
      </w:pPr>
      <w:bookmarkStart w:id="166" w:name="_Toc72830083"/>
      <w:bookmarkStart w:id="167" w:name="_Toc171940457"/>
      <w:bookmarkStart w:id="168" w:name="_Toc203568148"/>
      <w:r w:rsidRPr="002437D4">
        <w:rPr>
          <w:rFonts w:cstheme="minorHAnsi"/>
        </w:rPr>
        <w:t>The Situational Test of Emotional Understanding</w:t>
      </w:r>
      <w:bookmarkEnd w:id="166"/>
      <w:bookmarkEnd w:id="167"/>
      <w:bookmarkEnd w:id="168"/>
    </w:p>
    <w:tbl>
      <w:tblPr>
        <w:tblStyle w:val="TableGrid"/>
        <w:tblW w:w="0" w:type="auto"/>
        <w:tblLook w:val="04A0" w:firstRow="1" w:lastRow="0" w:firstColumn="1" w:lastColumn="0" w:noHBand="0" w:noVBand="1"/>
      </w:tblPr>
      <w:tblGrid>
        <w:gridCol w:w="9962"/>
      </w:tblGrid>
      <w:tr w:rsidR="002A36BB" w:rsidRPr="002437D4" w14:paraId="7D8294F6" w14:textId="77777777" w:rsidTr="472F77A0">
        <w:tc>
          <w:tcPr>
            <w:tcW w:w="9962" w:type="dxa"/>
          </w:tcPr>
          <w:p w14:paraId="0128E3D2" w14:textId="77777777" w:rsidR="002A36BB" w:rsidRPr="002437D4" w:rsidRDefault="002A36BB" w:rsidP="472F77A0">
            <w:pPr>
              <w:pStyle w:val="Default"/>
              <w:spacing w:after="120" w:line="320" w:lineRule="exact"/>
              <w:contextualSpacing/>
              <w:jc w:val="both"/>
              <w:rPr>
                <w:rFonts w:asciiTheme="minorHAnsi" w:eastAsia="Calibri" w:hAnsiTheme="minorHAnsi" w:cstheme="minorHAnsi"/>
                <w:color w:val="auto"/>
              </w:rPr>
            </w:pPr>
            <w:r w:rsidRPr="002437D4">
              <w:rPr>
                <w:rFonts w:asciiTheme="minorHAnsi" w:eastAsia="Calibri" w:hAnsiTheme="minorHAnsi" w:cstheme="minorHAnsi"/>
                <w:color w:val="auto"/>
              </w:rPr>
              <w:t xml:space="preserve">The following questions each describe a </w:t>
            </w:r>
            <w:proofErr w:type="gramStart"/>
            <w:r w:rsidRPr="002437D4">
              <w:rPr>
                <w:rFonts w:asciiTheme="minorHAnsi" w:eastAsia="Calibri" w:hAnsiTheme="minorHAnsi" w:cstheme="minorHAnsi"/>
                <w:color w:val="auto"/>
              </w:rPr>
              <w:t>situation, and</w:t>
            </w:r>
            <w:proofErr w:type="gramEnd"/>
            <w:r w:rsidRPr="002437D4">
              <w:rPr>
                <w:rFonts w:asciiTheme="minorHAnsi" w:eastAsia="Calibri" w:hAnsiTheme="minorHAnsi" w:cstheme="minorHAnsi"/>
                <w:color w:val="auto"/>
              </w:rPr>
              <w:t xml:space="preserve"> ask you to choose which of five emotions is most likely to result from that situation.</w:t>
            </w:r>
          </w:p>
          <w:p w14:paraId="18B89954" w14:textId="77777777" w:rsidR="002A36BB" w:rsidRPr="002437D4" w:rsidRDefault="002A36BB" w:rsidP="000F6C7B">
            <w:pPr>
              <w:pStyle w:val="Default"/>
              <w:spacing w:after="120" w:line="320" w:lineRule="exact"/>
              <w:contextualSpacing/>
              <w:jc w:val="both"/>
              <w:rPr>
                <w:rFonts w:asciiTheme="minorHAnsi" w:hAnsiTheme="minorHAnsi" w:cstheme="minorHAnsi"/>
                <w:color w:val="auto"/>
              </w:rPr>
            </w:pPr>
          </w:p>
          <w:p w14:paraId="7CDEDB2B" w14:textId="77777777" w:rsidR="002A36BB" w:rsidRPr="002437D4" w:rsidRDefault="002A36BB" w:rsidP="000F6C7B">
            <w:pPr>
              <w:pStyle w:val="Default"/>
              <w:spacing w:after="120" w:line="320" w:lineRule="exact"/>
              <w:contextualSpacing/>
              <w:rPr>
                <w:rFonts w:asciiTheme="minorHAnsi" w:eastAsia="Calibri" w:hAnsiTheme="minorHAnsi" w:cstheme="minorHAnsi"/>
                <w:color w:val="auto"/>
              </w:rPr>
            </w:pPr>
            <w:r w:rsidRPr="002437D4">
              <w:rPr>
                <w:rFonts w:asciiTheme="minorHAnsi" w:eastAsia="Calibri" w:hAnsiTheme="minorHAnsi" w:cstheme="minorHAnsi"/>
                <w:i/>
                <w:iCs/>
                <w:color w:val="auto"/>
              </w:rPr>
              <w:t>Here is an example:</w:t>
            </w:r>
          </w:p>
          <w:p w14:paraId="0C8AFA0C" w14:textId="77777777" w:rsidR="002A36BB" w:rsidRPr="002437D4" w:rsidRDefault="002A36BB" w:rsidP="472F77A0">
            <w:pPr>
              <w:pStyle w:val="Default"/>
              <w:spacing w:after="120" w:line="320" w:lineRule="exact"/>
              <w:ind w:left="720"/>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Clara receives a gift. Clara is most likely to </w:t>
            </w:r>
            <w:proofErr w:type="gramStart"/>
            <w:r w:rsidRPr="002437D4">
              <w:rPr>
                <w:rFonts w:asciiTheme="minorHAnsi" w:eastAsia="Calibri" w:hAnsiTheme="minorHAnsi" w:cstheme="minorHAnsi"/>
                <w:color w:val="auto"/>
              </w:rPr>
              <w:t>feel?</w:t>
            </w:r>
            <w:proofErr w:type="gramEnd"/>
          </w:p>
          <w:p w14:paraId="4AA74BFE" w14:textId="77777777" w:rsidR="002A36BB" w:rsidRPr="002437D4" w:rsidRDefault="002A36BB" w:rsidP="472F77A0">
            <w:pPr>
              <w:pStyle w:val="Default"/>
              <w:spacing w:after="120" w:line="320" w:lineRule="exact"/>
              <w:ind w:left="720"/>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(a) </w:t>
            </w:r>
            <w:proofErr w:type="gramStart"/>
            <w:r w:rsidRPr="002437D4">
              <w:rPr>
                <w:rFonts w:asciiTheme="minorHAnsi" w:eastAsia="Calibri" w:hAnsiTheme="minorHAnsi" w:cstheme="minorHAnsi"/>
                <w:color w:val="auto"/>
              </w:rPr>
              <w:t>happy  (</w:t>
            </w:r>
            <w:proofErr w:type="gramEnd"/>
            <w:r w:rsidRPr="002437D4">
              <w:rPr>
                <w:rFonts w:asciiTheme="minorHAnsi" w:eastAsia="Calibri" w:hAnsiTheme="minorHAnsi" w:cstheme="minorHAnsi"/>
                <w:color w:val="auto"/>
              </w:rPr>
              <w:t xml:space="preserve">b) </w:t>
            </w:r>
            <w:proofErr w:type="gramStart"/>
            <w:r w:rsidRPr="002437D4">
              <w:rPr>
                <w:rFonts w:asciiTheme="minorHAnsi" w:eastAsia="Calibri" w:hAnsiTheme="minorHAnsi" w:cstheme="minorHAnsi"/>
                <w:color w:val="auto"/>
              </w:rPr>
              <w:t>angry  (</w:t>
            </w:r>
            <w:proofErr w:type="gramEnd"/>
            <w:r w:rsidRPr="002437D4">
              <w:rPr>
                <w:rFonts w:asciiTheme="minorHAnsi" w:eastAsia="Calibri" w:hAnsiTheme="minorHAnsi" w:cstheme="minorHAnsi"/>
                <w:color w:val="auto"/>
              </w:rPr>
              <w:t xml:space="preserve">c) </w:t>
            </w:r>
            <w:proofErr w:type="gramStart"/>
            <w:r w:rsidRPr="002437D4">
              <w:rPr>
                <w:rFonts w:asciiTheme="minorHAnsi" w:eastAsia="Calibri" w:hAnsiTheme="minorHAnsi" w:cstheme="minorHAnsi"/>
                <w:color w:val="auto"/>
              </w:rPr>
              <w:t>frightened  (</w:t>
            </w:r>
            <w:proofErr w:type="gramEnd"/>
            <w:r w:rsidRPr="002437D4">
              <w:rPr>
                <w:rFonts w:asciiTheme="minorHAnsi" w:eastAsia="Calibri" w:hAnsiTheme="minorHAnsi" w:cstheme="minorHAnsi"/>
                <w:color w:val="auto"/>
              </w:rPr>
              <w:t xml:space="preserve">d) </w:t>
            </w:r>
            <w:proofErr w:type="gramStart"/>
            <w:r w:rsidRPr="002437D4">
              <w:rPr>
                <w:rFonts w:asciiTheme="minorHAnsi" w:eastAsia="Calibri" w:hAnsiTheme="minorHAnsi" w:cstheme="minorHAnsi"/>
                <w:color w:val="auto"/>
              </w:rPr>
              <w:t>bored  (</w:t>
            </w:r>
            <w:proofErr w:type="gramEnd"/>
            <w:r w:rsidRPr="002437D4">
              <w:rPr>
                <w:rFonts w:asciiTheme="minorHAnsi" w:eastAsia="Calibri" w:hAnsiTheme="minorHAnsi" w:cstheme="minorHAnsi"/>
                <w:color w:val="auto"/>
              </w:rPr>
              <w:t>e) hungry</w:t>
            </w:r>
          </w:p>
          <w:p w14:paraId="0F1B1A81" w14:textId="77777777" w:rsidR="002A36BB" w:rsidRPr="002437D4" w:rsidRDefault="002A36BB" w:rsidP="000F6C7B">
            <w:pPr>
              <w:pStyle w:val="Default"/>
              <w:spacing w:after="120" w:line="320" w:lineRule="exact"/>
              <w:contextualSpacing/>
              <w:rPr>
                <w:rFonts w:asciiTheme="minorHAnsi" w:hAnsiTheme="minorHAnsi" w:cstheme="minorHAnsi"/>
                <w:color w:val="auto"/>
              </w:rPr>
            </w:pPr>
          </w:p>
          <w:p w14:paraId="1DD4886E" w14:textId="77777777" w:rsidR="002A36BB" w:rsidRPr="002437D4" w:rsidRDefault="002A36BB" w:rsidP="472F77A0">
            <w:pPr>
              <w:pStyle w:val="Default"/>
              <w:spacing w:after="120" w:line="320" w:lineRule="exact"/>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If you think Clara would feel happy, you </w:t>
            </w:r>
            <w:proofErr w:type="gramStart"/>
            <w:r w:rsidRPr="002437D4">
              <w:rPr>
                <w:rFonts w:asciiTheme="minorHAnsi" w:eastAsia="Calibri" w:hAnsiTheme="minorHAnsi" w:cstheme="minorHAnsi"/>
                <w:color w:val="auto"/>
              </w:rPr>
              <w:t>would</w:t>
            </w:r>
            <w:proofErr w:type="gramEnd"/>
            <w:r w:rsidRPr="002437D4">
              <w:rPr>
                <w:rFonts w:asciiTheme="minorHAnsi" w:eastAsia="Calibri" w:hAnsiTheme="minorHAnsi" w:cstheme="minorHAnsi"/>
                <w:color w:val="auto"/>
              </w:rPr>
              <w:t xml:space="preserve"> </w:t>
            </w:r>
            <w:r>
              <w:rPr>
                <w:rFonts w:asciiTheme="minorHAnsi" w:eastAsia="Calibri" w:hAnsiTheme="minorHAnsi" w:cstheme="minorHAnsi"/>
                <w:color w:val="auto"/>
              </w:rPr>
              <w:t>select</w:t>
            </w:r>
            <w:r w:rsidRPr="002437D4">
              <w:rPr>
                <w:rFonts w:asciiTheme="minorHAnsi" w:eastAsia="Calibri" w:hAnsiTheme="minorHAnsi" w:cstheme="minorHAnsi"/>
                <w:color w:val="auto"/>
              </w:rPr>
              <w:t xml:space="preserve"> option A and then move to the next question. There are 19 questions.</w:t>
            </w:r>
          </w:p>
        </w:tc>
      </w:tr>
    </w:tbl>
    <w:p w14:paraId="159999A1" w14:textId="77777777" w:rsidR="002A36BB" w:rsidRDefault="002A36BB" w:rsidP="002A36BB">
      <w:pPr>
        <w:rPr>
          <w:rFonts w:cstheme="minorHAnsi"/>
          <w:color w:val="000000"/>
        </w:rPr>
      </w:pPr>
      <w:bookmarkStart w:id="169" w:name="_Toc72830084"/>
    </w:p>
    <w:p w14:paraId="40A77D7F" w14:textId="77777777" w:rsidR="002A36BB" w:rsidRPr="002A1813" w:rsidRDefault="002A36BB" w:rsidP="472F77A0">
      <w:pPr>
        <w:rPr>
          <w:rFonts w:cstheme="minorHAnsi"/>
          <w:color w:val="000000"/>
        </w:rPr>
      </w:pPr>
      <w:r w:rsidRPr="472F77A0">
        <w:rPr>
          <w:rFonts w:cstheme="minorBidi"/>
          <w:color w:val="000000" w:themeColor="text1"/>
        </w:rPr>
        <w:t xml:space="preserve">1. Xavier completes a difficult task on time and under budget. </w:t>
      </w:r>
      <w:r w:rsidRPr="472F77A0">
        <w:rPr>
          <w:rFonts w:cstheme="minorBidi"/>
          <w:i/>
          <w:iCs/>
          <w:color w:val="000000" w:themeColor="text1"/>
        </w:rPr>
        <w:t xml:space="preserve">Xavier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748639F7" w14:textId="77777777" w:rsidR="002A36BB" w:rsidRPr="002A1813" w:rsidRDefault="002A36BB" w:rsidP="472F77A0">
      <w:pPr>
        <w:rPr>
          <w:rFonts w:cstheme="minorHAnsi"/>
          <w:color w:val="000000"/>
        </w:rPr>
      </w:pPr>
      <w:r w:rsidRPr="472F77A0">
        <w:rPr>
          <w:rFonts w:cstheme="minorBidi"/>
          <w:color w:val="000000" w:themeColor="text1"/>
        </w:rPr>
        <w:t>(a) Surprise</w:t>
      </w:r>
      <w:proofErr w:type="gramStart"/>
      <w:r w:rsidRPr="472F77A0">
        <w:rPr>
          <w:rFonts w:cstheme="minorBidi"/>
          <w:color w:val="000000" w:themeColor="text1"/>
        </w:rPr>
        <w:t xml:space="preserve">   (</w:t>
      </w:r>
      <w:proofErr w:type="gramEnd"/>
      <w:r w:rsidRPr="472F77A0">
        <w:rPr>
          <w:rFonts w:cstheme="minorBidi"/>
          <w:color w:val="000000" w:themeColor="text1"/>
        </w:rPr>
        <w:t>b) Pride</w:t>
      </w:r>
      <w:proofErr w:type="gramStart"/>
      <w:r w:rsidRPr="472F77A0">
        <w:rPr>
          <w:rFonts w:cstheme="minorBidi"/>
          <w:color w:val="000000" w:themeColor="text1"/>
        </w:rPr>
        <w:t xml:space="preserve">   (</w:t>
      </w:r>
      <w:proofErr w:type="gramEnd"/>
      <w:r w:rsidRPr="472F77A0">
        <w:rPr>
          <w:rFonts w:cstheme="minorBidi"/>
          <w:color w:val="000000" w:themeColor="text1"/>
        </w:rPr>
        <w:t>c) Relief</w:t>
      </w:r>
      <w:proofErr w:type="gramStart"/>
      <w:r w:rsidRPr="472F77A0">
        <w:rPr>
          <w:rFonts w:cstheme="minorBidi"/>
          <w:color w:val="000000" w:themeColor="text1"/>
        </w:rPr>
        <w:t xml:space="preserve">   (</w:t>
      </w:r>
      <w:proofErr w:type="gramEnd"/>
      <w:r w:rsidRPr="472F77A0">
        <w:rPr>
          <w:rFonts w:cstheme="minorBidi"/>
          <w:color w:val="000000" w:themeColor="text1"/>
        </w:rPr>
        <w:t>d) Hope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Joy </w:t>
      </w:r>
    </w:p>
    <w:p w14:paraId="5C6AA7D9" w14:textId="77777777" w:rsidR="002A36BB" w:rsidRPr="002A1813" w:rsidRDefault="002A36BB" w:rsidP="002A36BB">
      <w:pPr>
        <w:rPr>
          <w:rFonts w:cstheme="minorHAnsi"/>
          <w:color w:val="000000"/>
        </w:rPr>
      </w:pPr>
    </w:p>
    <w:p w14:paraId="02B61810" w14:textId="77777777" w:rsidR="002A36BB" w:rsidRPr="002A1813" w:rsidRDefault="002A36BB" w:rsidP="472F77A0">
      <w:pPr>
        <w:rPr>
          <w:rFonts w:cstheme="minorHAnsi"/>
          <w:color w:val="000000"/>
        </w:rPr>
      </w:pPr>
      <w:r w:rsidRPr="472F77A0">
        <w:rPr>
          <w:rFonts w:cstheme="minorBidi"/>
          <w:color w:val="000000" w:themeColor="text1"/>
        </w:rPr>
        <w:t xml:space="preserve">2. If the current situation continues, Denise's employer will probably be able to move her job to a location much closer to her home, which she really wants. </w:t>
      </w:r>
      <w:r w:rsidRPr="472F77A0">
        <w:rPr>
          <w:rFonts w:cstheme="minorBidi"/>
          <w:i/>
          <w:iCs/>
          <w:color w:val="000000" w:themeColor="text1"/>
        </w:rPr>
        <w:t xml:space="preserve">Denise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1EC5C454" w14:textId="77777777" w:rsidR="002A36BB" w:rsidRPr="002A1813" w:rsidRDefault="002A36BB" w:rsidP="472F77A0">
      <w:pPr>
        <w:rPr>
          <w:rFonts w:cstheme="minorHAnsi"/>
          <w:color w:val="000000"/>
        </w:rPr>
      </w:pPr>
      <w:r w:rsidRPr="472F77A0">
        <w:rPr>
          <w:rFonts w:cstheme="minorBidi"/>
          <w:color w:val="000000" w:themeColor="text1"/>
        </w:rPr>
        <w:t>(a) Distress</w:t>
      </w:r>
      <w:proofErr w:type="gramStart"/>
      <w:r w:rsidRPr="472F77A0">
        <w:rPr>
          <w:rFonts w:cstheme="minorBidi"/>
          <w:color w:val="000000" w:themeColor="text1"/>
        </w:rPr>
        <w:t xml:space="preserve">   (</w:t>
      </w:r>
      <w:proofErr w:type="gramEnd"/>
      <w:r w:rsidRPr="472F77A0">
        <w:rPr>
          <w:rFonts w:cstheme="minorBidi"/>
          <w:color w:val="000000" w:themeColor="text1"/>
        </w:rPr>
        <w:t>b) Joy</w:t>
      </w:r>
      <w:proofErr w:type="gramStart"/>
      <w:r w:rsidRPr="472F77A0">
        <w:rPr>
          <w:rFonts w:cstheme="minorBidi"/>
          <w:color w:val="000000" w:themeColor="text1"/>
        </w:rPr>
        <w:t xml:space="preserve">   (</w:t>
      </w:r>
      <w:proofErr w:type="gramEnd"/>
      <w:r w:rsidRPr="472F77A0">
        <w:rPr>
          <w:rFonts w:cstheme="minorBidi"/>
          <w:color w:val="000000" w:themeColor="text1"/>
        </w:rPr>
        <w:t>c) Surprise</w:t>
      </w:r>
      <w:proofErr w:type="gramStart"/>
      <w:r w:rsidRPr="472F77A0">
        <w:rPr>
          <w:rFonts w:cstheme="minorBidi"/>
          <w:color w:val="000000" w:themeColor="text1"/>
        </w:rPr>
        <w:t xml:space="preserve">   (</w:t>
      </w:r>
      <w:proofErr w:type="gramEnd"/>
      <w:r w:rsidRPr="472F77A0">
        <w:rPr>
          <w:rFonts w:cstheme="minorBidi"/>
          <w:color w:val="000000" w:themeColor="text1"/>
        </w:rPr>
        <w:t>d) Hope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Fear </w:t>
      </w:r>
    </w:p>
    <w:p w14:paraId="24098BEF" w14:textId="77777777" w:rsidR="002A36BB" w:rsidRPr="002A1813" w:rsidRDefault="002A36BB" w:rsidP="002A36BB">
      <w:pPr>
        <w:rPr>
          <w:rFonts w:cstheme="minorHAnsi"/>
          <w:color w:val="000000"/>
        </w:rPr>
      </w:pPr>
    </w:p>
    <w:p w14:paraId="1D4A09E5" w14:textId="77777777" w:rsidR="002A36BB" w:rsidRPr="002A1813" w:rsidRDefault="002A36BB" w:rsidP="472F77A0">
      <w:pPr>
        <w:rPr>
          <w:rFonts w:cstheme="minorHAnsi"/>
          <w:color w:val="000000"/>
        </w:rPr>
      </w:pPr>
      <w:r w:rsidRPr="472F77A0">
        <w:rPr>
          <w:rFonts w:cstheme="minorBidi"/>
          <w:color w:val="000000" w:themeColor="text1"/>
        </w:rPr>
        <w:t xml:space="preserve">3. Song finds out that a friend of hers has borrowed money from others to pay urgent </w:t>
      </w:r>
      <w:proofErr w:type="gramStart"/>
      <w:r w:rsidRPr="472F77A0">
        <w:rPr>
          <w:rFonts w:cstheme="minorBidi"/>
          <w:color w:val="000000" w:themeColor="text1"/>
        </w:rPr>
        <w:t>bills, but</w:t>
      </w:r>
      <w:proofErr w:type="gramEnd"/>
      <w:r w:rsidRPr="472F77A0">
        <w:rPr>
          <w:rFonts w:cstheme="minorBidi"/>
          <w:color w:val="000000" w:themeColor="text1"/>
        </w:rPr>
        <w:t xml:space="preserve"> has in fact used the money for less serious purposes. </w:t>
      </w:r>
      <w:r w:rsidRPr="472F77A0">
        <w:rPr>
          <w:rFonts w:cstheme="minorBidi"/>
          <w:i/>
          <w:iCs/>
          <w:color w:val="000000" w:themeColor="text1"/>
        </w:rPr>
        <w:t xml:space="preserve">Song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3C6A6744" w14:textId="77777777" w:rsidR="002A36BB" w:rsidRPr="002A1813" w:rsidRDefault="002A36BB" w:rsidP="472F77A0">
      <w:pPr>
        <w:rPr>
          <w:rFonts w:cstheme="minorHAnsi"/>
          <w:color w:val="000000"/>
        </w:rPr>
      </w:pPr>
      <w:r w:rsidRPr="472F77A0">
        <w:rPr>
          <w:rFonts w:cstheme="minorBidi"/>
          <w:color w:val="000000" w:themeColor="text1"/>
        </w:rPr>
        <w:t>(a) Anger</w:t>
      </w:r>
      <w:proofErr w:type="gramStart"/>
      <w:r w:rsidRPr="472F77A0">
        <w:rPr>
          <w:rFonts w:cstheme="minorBidi"/>
          <w:color w:val="000000" w:themeColor="text1"/>
        </w:rPr>
        <w:t xml:space="preserve">   (</w:t>
      </w:r>
      <w:proofErr w:type="gramEnd"/>
      <w:r w:rsidRPr="472F77A0">
        <w:rPr>
          <w:rFonts w:cstheme="minorBidi"/>
          <w:color w:val="000000" w:themeColor="text1"/>
        </w:rPr>
        <w:t>b) Excitement</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c) </w:t>
      </w:r>
      <w:proofErr w:type="gramStart"/>
      <w:r w:rsidRPr="472F77A0">
        <w:rPr>
          <w:rFonts w:cstheme="minorBidi"/>
          <w:color w:val="000000" w:themeColor="text1"/>
        </w:rPr>
        <w:t>Contempt  (</w:t>
      </w:r>
      <w:proofErr w:type="gramEnd"/>
      <w:r w:rsidRPr="472F77A0">
        <w:rPr>
          <w:rFonts w:cstheme="minorBidi"/>
          <w:color w:val="000000" w:themeColor="text1"/>
        </w:rPr>
        <w:t>d) Shame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Horror </w:t>
      </w:r>
    </w:p>
    <w:p w14:paraId="590863B5" w14:textId="77777777" w:rsidR="002A36BB" w:rsidRPr="002A1813" w:rsidRDefault="002A36BB" w:rsidP="002A36BB">
      <w:pPr>
        <w:rPr>
          <w:rFonts w:cstheme="minorHAnsi"/>
          <w:color w:val="000000"/>
        </w:rPr>
      </w:pPr>
    </w:p>
    <w:p w14:paraId="31E605F3" w14:textId="77777777" w:rsidR="002A36BB" w:rsidRPr="002A1813" w:rsidRDefault="002A36BB" w:rsidP="472F77A0">
      <w:pPr>
        <w:rPr>
          <w:rFonts w:cstheme="minorHAnsi"/>
          <w:color w:val="000000"/>
        </w:rPr>
      </w:pPr>
      <w:r w:rsidRPr="472F77A0">
        <w:rPr>
          <w:rFonts w:cstheme="minorBidi"/>
          <w:color w:val="000000" w:themeColor="text1"/>
        </w:rPr>
        <w:t xml:space="preserve">4. Charles is meeting a friend to see a movie. The friend is very </w:t>
      </w:r>
      <w:proofErr w:type="gramStart"/>
      <w:r w:rsidRPr="472F77A0">
        <w:rPr>
          <w:rFonts w:cstheme="minorBidi"/>
          <w:color w:val="000000" w:themeColor="text1"/>
        </w:rPr>
        <w:t>late</w:t>
      </w:r>
      <w:proofErr w:type="gramEnd"/>
      <w:r w:rsidRPr="472F77A0">
        <w:rPr>
          <w:rFonts w:cstheme="minorBidi"/>
          <w:color w:val="000000" w:themeColor="text1"/>
        </w:rPr>
        <w:t xml:space="preserve"> and they are not in time to make it to the movie. </w:t>
      </w:r>
      <w:r w:rsidRPr="472F77A0">
        <w:rPr>
          <w:rFonts w:cstheme="minorBidi"/>
          <w:i/>
          <w:iCs/>
          <w:color w:val="000000" w:themeColor="text1"/>
        </w:rPr>
        <w:t xml:space="preserve">Charles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607F0408" w14:textId="77777777" w:rsidR="002A36BB" w:rsidRPr="002A1813" w:rsidRDefault="002A36BB" w:rsidP="472F77A0">
      <w:pPr>
        <w:rPr>
          <w:rFonts w:cstheme="minorHAnsi"/>
          <w:color w:val="000000"/>
        </w:rPr>
      </w:pPr>
      <w:r w:rsidRPr="472F77A0">
        <w:rPr>
          <w:rFonts w:cstheme="minorBidi"/>
          <w:color w:val="000000" w:themeColor="text1"/>
        </w:rPr>
        <w:t>(a) Depressed</w:t>
      </w:r>
      <w:proofErr w:type="gramStart"/>
      <w:r w:rsidRPr="472F77A0">
        <w:rPr>
          <w:rFonts w:cstheme="minorBidi"/>
          <w:color w:val="000000" w:themeColor="text1"/>
        </w:rPr>
        <w:t xml:space="preserve">   (</w:t>
      </w:r>
      <w:proofErr w:type="gramEnd"/>
      <w:r w:rsidRPr="472F77A0">
        <w:rPr>
          <w:rFonts w:cstheme="minorBidi"/>
          <w:color w:val="000000" w:themeColor="text1"/>
        </w:rPr>
        <w:t>b) Frustrated</w:t>
      </w:r>
      <w:proofErr w:type="gramStart"/>
      <w:r w:rsidRPr="472F77A0">
        <w:rPr>
          <w:rFonts w:cstheme="minorBidi"/>
          <w:color w:val="000000" w:themeColor="text1"/>
        </w:rPr>
        <w:t xml:space="preserve">   (</w:t>
      </w:r>
      <w:proofErr w:type="gramEnd"/>
      <w:r w:rsidRPr="472F77A0">
        <w:rPr>
          <w:rFonts w:cstheme="minorBidi"/>
          <w:color w:val="000000" w:themeColor="text1"/>
        </w:rPr>
        <w:t>c) Angry</w:t>
      </w:r>
      <w:proofErr w:type="gramStart"/>
      <w:r w:rsidRPr="472F77A0">
        <w:rPr>
          <w:rFonts w:cstheme="minorBidi"/>
          <w:color w:val="000000" w:themeColor="text1"/>
        </w:rPr>
        <w:t xml:space="preserve">   (</w:t>
      </w:r>
      <w:proofErr w:type="gramEnd"/>
      <w:r w:rsidRPr="472F77A0">
        <w:rPr>
          <w:rFonts w:cstheme="minorBidi"/>
          <w:color w:val="000000" w:themeColor="text1"/>
        </w:rPr>
        <w:t>d) Contemptuous</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Distressed </w:t>
      </w:r>
    </w:p>
    <w:p w14:paraId="03CA8F10" w14:textId="77777777" w:rsidR="002A36BB" w:rsidRPr="002A1813" w:rsidRDefault="002A36BB" w:rsidP="002A36BB">
      <w:pPr>
        <w:rPr>
          <w:rFonts w:cstheme="minorHAnsi"/>
          <w:color w:val="000000"/>
        </w:rPr>
      </w:pPr>
    </w:p>
    <w:p w14:paraId="0CDEF85C" w14:textId="77777777" w:rsidR="002A36BB" w:rsidRPr="002A1813" w:rsidRDefault="002A36BB" w:rsidP="002A36BB">
      <w:pPr>
        <w:rPr>
          <w:rFonts w:cstheme="minorHAnsi"/>
          <w:color w:val="000000"/>
        </w:rPr>
      </w:pPr>
      <w:r w:rsidRPr="002A1813">
        <w:rPr>
          <w:rFonts w:cstheme="minorHAnsi"/>
          <w:color w:val="000000"/>
        </w:rPr>
        <w:t xml:space="preserve">5. Someone believes that another person harmed them on purpose. There is not a lot that can be done to make things better. </w:t>
      </w:r>
      <w:r w:rsidRPr="002A1813">
        <w:rPr>
          <w:rFonts w:cstheme="minorHAnsi"/>
          <w:i/>
          <w:iCs/>
          <w:color w:val="000000"/>
        </w:rPr>
        <w:t xml:space="preserve">The person involved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60EAA6F4" w14:textId="77777777" w:rsidR="002A36BB" w:rsidRPr="002A1813" w:rsidRDefault="002A36BB" w:rsidP="472F77A0">
      <w:pPr>
        <w:rPr>
          <w:rFonts w:cstheme="minorHAnsi"/>
          <w:color w:val="000000"/>
        </w:rPr>
      </w:pPr>
      <w:r w:rsidRPr="472F77A0">
        <w:rPr>
          <w:rFonts w:cstheme="minorBidi"/>
          <w:color w:val="000000" w:themeColor="text1"/>
        </w:rPr>
        <w:t>(a) Dislike</w:t>
      </w:r>
      <w:proofErr w:type="gramStart"/>
      <w:r w:rsidRPr="472F77A0">
        <w:rPr>
          <w:rFonts w:cstheme="minorBidi"/>
          <w:color w:val="000000" w:themeColor="text1"/>
        </w:rPr>
        <w:t xml:space="preserve">   (</w:t>
      </w:r>
      <w:proofErr w:type="gramEnd"/>
      <w:r w:rsidRPr="472F77A0">
        <w:rPr>
          <w:rFonts w:cstheme="minorBidi"/>
          <w:color w:val="000000" w:themeColor="text1"/>
        </w:rPr>
        <w:t>b) Rage</w:t>
      </w:r>
      <w:proofErr w:type="gramStart"/>
      <w:r w:rsidRPr="472F77A0">
        <w:rPr>
          <w:rFonts w:cstheme="minorBidi"/>
          <w:color w:val="000000" w:themeColor="text1"/>
        </w:rPr>
        <w:t xml:space="preserve">   (</w:t>
      </w:r>
      <w:proofErr w:type="gramEnd"/>
      <w:r w:rsidRPr="472F77A0">
        <w:rPr>
          <w:rFonts w:cstheme="minorBidi"/>
          <w:color w:val="000000" w:themeColor="text1"/>
        </w:rPr>
        <w:t>c) Jealousy</w:t>
      </w:r>
      <w:proofErr w:type="gramStart"/>
      <w:r w:rsidRPr="472F77A0">
        <w:rPr>
          <w:rFonts w:cstheme="minorBidi"/>
          <w:color w:val="000000" w:themeColor="text1"/>
        </w:rPr>
        <w:t xml:space="preserve">   (</w:t>
      </w:r>
      <w:proofErr w:type="gramEnd"/>
      <w:r w:rsidRPr="472F77A0">
        <w:rPr>
          <w:rFonts w:cstheme="minorBidi"/>
          <w:color w:val="000000" w:themeColor="text1"/>
        </w:rPr>
        <w:t>d) Surprise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Anxiety </w:t>
      </w:r>
    </w:p>
    <w:p w14:paraId="2513CE10" w14:textId="77777777" w:rsidR="002A36BB" w:rsidRPr="002A1813" w:rsidRDefault="002A36BB" w:rsidP="002A36BB">
      <w:pPr>
        <w:rPr>
          <w:rFonts w:cstheme="minorHAnsi"/>
          <w:color w:val="000000"/>
        </w:rPr>
      </w:pPr>
    </w:p>
    <w:p w14:paraId="03D4F31D" w14:textId="77777777" w:rsidR="002A36BB" w:rsidRPr="002A1813" w:rsidRDefault="002A36BB" w:rsidP="472F77A0">
      <w:pPr>
        <w:rPr>
          <w:rFonts w:cstheme="minorHAnsi"/>
          <w:color w:val="000000"/>
        </w:rPr>
      </w:pPr>
      <w:r w:rsidRPr="472F77A0">
        <w:rPr>
          <w:rFonts w:cstheme="minorBidi"/>
          <w:color w:val="000000" w:themeColor="text1"/>
        </w:rPr>
        <w:t xml:space="preserve">6. Jim enjoys spending Saturdays playing with his children in the park. This year they have sporting activities on Saturdays and cannot go to the park with him </w:t>
      </w:r>
      <w:proofErr w:type="spellStart"/>
      <w:proofErr w:type="gramStart"/>
      <w:r w:rsidRPr="472F77A0">
        <w:rPr>
          <w:rFonts w:cstheme="minorBidi"/>
          <w:color w:val="000000" w:themeColor="text1"/>
        </w:rPr>
        <w:t>any more</w:t>
      </w:r>
      <w:proofErr w:type="spellEnd"/>
      <w:proofErr w:type="gramEnd"/>
      <w:r w:rsidRPr="472F77A0">
        <w:rPr>
          <w:rFonts w:cstheme="minorBidi"/>
          <w:color w:val="000000" w:themeColor="text1"/>
        </w:rPr>
        <w:t xml:space="preserve">. </w:t>
      </w:r>
      <w:r w:rsidRPr="472F77A0">
        <w:rPr>
          <w:rFonts w:cstheme="minorBidi"/>
          <w:i/>
          <w:iCs/>
          <w:color w:val="000000" w:themeColor="text1"/>
        </w:rPr>
        <w:t xml:space="preserve">Jim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1B7F54F6" w14:textId="77777777" w:rsidR="002A36BB" w:rsidRPr="002A1813" w:rsidRDefault="002A36BB" w:rsidP="472F77A0">
      <w:pPr>
        <w:rPr>
          <w:rFonts w:cstheme="minorHAnsi"/>
          <w:color w:val="000000"/>
        </w:rPr>
      </w:pPr>
      <w:r w:rsidRPr="472F77A0">
        <w:rPr>
          <w:rFonts w:cstheme="minorBidi"/>
          <w:color w:val="000000" w:themeColor="text1"/>
        </w:rPr>
        <w:t>(a) Angry</w:t>
      </w:r>
      <w:proofErr w:type="gramStart"/>
      <w:r w:rsidRPr="472F77A0">
        <w:rPr>
          <w:rFonts w:cstheme="minorBidi"/>
          <w:color w:val="000000" w:themeColor="text1"/>
        </w:rPr>
        <w:t xml:space="preserve">   (</w:t>
      </w:r>
      <w:proofErr w:type="gramEnd"/>
      <w:r w:rsidRPr="472F77A0">
        <w:rPr>
          <w:rFonts w:cstheme="minorBidi"/>
          <w:color w:val="000000" w:themeColor="text1"/>
        </w:rPr>
        <w:t>b) Sad</w:t>
      </w:r>
      <w:proofErr w:type="gramStart"/>
      <w:r w:rsidRPr="472F77A0">
        <w:rPr>
          <w:rFonts w:cstheme="minorBidi"/>
          <w:color w:val="000000" w:themeColor="text1"/>
        </w:rPr>
        <w:t xml:space="preserve">   (</w:t>
      </w:r>
      <w:proofErr w:type="gramEnd"/>
      <w:r w:rsidRPr="472F77A0">
        <w:rPr>
          <w:rFonts w:cstheme="minorBidi"/>
          <w:color w:val="000000" w:themeColor="text1"/>
        </w:rPr>
        <w:t>c) Frustrated</w:t>
      </w:r>
      <w:proofErr w:type="gramStart"/>
      <w:r w:rsidRPr="472F77A0">
        <w:rPr>
          <w:rFonts w:cstheme="minorBidi"/>
          <w:color w:val="000000" w:themeColor="text1"/>
        </w:rPr>
        <w:t xml:space="preserve">   (</w:t>
      </w:r>
      <w:proofErr w:type="gramEnd"/>
      <w:r w:rsidRPr="472F77A0">
        <w:rPr>
          <w:rFonts w:cstheme="minorBidi"/>
          <w:color w:val="000000" w:themeColor="text1"/>
        </w:rPr>
        <w:t>d) Distressed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Ashamed </w:t>
      </w:r>
    </w:p>
    <w:p w14:paraId="7EEB2865" w14:textId="77777777" w:rsidR="002A36BB" w:rsidRPr="002A1813" w:rsidRDefault="002A36BB" w:rsidP="002A36BB">
      <w:pPr>
        <w:rPr>
          <w:rFonts w:cstheme="minorHAnsi"/>
          <w:color w:val="000000"/>
        </w:rPr>
      </w:pPr>
    </w:p>
    <w:p w14:paraId="1E79B264" w14:textId="77777777" w:rsidR="002A36BB" w:rsidRPr="002A1813" w:rsidRDefault="002A36BB" w:rsidP="002A36BB">
      <w:pPr>
        <w:rPr>
          <w:rFonts w:cstheme="minorHAnsi"/>
          <w:color w:val="000000"/>
        </w:rPr>
      </w:pPr>
      <w:r w:rsidRPr="002A1813">
        <w:rPr>
          <w:rFonts w:cstheme="minorHAnsi"/>
          <w:color w:val="000000"/>
        </w:rPr>
        <w:t xml:space="preserve">7. Megan is looking to buy a house. Something happened and she felt regret. </w:t>
      </w:r>
      <w:r w:rsidRPr="002A1813">
        <w:rPr>
          <w:rFonts w:cstheme="minorHAnsi"/>
          <w:i/>
          <w:iCs/>
          <w:color w:val="000000"/>
        </w:rPr>
        <w:t xml:space="preserve">What is most likely to have happened? </w:t>
      </w:r>
    </w:p>
    <w:p w14:paraId="3DBD5802" w14:textId="77777777" w:rsidR="002A36BB" w:rsidRPr="002A1813" w:rsidRDefault="002A36BB" w:rsidP="472F77A0">
      <w:pPr>
        <w:rPr>
          <w:rFonts w:cstheme="minorHAnsi"/>
          <w:color w:val="000000"/>
        </w:rPr>
      </w:pPr>
      <w:r w:rsidRPr="472F77A0">
        <w:rPr>
          <w:rFonts w:cstheme="minorBidi"/>
          <w:color w:val="000000" w:themeColor="text1"/>
        </w:rPr>
        <w:t xml:space="preserve">(a) She didn't make an offer on a house she wanted, and now she is trying to find out if it is too late. </w:t>
      </w:r>
    </w:p>
    <w:p w14:paraId="23E6089D" w14:textId="77777777" w:rsidR="002A36BB" w:rsidRPr="002A1813" w:rsidRDefault="002A36BB" w:rsidP="472F77A0">
      <w:pPr>
        <w:rPr>
          <w:rFonts w:cstheme="minorHAnsi"/>
          <w:color w:val="000000"/>
        </w:rPr>
      </w:pPr>
      <w:r w:rsidRPr="472F77A0">
        <w:rPr>
          <w:rFonts w:cstheme="minorBidi"/>
          <w:color w:val="000000" w:themeColor="text1"/>
        </w:rPr>
        <w:t xml:space="preserve">(b) She found a house she liked that she didn't think she would find. </w:t>
      </w:r>
    </w:p>
    <w:p w14:paraId="4AE5383D" w14:textId="77777777" w:rsidR="002A36BB" w:rsidRPr="002A1813" w:rsidRDefault="002A36BB" w:rsidP="472F77A0">
      <w:pPr>
        <w:rPr>
          <w:rFonts w:cstheme="minorHAnsi"/>
          <w:color w:val="000000"/>
        </w:rPr>
      </w:pPr>
      <w:r w:rsidRPr="472F77A0">
        <w:rPr>
          <w:rFonts w:cstheme="minorBidi"/>
          <w:color w:val="000000" w:themeColor="text1"/>
        </w:rPr>
        <w:t xml:space="preserve">(c) She couldn't make an offer on a house she liked because the bank didn't get her the money in time. </w:t>
      </w:r>
    </w:p>
    <w:p w14:paraId="56AB67C2" w14:textId="77777777" w:rsidR="002A36BB" w:rsidRPr="002A1813" w:rsidRDefault="002A36BB" w:rsidP="472F77A0">
      <w:pPr>
        <w:rPr>
          <w:rFonts w:cstheme="minorHAnsi"/>
          <w:color w:val="000000"/>
        </w:rPr>
      </w:pPr>
      <w:r w:rsidRPr="472F77A0">
        <w:rPr>
          <w:rFonts w:cstheme="minorBidi"/>
          <w:color w:val="000000" w:themeColor="text1"/>
        </w:rPr>
        <w:t xml:space="preserve">(d) She didn't make an offer on a house she liked and now someone else has bought it. </w:t>
      </w:r>
    </w:p>
    <w:p w14:paraId="08B85106" w14:textId="77777777" w:rsidR="002A36BB" w:rsidRPr="002A1813" w:rsidRDefault="002A36BB" w:rsidP="002A36BB">
      <w:pPr>
        <w:rPr>
          <w:rFonts w:cstheme="minorHAnsi"/>
          <w:color w:val="000000"/>
        </w:rPr>
      </w:pPr>
      <w:r w:rsidRPr="002A1813">
        <w:rPr>
          <w:rFonts w:cstheme="minorHAnsi"/>
          <w:color w:val="000000"/>
        </w:rPr>
        <w:t xml:space="preserve">(e) She made an offer on a house and is waiting to see if it is accepted. </w:t>
      </w:r>
    </w:p>
    <w:p w14:paraId="22091AF7" w14:textId="77777777" w:rsidR="002A36BB" w:rsidRPr="002A1813" w:rsidRDefault="002A36BB" w:rsidP="002A36BB">
      <w:pPr>
        <w:rPr>
          <w:rFonts w:cstheme="minorHAnsi"/>
          <w:color w:val="000000"/>
        </w:rPr>
      </w:pPr>
    </w:p>
    <w:p w14:paraId="525C29A8" w14:textId="77777777" w:rsidR="002A36BB" w:rsidRPr="002A1813" w:rsidRDefault="002A36BB" w:rsidP="002A36BB">
      <w:pPr>
        <w:rPr>
          <w:rFonts w:cstheme="minorHAnsi"/>
          <w:color w:val="000000"/>
        </w:rPr>
      </w:pPr>
      <w:r w:rsidRPr="002A1813">
        <w:rPr>
          <w:rFonts w:cstheme="minorHAnsi"/>
          <w:color w:val="000000"/>
        </w:rPr>
        <w:t xml:space="preserve">8. Mary was working at her desk. Something happened that caused her to feel surprised. </w:t>
      </w:r>
      <w:r w:rsidRPr="002A1813">
        <w:rPr>
          <w:rFonts w:cstheme="minorHAnsi"/>
          <w:i/>
          <w:iCs/>
          <w:color w:val="000000"/>
        </w:rPr>
        <w:t xml:space="preserve">What is most likely to have happened? </w:t>
      </w:r>
    </w:p>
    <w:p w14:paraId="34B6E727"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(a) Her </w:t>
      </w:r>
      <w:proofErr w:type="gramStart"/>
      <w:r w:rsidRPr="472F77A0">
        <w:rPr>
          <w:rFonts w:cstheme="minorBidi"/>
          <w:color w:val="000000" w:themeColor="text1"/>
        </w:rPr>
        <w:t>work-mate</w:t>
      </w:r>
      <w:proofErr w:type="gramEnd"/>
      <w:r w:rsidRPr="472F77A0">
        <w:rPr>
          <w:rFonts w:cstheme="minorBidi"/>
          <w:color w:val="000000" w:themeColor="text1"/>
        </w:rPr>
        <w:t xml:space="preserve"> told a silly joke. </w:t>
      </w:r>
    </w:p>
    <w:p w14:paraId="67CE83D4"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(b) She was working on a new task she hadn't dealt with before. </w:t>
      </w:r>
    </w:p>
    <w:p w14:paraId="78A452D9" w14:textId="77777777" w:rsidR="002A36BB" w:rsidRPr="002A1813" w:rsidRDefault="002A36BB" w:rsidP="002A36BB">
      <w:pPr>
        <w:spacing w:line="228" w:lineRule="auto"/>
        <w:rPr>
          <w:rFonts w:cstheme="minorHAnsi"/>
          <w:color w:val="000000"/>
        </w:rPr>
      </w:pPr>
      <w:r w:rsidRPr="002A1813">
        <w:rPr>
          <w:rFonts w:cstheme="minorHAnsi"/>
          <w:color w:val="000000"/>
        </w:rPr>
        <w:t xml:space="preserve">(c) She found some results that were different from what she thought they would be. </w:t>
      </w:r>
    </w:p>
    <w:p w14:paraId="530B522E" w14:textId="77777777" w:rsidR="002A36BB" w:rsidRPr="002A1813" w:rsidRDefault="002A36BB" w:rsidP="002A36BB">
      <w:pPr>
        <w:spacing w:line="228" w:lineRule="auto"/>
        <w:rPr>
          <w:rFonts w:cstheme="minorHAnsi"/>
          <w:color w:val="000000"/>
        </w:rPr>
      </w:pPr>
      <w:r w:rsidRPr="002A1813">
        <w:rPr>
          <w:rFonts w:cstheme="minorHAnsi"/>
          <w:color w:val="000000"/>
        </w:rPr>
        <w:t xml:space="preserve">(d) She realized she would not be able to complete her work. </w:t>
      </w:r>
    </w:p>
    <w:p w14:paraId="745C9895"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(e) She had to do a task she didn't normally do at work. </w:t>
      </w:r>
    </w:p>
    <w:p w14:paraId="1F567F39" w14:textId="77777777" w:rsidR="002A36BB" w:rsidRPr="002A1813" w:rsidRDefault="002A36BB" w:rsidP="002A36BB">
      <w:pPr>
        <w:rPr>
          <w:rFonts w:cstheme="minorHAnsi"/>
          <w:color w:val="000000"/>
        </w:rPr>
      </w:pPr>
    </w:p>
    <w:p w14:paraId="545B612F" w14:textId="77777777" w:rsidR="002A36BB" w:rsidRPr="002A1813" w:rsidRDefault="002A36BB" w:rsidP="472F77A0">
      <w:pPr>
        <w:rPr>
          <w:rFonts w:cstheme="minorHAnsi"/>
          <w:color w:val="000000"/>
        </w:rPr>
      </w:pPr>
      <w:r w:rsidRPr="472F77A0">
        <w:rPr>
          <w:rFonts w:cstheme="minorBidi"/>
          <w:color w:val="000000" w:themeColor="text1"/>
        </w:rPr>
        <w:t xml:space="preserve">9. Someone thinks that another person has deliberately caused something good to happen to them. </w:t>
      </w:r>
      <w:r w:rsidRPr="472F77A0">
        <w:rPr>
          <w:rFonts w:cstheme="minorBidi"/>
          <w:i/>
          <w:iCs/>
          <w:color w:val="000000" w:themeColor="text1"/>
        </w:rPr>
        <w:t xml:space="preserve">They </w:t>
      </w:r>
      <w:r w:rsidRPr="472F77A0">
        <w:rPr>
          <w:rFonts w:cstheme="minorBidi"/>
          <w:i/>
          <w:iCs/>
          <w:color w:val="000000" w:themeColor="text1"/>
        </w:rPr>
        <w:lastRenderedPageBreak/>
        <w:t xml:space="preserve">are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50AC19BF" w14:textId="77777777" w:rsidR="002A36BB" w:rsidRPr="002A1813" w:rsidRDefault="002A36BB" w:rsidP="472F77A0">
      <w:pPr>
        <w:rPr>
          <w:rFonts w:cstheme="minorHAnsi"/>
          <w:color w:val="000000"/>
        </w:rPr>
      </w:pPr>
      <w:r w:rsidRPr="472F77A0">
        <w:rPr>
          <w:rFonts w:cstheme="minorBidi"/>
          <w:color w:val="000000" w:themeColor="text1"/>
        </w:rPr>
        <w:t>(a) Hope</w:t>
      </w:r>
      <w:proofErr w:type="gramStart"/>
      <w:r w:rsidRPr="472F77A0">
        <w:rPr>
          <w:rFonts w:cstheme="minorBidi"/>
          <w:color w:val="000000" w:themeColor="text1"/>
        </w:rPr>
        <w:t xml:space="preserve">   (</w:t>
      </w:r>
      <w:proofErr w:type="gramEnd"/>
      <w:r w:rsidRPr="472F77A0">
        <w:rPr>
          <w:rFonts w:cstheme="minorBidi"/>
          <w:color w:val="000000" w:themeColor="text1"/>
        </w:rPr>
        <w:t>b) Pride</w:t>
      </w:r>
      <w:proofErr w:type="gramStart"/>
      <w:r w:rsidRPr="472F77A0">
        <w:rPr>
          <w:rFonts w:cstheme="minorBidi"/>
          <w:color w:val="000000" w:themeColor="text1"/>
        </w:rPr>
        <w:t xml:space="preserve">   (</w:t>
      </w:r>
      <w:proofErr w:type="gramEnd"/>
      <w:r w:rsidRPr="472F77A0">
        <w:rPr>
          <w:rFonts w:cstheme="minorBidi"/>
          <w:color w:val="000000" w:themeColor="text1"/>
        </w:rPr>
        <w:t>c) Gratitude</w:t>
      </w:r>
      <w:proofErr w:type="gramStart"/>
      <w:r w:rsidRPr="472F77A0">
        <w:rPr>
          <w:rFonts w:cstheme="minorBidi"/>
          <w:color w:val="000000" w:themeColor="text1"/>
        </w:rPr>
        <w:t xml:space="preserve">   (</w:t>
      </w:r>
      <w:proofErr w:type="gramEnd"/>
      <w:r w:rsidRPr="472F77A0">
        <w:rPr>
          <w:rFonts w:cstheme="minorBidi"/>
          <w:color w:val="000000" w:themeColor="text1"/>
        </w:rPr>
        <w:t>d) Surprise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Relief </w:t>
      </w:r>
    </w:p>
    <w:p w14:paraId="75648DC6" w14:textId="77777777" w:rsidR="002A36BB" w:rsidRPr="002A1813" w:rsidRDefault="002A36BB" w:rsidP="002A36BB">
      <w:pPr>
        <w:rPr>
          <w:rFonts w:cstheme="minorHAnsi"/>
          <w:color w:val="000000"/>
        </w:rPr>
      </w:pPr>
    </w:p>
    <w:p w14:paraId="2D9FD985" w14:textId="77777777" w:rsidR="002A36BB" w:rsidRPr="002A1813" w:rsidRDefault="002A36BB" w:rsidP="002A36BB">
      <w:pPr>
        <w:rPr>
          <w:rFonts w:cstheme="minorHAnsi"/>
          <w:color w:val="000000"/>
        </w:rPr>
      </w:pPr>
      <w:r w:rsidRPr="002A1813">
        <w:rPr>
          <w:rFonts w:cstheme="minorHAnsi"/>
          <w:color w:val="000000"/>
        </w:rPr>
        <w:t xml:space="preserve">10. By their own actions, a person reaches a goal they wanted to reach. </w:t>
      </w:r>
      <w:r w:rsidRPr="002A1813">
        <w:rPr>
          <w:rFonts w:cstheme="minorHAnsi"/>
          <w:i/>
          <w:iCs/>
          <w:color w:val="000000"/>
        </w:rPr>
        <w:t xml:space="preserve">The person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68688F11" w14:textId="77777777" w:rsidR="002A36BB" w:rsidRPr="002A1813" w:rsidRDefault="002A36BB" w:rsidP="472F77A0">
      <w:pPr>
        <w:rPr>
          <w:rFonts w:cstheme="minorHAnsi"/>
          <w:color w:val="000000"/>
        </w:rPr>
      </w:pPr>
      <w:r w:rsidRPr="472F77A0">
        <w:rPr>
          <w:rFonts w:cstheme="minorBidi"/>
          <w:color w:val="000000" w:themeColor="text1"/>
        </w:rPr>
        <w:t>(a) Joy</w:t>
      </w:r>
      <w:proofErr w:type="gramStart"/>
      <w:r w:rsidRPr="472F77A0">
        <w:rPr>
          <w:rFonts w:cstheme="minorBidi"/>
          <w:color w:val="000000" w:themeColor="text1"/>
        </w:rPr>
        <w:t xml:space="preserve">   (</w:t>
      </w:r>
      <w:proofErr w:type="gramEnd"/>
      <w:r w:rsidRPr="472F77A0">
        <w:rPr>
          <w:rFonts w:cstheme="minorBidi"/>
          <w:color w:val="000000" w:themeColor="text1"/>
        </w:rPr>
        <w:t>b) Hope</w:t>
      </w:r>
      <w:proofErr w:type="gramStart"/>
      <w:r w:rsidRPr="472F77A0">
        <w:rPr>
          <w:rFonts w:cstheme="minorBidi"/>
          <w:color w:val="000000" w:themeColor="text1"/>
        </w:rPr>
        <w:t xml:space="preserve">   (</w:t>
      </w:r>
      <w:proofErr w:type="gramEnd"/>
      <w:r w:rsidRPr="472F77A0">
        <w:rPr>
          <w:rFonts w:cstheme="minorBidi"/>
          <w:color w:val="000000" w:themeColor="text1"/>
        </w:rPr>
        <w:t>c) Relief</w:t>
      </w:r>
      <w:proofErr w:type="gramStart"/>
      <w:r w:rsidRPr="472F77A0">
        <w:rPr>
          <w:rFonts w:cstheme="minorBidi"/>
          <w:color w:val="000000" w:themeColor="text1"/>
        </w:rPr>
        <w:t xml:space="preserve">   (</w:t>
      </w:r>
      <w:proofErr w:type="gramEnd"/>
      <w:r w:rsidRPr="472F77A0">
        <w:rPr>
          <w:rFonts w:cstheme="minorBidi"/>
          <w:color w:val="000000" w:themeColor="text1"/>
        </w:rPr>
        <w:t>d) Pride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Surprise </w:t>
      </w:r>
    </w:p>
    <w:p w14:paraId="0E457185" w14:textId="77777777" w:rsidR="002A36BB" w:rsidRPr="002A1813" w:rsidRDefault="002A36BB" w:rsidP="002A36BB">
      <w:pPr>
        <w:rPr>
          <w:rFonts w:cstheme="minorHAnsi"/>
          <w:color w:val="000000"/>
        </w:rPr>
      </w:pPr>
    </w:p>
    <w:p w14:paraId="1920B5D7" w14:textId="77777777" w:rsidR="002A36BB" w:rsidRPr="002A1813" w:rsidRDefault="002A36BB" w:rsidP="002A36BB">
      <w:pPr>
        <w:rPr>
          <w:rFonts w:cstheme="minorHAnsi"/>
          <w:color w:val="000000"/>
        </w:rPr>
      </w:pPr>
      <w:r w:rsidRPr="002A1813">
        <w:rPr>
          <w:rFonts w:cstheme="minorHAnsi"/>
          <w:color w:val="000000"/>
        </w:rPr>
        <w:t xml:space="preserve">11. An unwanted situation becomes less likely or stops altogether. </w:t>
      </w:r>
      <w:r w:rsidRPr="002A1813">
        <w:rPr>
          <w:rFonts w:cstheme="minorHAnsi"/>
          <w:i/>
          <w:iCs/>
          <w:color w:val="000000"/>
        </w:rPr>
        <w:t xml:space="preserve">The person involved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16ECA744" w14:textId="77777777" w:rsidR="002A36BB" w:rsidRPr="002A1813" w:rsidRDefault="002A36BB" w:rsidP="472F77A0">
      <w:pPr>
        <w:rPr>
          <w:rFonts w:cstheme="minorHAnsi"/>
          <w:color w:val="000000"/>
        </w:rPr>
      </w:pPr>
      <w:r w:rsidRPr="472F77A0">
        <w:rPr>
          <w:rFonts w:cstheme="minorBidi"/>
          <w:color w:val="000000" w:themeColor="text1"/>
        </w:rPr>
        <w:t>(a) Regret</w:t>
      </w:r>
      <w:proofErr w:type="gramStart"/>
      <w:r w:rsidRPr="472F77A0">
        <w:rPr>
          <w:rFonts w:cstheme="minorBidi"/>
          <w:color w:val="000000" w:themeColor="text1"/>
        </w:rPr>
        <w:t xml:space="preserve">   (</w:t>
      </w:r>
      <w:proofErr w:type="gramEnd"/>
      <w:r w:rsidRPr="472F77A0">
        <w:rPr>
          <w:rFonts w:cstheme="minorBidi"/>
          <w:color w:val="000000" w:themeColor="text1"/>
        </w:rPr>
        <w:t>b) Hope</w:t>
      </w:r>
      <w:proofErr w:type="gramStart"/>
      <w:r w:rsidRPr="472F77A0">
        <w:rPr>
          <w:rFonts w:cstheme="minorBidi"/>
          <w:color w:val="000000" w:themeColor="text1"/>
        </w:rPr>
        <w:t xml:space="preserve">   (</w:t>
      </w:r>
      <w:proofErr w:type="gramEnd"/>
      <w:r w:rsidRPr="472F77A0">
        <w:rPr>
          <w:rFonts w:cstheme="minorBidi"/>
          <w:color w:val="000000" w:themeColor="text1"/>
        </w:rPr>
        <w:t>c) Joy</w:t>
      </w:r>
      <w:proofErr w:type="gramStart"/>
      <w:r w:rsidRPr="472F77A0">
        <w:rPr>
          <w:rFonts w:cstheme="minorBidi"/>
          <w:color w:val="000000" w:themeColor="text1"/>
        </w:rPr>
        <w:t xml:space="preserve">   (</w:t>
      </w:r>
      <w:proofErr w:type="gramEnd"/>
      <w:r w:rsidRPr="472F77A0">
        <w:rPr>
          <w:rFonts w:cstheme="minorBidi"/>
          <w:color w:val="000000" w:themeColor="text1"/>
        </w:rPr>
        <w:t>d) Sadness</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Relief </w:t>
      </w:r>
    </w:p>
    <w:p w14:paraId="0FD98AFC" w14:textId="77777777" w:rsidR="002A36BB" w:rsidRPr="0066711B" w:rsidRDefault="002A36BB" w:rsidP="002A36BB">
      <w:pPr>
        <w:rPr>
          <w:rFonts w:cstheme="minorHAnsi"/>
          <w:color w:val="000000"/>
          <w:sz w:val="16"/>
          <w:szCs w:val="16"/>
        </w:rPr>
      </w:pPr>
    </w:p>
    <w:p w14:paraId="27B5B0A0" w14:textId="77777777" w:rsidR="002A36BB" w:rsidRPr="002A1813" w:rsidRDefault="002A36BB" w:rsidP="002A36BB">
      <w:pPr>
        <w:rPr>
          <w:rFonts w:cstheme="minorHAnsi"/>
          <w:color w:val="000000"/>
        </w:rPr>
      </w:pPr>
      <w:r w:rsidRPr="002A1813">
        <w:rPr>
          <w:rFonts w:cstheme="minorHAnsi"/>
          <w:color w:val="000000"/>
        </w:rPr>
        <w:t xml:space="preserve">12. Hasad tries to use his new mobile phone. He has always been able to work out how to use different appliances, but he cannot get the phone to function. </w:t>
      </w:r>
      <w:r w:rsidRPr="002A1813">
        <w:rPr>
          <w:rFonts w:cstheme="minorHAnsi"/>
          <w:i/>
          <w:iCs/>
          <w:color w:val="000000"/>
        </w:rPr>
        <w:t xml:space="preserve">Hasad is most likely to feel? </w:t>
      </w:r>
    </w:p>
    <w:p w14:paraId="0045C41E" w14:textId="77777777" w:rsidR="002A36BB" w:rsidRPr="002A1813" w:rsidRDefault="002A36BB" w:rsidP="472F77A0">
      <w:pPr>
        <w:rPr>
          <w:rFonts w:cstheme="minorHAnsi"/>
          <w:color w:val="000000"/>
        </w:rPr>
      </w:pPr>
      <w:r w:rsidRPr="472F77A0">
        <w:rPr>
          <w:rFonts w:cstheme="minorBidi"/>
          <w:color w:val="000000" w:themeColor="text1"/>
        </w:rPr>
        <w:t>(a) Distressed</w:t>
      </w:r>
      <w:proofErr w:type="gramStart"/>
      <w:r w:rsidRPr="472F77A0">
        <w:rPr>
          <w:rFonts w:cstheme="minorBidi"/>
          <w:color w:val="000000" w:themeColor="text1"/>
        </w:rPr>
        <w:t xml:space="preserve">   (</w:t>
      </w:r>
      <w:proofErr w:type="gramEnd"/>
      <w:r w:rsidRPr="472F77A0">
        <w:rPr>
          <w:rFonts w:cstheme="minorBidi"/>
          <w:color w:val="000000" w:themeColor="text1"/>
        </w:rPr>
        <w:t>b) Confused</w:t>
      </w:r>
      <w:proofErr w:type="gramStart"/>
      <w:r w:rsidRPr="472F77A0">
        <w:rPr>
          <w:rFonts w:cstheme="minorBidi"/>
          <w:color w:val="000000" w:themeColor="text1"/>
        </w:rPr>
        <w:t xml:space="preserve">   (</w:t>
      </w:r>
      <w:proofErr w:type="gramEnd"/>
      <w:r w:rsidRPr="472F77A0">
        <w:rPr>
          <w:rFonts w:cstheme="minorBidi"/>
          <w:color w:val="000000" w:themeColor="text1"/>
        </w:rPr>
        <w:t>c) Surprised</w:t>
      </w:r>
      <w:proofErr w:type="gramStart"/>
      <w:r w:rsidRPr="472F77A0">
        <w:rPr>
          <w:rFonts w:cstheme="minorBidi"/>
          <w:color w:val="000000" w:themeColor="text1"/>
        </w:rPr>
        <w:t xml:space="preserve">   (</w:t>
      </w:r>
      <w:proofErr w:type="gramEnd"/>
      <w:r w:rsidRPr="472F77A0">
        <w:rPr>
          <w:rFonts w:cstheme="minorBidi"/>
          <w:color w:val="000000" w:themeColor="text1"/>
        </w:rPr>
        <w:t>d) Relieved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Frustrated </w:t>
      </w:r>
    </w:p>
    <w:p w14:paraId="0F816C26" w14:textId="77777777" w:rsidR="002A36BB" w:rsidRPr="0066711B" w:rsidRDefault="002A36BB" w:rsidP="002A36BB">
      <w:pPr>
        <w:rPr>
          <w:rFonts w:cstheme="minorHAnsi"/>
          <w:color w:val="000000"/>
          <w:sz w:val="16"/>
          <w:szCs w:val="16"/>
        </w:rPr>
      </w:pPr>
    </w:p>
    <w:p w14:paraId="731E9896" w14:textId="77777777" w:rsidR="002A36BB" w:rsidRPr="002A1813" w:rsidRDefault="002A36BB" w:rsidP="472F77A0">
      <w:pPr>
        <w:rPr>
          <w:rFonts w:cstheme="minorHAnsi"/>
          <w:color w:val="000000"/>
        </w:rPr>
      </w:pPr>
      <w:r w:rsidRPr="472F77A0">
        <w:rPr>
          <w:rFonts w:cstheme="minorBidi"/>
          <w:color w:val="000000" w:themeColor="text1"/>
        </w:rPr>
        <w:t xml:space="preserve">13. Dorian's friend is ill and coughs all over him without bothering to turn away or cover his mouth. </w:t>
      </w:r>
      <w:r w:rsidRPr="472F77A0">
        <w:rPr>
          <w:rFonts w:cstheme="minorBidi"/>
          <w:i/>
          <w:iCs/>
          <w:color w:val="000000" w:themeColor="text1"/>
        </w:rPr>
        <w:t xml:space="preserve">Dorian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77D0B632" w14:textId="77777777" w:rsidR="002A36BB" w:rsidRPr="002A1813" w:rsidRDefault="002A36BB" w:rsidP="472F77A0">
      <w:pPr>
        <w:rPr>
          <w:rFonts w:cstheme="minorHAnsi"/>
          <w:color w:val="000000"/>
        </w:rPr>
      </w:pPr>
      <w:r w:rsidRPr="472F77A0">
        <w:rPr>
          <w:rFonts w:cstheme="minorBidi"/>
          <w:color w:val="000000" w:themeColor="text1"/>
        </w:rPr>
        <w:t>(a) Anxiety</w:t>
      </w:r>
      <w:proofErr w:type="gramStart"/>
      <w:r w:rsidRPr="472F77A0">
        <w:rPr>
          <w:rFonts w:cstheme="minorBidi"/>
          <w:color w:val="000000" w:themeColor="text1"/>
        </w:rPr>
        <w:t xml:space="preserve">   (</w:t>
      </w:r>
      <w:proofErr w:type="gramEnd"/>
      <w:r w:rsidRPr="472F77A0">
        <w:rPr>
          <w:rFonts w:cstheme="minorBidi"/>
          <w:color w:val="000000" w:themeColor="text1"/>
        </w:rPr>
        <w:t>b) Dislike</w:t>
      </w:r>
      <w:proofErr w:type="gramStart"/>
      <w:r w:rsidRPr="472F77A0">
        <w:rPr>
          <w:rFonts w:cstheme="minorBidi"/>
          <w:color w:val="000000" w:themeColor="text1"/>
        </w:rPr>
        <w:t xml:space="preserve">   (</w:t>
      </w:r>
      <w:proofErr w:type="gramEnd"/>
      <w:r w:rsidRPr="472F77A0">
        <w:rPr>
          <w:rFonts w:cstheme="minorBidi"/>
          <w:color w:val="000000" w:themeColor="text1"/>
        </w:rPr>
        <w:t>c) Surprise</w:t>
      </w:r>
      <w:proofErr w:type="gramStart"/>
      <w:r w:rsidRPr="472F77A0">
        <w:rPr>
          <w:rFonts w:cstheme="minorBidi"/>
          <w:color w:val="000000" w:themeColor="text1"/>
        </w:rPr>
        <w:t xml:space="preserve">   (</w:t>
      </w:r>
      <w:proofErr w:type="gramEnd"/>
      <w:r w:rsidRPr="472F77A0">
        <w:rPr>
          <w:rFonts w:cstheme="minorBidi"/>
          <w:color w:val="000000" w:themeColor="text1"/>
        </w:rPr>
        <w:t>d) Jealousy</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Rage </w:t>
      </w:r>
    </w:p>
    <w:p w14:paraId="1CEA8A3C" w14:textId="77777777" w:rsidR="002A36BB" w:rsidRPr="0033063A" w:rsidRDefault="002A36BB" w:rsidP="002A36BB">
      <w:pPr>
        <w:rPr>
          <w:rFonts w:cstheme="minorHAnsi"/>
          <w:color w:val="000000"/>
          <w:sz w:val="16"/>
          <w:szCs w:val="16"/>
        </w:rPr>
      </w:pPr>
    </w:p>
    <w:p w14:paraId="6CC5F331" w14:textId="77777777" w:rsidR="002A36BB" w:rsidRPr="002A1813" w:rsidRDefault="002A36BB" w:rsidP="002A36BB">
      <w:pPr>
        <w:rPr>
          <w:rFonts w:cstheme="minorHAnsi"/>
          <w:color w:val="000000"/>
        </w:rPr>
      </w:pPr>
      <w:r w:rsidRPr="002A1813">
        <w:rPr>
          <w:rFonts w:cstheme="minorHAnsi"/>
          <w:color w:val="000000"/>
        </w:rPr>
        <w:t xml:space="preserve">14. Quan and his wife are talking about what happened to them that day. Something happened that caused Quan to feel surprised. </w:t>
      </w:r>
      <w:r w:rsidRPr="002A1813">
        <w:rPr>
          <w:rFonts w:cstheme="minorHAnsi"/>
          <w:i/>
          <w:iCs/>
          <w:color w:val="000000"/>
        </w:rPr>
        <w:t xml:space="preserve">What is most likely to have happened? </w:t>
      </w:r>
    </w:p>
    <w:p w14:paraId="010F7F03" w14:textId="77777777" w:rsidR="002A36BB" w:rsidRPr="002A1813" w:rsidRDefault="002A36BB" w:rsidP="002A36BB">
      <w:pPr>
        <w:spacing w:line="228" w:lineRule="auto"/>
        <w:rPr>
          <w:rFonts w:cstheme="minorHAnsi"/>
          <w:color w:val="000000"/>
        </w:rPr>
      </w:pPr>
      <w:r w:rsidRPr="002A1813">
        <w:rPr>
          <w:rFonts w:cstheme="minorHAnsi"/>
          <w:color w:val="000000"/>
        </w:rPr>
        <w:t xml:space="preserve">(a) His wife talked a lot, which did not usually happen. </w:t>
      </w:r>
    </w:p>
    <w:p w14:paraId="4A885242" w14:textId="77777777" w:rsidR="002A36BB" w:rsidRPr="002A1813" w:rsidRDefault="002A36BB" w:rsidP="002A36BB">
      <w:pPr>
        <w:spacing w:line="228" w:lineRule="auto"/>
        <w:rPr>
          <w:rFonts w:cstheme="minorHAnsi"/>
          <w:color w:val="000000"/>
        </w:rPr>
      </w:pPr>
      <w:r w:rsidRPr="002A1813">
        <w:rPr>
          <w:rFonts w:cstheme="minorHAnsi"/>
          <w:color w:val="000000"/>
        </w:rPr>
        <w:t xml:space="preserve">(b) His wife talked about things that were different to what they usually discussed. </w:t>
      </w:r>
    </w:p>
    <w:p w14:paraId="6AC88258"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(c) His wife told him that she might have some bad news. </w:t>
      </w:r>
    </w:p>
    <w:p w14:paraId="293D6381" w14:textId="77777777" w:rsidR="002A36BB" w:rsidRPr="002A1813" w:rsidRDefault="002A36BB" w:rsidP="002A36BB">
      <w:pPr>
        <w:spacing w:line="228" w:lineRule="auto"/>
        <w:rPr>
          <w:rFonts w:cstheme="minorHAnsi"/>
          <w:color w:val="000000"/>
        </w:rPr>
      </w:pPr>
      <w:r w:rsidRPr="002A1813">
        <w:rPr>
          <w:rFonts w:cstheme="minorHAnsi"/>
          <w:color w:val="000000"/>
        </w:rPr>
        <w:t xml:space="preserve">(d) His wife told Quan some news that was not what he thought it would be. </w:t>
      </w:r>
    </w:p>
    <w:p w14:paraId="331F172B" w14:textId="77777777" w:rsidR="002A36BB" w:rsidRPr="002A1813" w:rsidRDefault="002A36BB" w:rsidP="002A36BB">
      <w:pPr>
        <w:spacing w:line="228" w:lineRule="auto"/>
        <w:rPr>
          <w:rFonts w:cstheme="minorHAnsi"/>
          <w:color w:val="000000"/>
        </w:rPr>
      </w:pPr>
      <w:r w:rsidRPr="002A1813">
        <w:rPr>
          <w:rFonts w:cstheme="minorHAnsi"/>
          <w:color w:val="000000"/>
        </w:rPr>
        <w:t xml:space="preserve">(e) His wife told a funny story. </w:t>
      </w:r>
    </w:p>
    <w:p w14:paraId="4AC89527" w14:textId="77777777" w:rsidR="002A36BB" w:rsidRPr="0033063A" w:rsidRDefault="002A36BB" w:rsidP="002A36BB">
      <w:pPr>
        <w:rPr>
          <w:rFonts w:cstheme="minorHAnsi"/>
          <w:color w:val="000000"/>
          <w:sz w:val="16"/>
          <w:szCs w:val="16"/>
        </w:rPr>
      </w:pPr>
    </w:p>
    <w:p w14:paraId="0C0ECC6B" w14:textId="77777777" w:rsidR="002A36BB" w:rsidRPr="002A1813" w:rsidRDefault="002A36BB" w:rsidP="002A36BB">
      <w:pPr>
        <w:rPr>
          <w:rFonts w:cstheme="minorHAnsi"/>
          <w:color w:val="000000"/>
        </w:rPr>
      </w:pPr>
      <w:r w:rsidRPr="002A1813">
        <w:rPr>
          <w:rFonts w:cstheme="minorHAnsi"/>
          <w:color w:val="000000"/>
        </w:rPr>
        <w:t xml:space="preserve">15. A supervisor who is unpleasant to work for leaves Alfonso's work. </w:t>
      </w:r>
      <w:r w:rsidRPr="002A1813">
        <w:rPr>
          <w:rFonts w:cstheme="minorHAnsi"/>
          <w:i/>
          <w:iCs/>
          <w:color w:val="000000"/>
        </w:rPr>
        <w:t xml:space="preserve">Alfonso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2EC4D0C8" w14:textId="77777777" w:rsidR="002A36BB" w:rsidRPr="002A1813" w:rsidRDefault="002A36BB" w:rsidP="472F77A0">
      <w:pPr>
        <w:rPr>
          <w:rFonts w:cstheme="minorHAnsi"/>
          <w:color w:val="000000"/>
        </w:rPr>
      </w:pPr>
      <w:r w:rsidRPr="472F77A0">
        <w:rPr>
          <w:rFonts w:cstheme="minorBidi"/>
          <w:color w:val="000000" w:themeColor="text1"/>
        </w:rPr>
        <w:t xml:space="preserve">(a) </w:t>
      </w:r>
      <w:proofErr w:type="gramStart"/>
      <w:r w:rsidRPr="472F77A0">
        <w:rPr>
          <w:rFonts w:cstheme="minorBidi"/>
          <w:color w:val="000000" w:themeColor="text1"/>
        </w:rPr>
        <w:t>Joy  (</w:t>
      </w:r>
      <w:proofErr w:type="gramEnd"/>
      <w:r w:rsidRPr="472F77A0">
        <w:rPr>
          <w:rFonts w:cstheme="minorBidi"/>
          <w:color w:val="000000" w:themeColor="text1"/>
        </w:rPr>
        <w:t xml:space="preserve">b) </w:t>
      </w:r>
      <w:proofErr w:type="gramStart"/>
      <w:r w:rsidRPr="472F77A0">
        <w:rPr>
          <w:rFonts w:cstheme="minorBidi"/>
          <w:color w:val="000000" w:themeColor="text1"/>
        </w:rPr>
        <w:t>Hope  (</w:t>
      </w:r>
      <w:proofErr w:type="gramEnd"/>
      <w:r w:rsidRPr="472F77A0">
        <w:rPr>
          <w:rFonts w:cstheme="minorBidi"/>
          <w:color w:val="000000" w:themeColor="text1"/>
        </w:rPr>
        <w:t xml:space="preserve">c) </w:t>
      </w:r>
      <w:proofErr w:type="gramStart"/>
      <w:r w:rsidRPr="472F77A0">
        <w:rPr>
          <w:rFonts w:cstheme="minorBidi"/>
          <w:color w:val="000000" w:themeColor="text1"/>
        </w:rPr>
        <w:t>Regret  (</w:t>
      </w:r>
      <w:proofErr w:type="gramEnd"/>
      <w:r w:rsidRPr="472F77A0">
        <w:rPr>
          <w:rFonts w:cstheme="minorBidi"/>
          <w:color w:val="000000" w:themeColor="text1"/>
        </w:rPr>
        <w:t xml:space="preserve">d) </w:t>
      </w:r>
      <w:proofErr w:type="gramStart"/>
      <w:r w:rsidRPr="472F77A0">
        <w:rPr>
          <w:rFonts w:cstheme="minorBidi"/>
          <w:color w:val="000000" w:themeColor="text1"/>
        </w:rPr>
        <w:t>Relief  (</w:t>
      </w:r>
      <w:proofErr w:type="gramEnd"/>
      <w:r w:rsidRPr="472F77A0">
        <w:rPr>
          <w:rFonts w:cstheme="minorBidi"/>
          <w:color w:val="000000" w:themeColor="text1"/>
        </w:rPr>
        <w:t xml:space="preserve">e) Sadness </w:t>
      </w:r>
    </w:p>
    <w:p w14:paraId="4F8A4D11" w14:textId="77777777" w:rsidR="002A36BB" w:rsidRPr="0033063A" w:rsidRDefault="002A36BB" w:rsidP="002A36BB">
      <w:pPr>
        <w:rPr>
          <w:rFonts w:cstheme="minorHAnsi"/>
          <w:color w:val="000000"/>
          <w:sz w:val="16"/>
          <w:szCs w:val="16"/>
        </w:rPr>
      </w:pPr>
    </w:p>
    <w:p w14:paraId="07BB58CD" w14:textId="77777777" w:rsidR="002A36BB" w:rsidRPr="002A1813" w:rsidRDefault="002A36BB" w:rsidP="472F77A0">
      <w:pPr>
        <w:rPr>
          <w:rFonts w:cstheme="minorHAnsi"/>
          <w:color w:val="000000"/>
        </w:rPr>
      </w:pPr>
      <w:r w:rsidRPr="472F77A0">
        <w:rPr>
          <w:rFonts w:cstheme="minorBidi"/>
          <w:color w:val="000000" w:themeColor="text1"/>
        </w:rPr>
        <w:t xml:space="preserve">16. The nature of Sara's job changes due to unpredictable </w:t>
      </w:r>
      <w:proofErr w:type="gramStart"/>
      <w:r w:rsidRPr="472F77A0">
        <w:rPr>
          <w:rFonts w:cstheme="minorBidi"/>
          <w:color w:val="000000" w:themeColor="text1"/>
        </w:rPr>
        <w:t>factors</w:t>
      </w:r>
      <w:proofErr w:type="gramEnd"/>
      <w:r w:rsidRPr="472F77A0">
        <w:rPr>
          <w:rFonts w:cstheme="minorBidi"/>
          <w:color w:val="000000" w:themeColor="text1"/>
        </w:rPr>
        <w:t xml:space="preserve"> and she no longer gets to do the portions of her work that she most enjoyed. </w:t>
      </w:r>
      <w:r w:rsidRPr="472F77A0">
        <w:rPr>
          <w:rFonts w:cstheme="minorBidi"/>
          <w:i/>
          <w:iCs/>
          <w:color w:val="000000" w:themeColor="text1"/>
        </w:rPr>
        <w:t xml:space="preserve">Sara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394A58DC" w14:textId="77777777" w:rsidR="002A36BB" w:rsidRPr="002A1813" w:rsidRDefault="002A36BB" w:rsidP="472F77A0">
      <w:pPr>
        <w:rPr>
          <w:rFonts w:cstheme="minorHAnsi"/>
          <w:color w:val="000000"/>
        </w:rPr>
      </w:pPr>
      <w:r w:rsidRPr="472F77A0">
        <w:rPr>
          <w:rFonts w:cstheme="minorBidi"/>
          <w:color w:val="000000" w:themeColor="text1"/>
        </w:rPr>
        <w:t>(a) Ashamed</w:t>
      </w:r>
      <w:proofErr w:type="gramStart"/>
      <w:r w:rsidRPr="472F77A0">
        <w:rPr>
          <w:rFonts w:cstheme="minorBidi"/>
          <w:color w:val="000000" w:themeColor="text1"/>
        </w:rPr>
        <w:t xml:space="preserve">   (</w:t>
      </w:r>
      <w:proofErr w:type="gramEnd"/>
      <w:r w:rsidRPr="472F77A0">
        <w:rPr>
          <w:rFonts w:cstheme="minorBidi"/>
          <w:color w:val="000000" w:themeColor="text1"/>
        </w:rPr>
        <w:t>b) Sad</w:t>
      </w:r>
      <w:proofErr w:type="gramStart"/>
      <w:r w:rsidRPr="472F77A0">
        <w:rPr>
          <w:rFonts w:cstheme="minorBidi"/>
          <w:color w:val="000000" w:themeColor="text1"/>
        </w:rPr>
        <w:t xml:space="preserve">   (</w:t>
      </w:r>
      <w:proofErr w:type="gramEnd"/>
      <w:r w:rsidRPr="472F77A0">
        <w:rPr>
          <w:rFonts w:cstheme="minorBidi"/>
          <w:color w:val="000000" w:themeColor="text1"/>
        </w:rPr>
        <w:t>c) Angry</w:t>
      </w:r>
      <w:proofErr w:type="gramStart"/>
      <w:r w:rsidRPr="472F77A0">
        <w:rPr>
          <w:rFonts w:cstheme="minorBidi"/>
          <w:color w:val="000000" w:themeColor="text1"/>
        </w:rPr>
        <w:t xml:space="preserve">   (</w:t>
      </w:r>
      <w:proofErr w:type="gramEnd"/>
      <w:r w:rsidRPr="472F77A0">
        <w:rPr>
          <w:rFonts w:cstheme="minorBidi"/>
          <w:color w:val="000000" w:themeColor="text1"/>
        </w:rPr>
        <w:t>d) Distressed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Frustrated </w:t>
      </w:r>
    </w:p>
    <w:p w14:paraId="743FC616" w14:textId="77777777" w:rsidR="002A36BB" w:rsidRPr="002A1813" w:rsidRDefault="002A36BB" w:rsidP="002A36BB">
      <w:pPr>
        <w:rPr>
          <w:rFonts w:cstheme="minorHAnsi"/>
          <w:color w:val="000000"/>
          <w:sz w:val="16"/>
          <w:szCs w:val="16"/>
        </w:rPr>
      </w:pPr>
    </w:p>
    <w:p w14:paraId="4D9F35D9" w14:textId="77777777" w:rsidR="002A36BB" w:rsidRPr="002A1813" w:rsidRDefault="002A36BB" w:rsidP="472F77A0">
      <w:pPr>
        <w:rPr>
          <w:rFonts w:cstheme="minorHAnsi"/>
          <w:color w:val="000000"/>
        </w:rPr>
      </w:pPr>
      <w:r w:rsidRPr="472F77A0">
        <w:rPr>
          <w:rFonts w:cstheme="minorBidi"/>
          <w:color w:val="000000" w:themeColor="text1"/>
        </w:rPr>
        <w:t xml:space="preserve">17. Leila has been unable to sleep well lately and there are no changes in her life that might indicate why. </w:t>
      </w:r>
      <w:r w:rsidRPr="472F77A0">
        <w:rPr>
          <w:rFonts w:cstheme="minorBidi"/>
          <w:i/>
          <w:iCs/>
          <w:color w:val="000000" w:themeColor="text1"/>
        </w:rPr>
        <w:t xml:space="preserve">Leila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6FE1A969" w14:textId="77777777" w:rsidR="002A36BB" w:rsidRPr="002A1813" w:rsidRDefault="002A36BB" w:rsidP="472F77A0">
      <w:pPr>
        <w:rPr>
          <w:rFonts w:cstheme="minorHAnsi"/>
          <w:color w:val="000000"/>
        </w:rPr>
      </w:pPr>
      <w:r w:rsidRPr="472F77A0">
        <w:rPr>
          <w:rFonts w:cstheme="minorBidi"/>
          <w:color w:val="000000" w:themeColor="text1"/>
        </w:rPr>
        <w:t>(a) Angry</w:t>
      </w:r>
      <w:proofErr w:type="gramStart"/>
      <w:r w:rsidRPr="472F77A0">
        <w:rPr>
          <w:rFonts w:cstheme="minorBidi"/>
          <w:color w:val="000000" w:themeColor="text1"/>
        </w:rPr>
        <w:t xml:space="preserve">   (</w:t>
      </w:r>
      <w:proofErr w:type="gramEnd"/>
      <w:r w:rsidRPr="472F77A0">
        <w:rPr>
          <w:rFonts w:cstheme="minorBidi"/>
          <w:color w:val="000000" w:themeColor="text1"/>
        </w:rPr>
        <w:t>b) Scared</w:t>
      </w:r>
      <w:proofErr w:type="gramStart"/>
      <w:r w:rsidRPr="472F77A0">
        <w:rPr>
          <w:rFonts w:cstheme="minorBidi"/>
          <w:color w:val="000000" w:themeColor="text1"/>
        </w:rPr>
        <w:t xml:space="preserve">   (</w:t>
      </w:r>
      <w:proofErr w:type="gramEnd"/>
      <w:r w:rsidRPr="472F77A0">
        <w:rPr>
          <w:rFonts w:cstheme="minorBidi"/>
          <w:color w:val="000000" w:themeColor="text1"/>
        </w:rPr>
        <w:t>c) Sad</w:t>
      </w:r>
      <w:proofErr w:type="gramStart"/>
      <w:r w:rsidRPr="472F77A0">
        <w:rPr>
          <w:rFonts w:cstheme="minorBidi"/>
          <w:color w:val="000000" w:themeColor="text1"/>
        </w:rPr>
        <w:t xml:space="preserve">   (</w:t>
      </w:r>
      <w:proofErr w:type="gramEnd"/>
      <w:r w:rsidRPr="472F77A0">
        <w:rPr>
          <w:rFonts w:cstheme="minorBidi"/>
          <w:color w:val="000000" w:themeColor="text1"/>
        </w:rPr>
        <w:t>d) Distressed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Guilty </w:t>
      </w:r>
    </w:p>
    <w:p w14:paraId="3F2D0A58" w14:textId="77777777" w:rsidR="002A36BB" w:rsidRPr="0033063A" w:rsidRDefault="002A36BB" w:rsidP="002A36BB">
      <w:pPr>
        <w:rPr>
          <w:rFonts w:cstheme="minorHAnsi"/>
          <w:color w:val="000000"/>
          <w:sz w:val="16"/>
          <w:szCs w:val="16"/>
        </w:rPr>
      </w:pPr>
    </w:p>
    <w:p w14:paraId="3DF2ACB5" w14:textId="77777777" w:rsidR="002A36BB" w:rsidRPr="002A1813" w:rsidRDefault="002A36BB" w:rsidP="472F77A0">
      <w:pPr>
        <w:rPr>
          <w:rFonts w:cstheme="minorHAnsi"/>
          <w:color w:val="000000"/>
        </w:rPr>
      </w:pPr>
      <w:r w:rsidRPr="472F77A0">
        <w:rPr>
          <w:rFonts w:cstheme="minorBidi"/>
          <w:color w:val="000000" w:themeColor="text1"/>
        </w:rPr>
        <w:t xml:space="preserve">18. Someone believes another person has deliberately caused something good to stop happening to them. However, they feel they can do something about it. </w:t>
      </w:r>
      <w:r w:rsidRPr="472F77A0">
        <w:rPr>
          <w:rFonts w:cstheme="minorBidi"/>
          <w:i/>
          <w:iCs/>
          <w:color w:val="000000" w:themeColor="text1"/>
        </w:rPr>
        <w:t xml:space="preserve">They are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21D87452" w14:textId="77777777" w:rsidR="002A36BB" w:rsidRPr="002A1813" w:rsidRDefault="002A36BB" w:rsidP="472F77A0">
      <w:pPr>
        <w:rPr>
          <w:rFonts w:cstheme="minorHAnsi"/>
          <w:color w:val="000000"/>
        </w:rPr>
      </w:pPr>
      <w:r w:rsidRPr="472F77A0">
        <w:rPr>
          <w:rFonts w:cstheme="minorBidi"/>
          <w:color w:val="000000" w:themeColor="text1"/>
        </w:rPr>
        <w:t>(a) Angry</w:t>
      </w:r>
      <w:proofErr w:type="gramStart"/>
      <w:r w:rsidRPr="472F77A0">
        <w:rPr>
          <w:rFonts w:cstheme="minorBidi"/>
          <w:color w:val="000000" w:themeColor="text1"/>
        </w:rPr>
        <w:t xml:space="preserve">   (</w:t>
      </w:r>
      <w:proofErr w:type="gramEnd"/>
      <w:r w:rsidRPr="472F77A0">
        <w:rPr>
          <w:rFonts w:cstheme="minorBidi"/>
          <w:color w:val="000000" w:themeColor="text1"/>
        </w:rPr>
        <w:t>b) Contemptuous</w:t>
      </w:r>
      <w:proofErr w:type="gramStart"/>
      <w:r w:rsidRPr="472F77A0">
        <w:rPr>
          <w:rFonts w:cstheme="minorBidi"/>
          <w:color w:val="000000" w:themeColor="text1"/>
        </w:rPr>
        <w:t xml:space="preserve">   (</w:t>
      </w:r>
      <w:proofErr w:type="gramEnd"/>
      <w:r w:rsidRPr="472F77A0">
        <w:rPr>
          <w:rFonts w:cstheme="minorBidi"/>
          <w:color w:val="000000" w:themeColor="text1"/>
        </w:rPr>
        <w:t>c) Distress</w:t>
      </w:r>
      <w:proofErr w:type="gramStart"/>
      <w:r w:rsidRPr="472F77A0">
        <w:rPr>
          <w:rFonts w:cstheme="minorBidi"/>
          <w:color w:val="000000" w:themeColor="text1"/>
        </w:rPr>
        <w:t xml:space="preserve">   (</w:t>
      </w:r>
      <w:proofErr w:type="gramEnd"/>
      <w:r w:rsidRPr="472F77A0">
        <w:rPr>
          <w:rFonts w:cstheme="minorBidi"/>
          <w:color w:val="000000" w:themeColor="text1"/>
        </w:rPr>
        <w:t>d) Depressed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e) Frustrated </w:t>
      </w:r>
    </w:p>
    <w:p w14:paraId="07F33C18" w14:textId="77777777" w:rsidR="002A36BB" w:rsidRPr="0033063A" w:rsidRDefault="002A36BB" w:rsidP="002A36BB">
      <w:pPr>
        <w:rPr>
          <w:rFonts w:cstheme="minorHAnsi"/>
          <w:color w:val="000000"/>
          <w:sz w:val="16"/>
          <w:szCs w:val="16"/>
        </w:rPr>
      </w:pPr>
    </w:p>
    <w:p w14:paraId="19551114" w14:textId="77777777" w:rsidR="002A36BB" w:rsidRPr="002A1813" w:rsidRDefault="002A36BB" w:rsidP="002A36BB">
      <w:pPr>
        <w:rPr>
          <w:rFonts w:cstheme="minorHAnsi"/>
          <w:color w:val="000000"/>
        </w:rPr>
      </w:pPr>
      <w:r w:rsidRPr="002A1813">
        <w:rPr>
          <w:rFonts w:cstheme="minorHAnsi"/>
          <w:color w:val="000000"/>
        </w:rPr>
        <w:t xml:space="preserve">19. Matthew has been at his current job for six months. Something happened that caused him to feel regret. </w:t>
      </w:r>
      <w:r w:rsidRPr="002A1813">
        <w:rPr>
          <w:rFonts w:cstheme="minorHAnsi"/>
          <w:i/>
          <w:iCs/>
          <w:color w:val="000000"/>
        </w:rPr>
        <w:t xml:space="preserve">What is most likely to have happened? </w:t>
      </w:r>
    </w:p>
    <w:p w14:paraId="6F7CF41F" w14:textId="77777777" w:rsidR="002A36BB" w:rsidRPr="002A1813" w:rsidRDefault="002A36BB" w:rsidP="002A36BB">
      <w:pPr>
        <w:spacing w:line="228" w:lineRule="auto"/>
        <w:rPr>
          <w:rFonts w:cstheme="minorHAnsi"/>
          <w:color w:val="000000"/>
        </w:rPr>
      </w:pPr>
      <w:r w:rsidRPr="002A1813">
        <w:rPr>
          <w:rFonts w:cstheme="minorHAnsi"/>
          <w:color w:val="000000"/>
        </w:rPr>
        <w:t xml:space="preserve">(a) He did not apply for a position he wanted and has found out that someone else less qualified got the job. </w:t>
      </w:r>
    </w:p>
    <w:p w14:paraId="27AE2A85" w14:textId="77777777" w:rsidR="002A36BB" w:rsidRPr="002A1813" w:rsidRDefault="002A36BB" w:rsidP="002A36BB">
      <w:pPr>
        <w:spacing w:line="228" w:lineRule="auto"/>
        <w:rPr>
          <w:rFonts w:cstheme="minorHAnsi"/>
          <w:color w:val="000000"/>
        </w:rPr>
      </w:pPr>
      <w:r w:rsidRPr="002A1813">
        <w:rPr>
          <w:rFonts w:cstheme="minorHAnsi"/>
          <w:color w:val="000000"/>
        </w:rPr>
        <w:t xml:space="preserve">(b) He did not apply for a position he wanted and has started looking for a similar position. </w:t>
      </w:r>
    </w:p>
    <w:p w14:paraId="5FA20150" w14:textId="77777777" w:rsidR="002A36BB" w:rsidRPr="002A1813" w:rsidRDefault="002A36BB" w:rsidP="002A36BB">
      <w:pPr>
        <w:spacing w:line="228" w:lineRule="auto"/>
        <w:rPr>
          <w:rFonts w:cstheme="minorHAnsi"/>
          <w:color w:val="000000"/>
        </w:rPr>
      </w:pPr>
      <w:r w:rsidRPr="002A1813">
        <w:rPr>
          <w:rFonts w:cstheme="minorHAnsi"/>
          <w:color w:val="000000"/>
        </w:rPr>
        <w:t xml:space="preserve">(c) He found out that opportunities for promotion have dried up. </w:t>
      </w:r>
    </w:p>
    <w:p w14:paraId="65194176" w14:textId="77777777" w:rsidR="002A36BB" w:rsidRDefault="002A36BB" w:rsidP="472F77A0">
      <w:pPr>
        <w:spacing w:line="228" w:lineRule="auto"/>
        <w:rPr>
          <w:rFonts w:cstheme="minorHAnsi"/>
          <w:color w:val="000000"/>
        </w:rPr>
      </w:pPr>
      <w:r w:rsidRPr="472F77A0">
        <w:rPr>
          <w:rFonts w:cstheme="minorBidi"/>
          <w:color w:val="000000" w:themeColor="text1"/>
        </w:rPr>
        <w:t>(d) He found out that he didn't get a position he thought he would get.</w:t>
      </w:r>
    </w:p>
    <w:p w14:paraId="14F13F2F" w14:textId="77777777" w:rsidR="002A36BB" w:rsidRPr="002A1813" w:rsidRDefault="002A36BB" w:rsidP="472F77A0">
      <w:pPr>
        <w:spacing w:line="228" w:lineRule="auto"/>
        <w:rPr>
          <w:rFonts w:eastAsia="Calibri" w:cstheme="minorHAnsi"/>
        </w:rPr>
      </w:pPr>
      <w:r w:rsidRPr="002A1813">
        <w:rPr>
          <w:rFonts w:cstheme="minorHAnsi"/>
        </w:rPr>
        <w:t>(e) He didn't hear about a position he could have applied for and now it is too late.</w:t>
      </w:r>
    </w:p>
    <w:p w14:paraId="0611B675" w14:textId="77777777" w:rsidR="002A36BB" w:rsidRDefault="002A36BB" w:rsidP="00B400D4">
      <w:pPr>
        <w:pStyle w:val="Heading1"/>
        <w:numPr>
          <w:ilvl w:val="0"/>
          <w:numId w:val="0"/>
        </w:numPr>
        <w:ind w:left="3551" w:hanging="432"/>
      </w:pPr>
      <w:bookmarkStart w:id="170" w:name="_Toc171940458"/>
      <w:bookmarkEnd w:id="170"/>
    </w:p>
    <w:p w14:paraId="70916BCF" w14:textId="77777777" w:rsidR="002A36BB" w:rsidRPr="002A1813" w:rsidRDefault="002A36BB" w:rsidP="002A36BB">
      <w:pPr>
        <w:pStyle w:val="Heading1"/>
        <w:rPr>
          <w:rFonts w:cstheme="minorHAnsi"/>
          <w:sz w:val="22"/>
          <w:szCs w:val="22"/>
        </w:rPr>
      </w:pPr>
      <w:bookmarkStart w:id="171" w:name="_Toc171940459"/>
      <w:bookmarkStart w:id="172" w:name="_Toc203568149"/>
      <w:r w:rsidRPr="002A1813">
        <w:rPr>
          <w:rFonts w:cstheme="minorHAnsi"/>
          <w:sz w:val="22"/>
          <w:szCs w:val="22"/>
        </w:rPr>
        <w:t>Situational Test of Emotion Management-Brief (STEM-B)</w:t>
      </w:r>
      <w:bookmarkEnd w:id="171"/>
      <w:bookmarkEnd w:id="172"/>
    </w:p>
    <w:tbl>
      <w:tblPr>
        <w:tblStyle w:val="TableGrid"/>
        <w:tblW w:w="0" w:type="auto"/>
        <w:tblLook w:val="04A0" w:firstRow="1" w:lastRow="0" w:firstColumn="1" w:lastColumn="0" w:noHBand="0" w:noVBand="1"/>
      </w:tblPr>
      <w:tblGrid>
        <w:gridCol w:w="9962"/>
      </w:tblGrid>
      <w:tr w:rsidR="002A36BB" w:rsidRPr="002A1813" w14:paraId="73D26684" w14:textId="77777777" w:rsidTr="472F77A0">
        <w:tc>
          <w:tcPr>
            <w:tcW w:w="9962" w:type="dxa"/>
          </w:tcPr>
          <w:p w14:paraId="15E1E514" w14:textId="77777777" w:rsidR="002A36BB" w:rsidRPr="002A1813"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In this test, you will be presented with a few brief details about an emotional </w:t>
            </w:r>
            <w:proofErr w:type="gramStart"/>
            <w:r w:rsidRPr="002A1813">
              <w:rPr>
                <w:rFonts w:asciiTheme="minorHAnsi" w:eastAsia="Calibri" w:hAnsiTheme="minorHAnsi" w:cstheme="minorHAnsi"/>
                <w:color w:val="auto"/>
                <w:sz w:val="22"/>
                <w:szCs w:val="22"/>
              </w:rPr>
              <w:t>situation, and</w:t>
            </w:r>
            <w:proofErr w:type="gramEnd"/>
            <w:r w:rsidRPr="002A1813">
              <w:rPr>
                <w:rFonts w:asciiTheme="minorHAnsi" w:eastAsia="Calibri" w:hAnsiTheme="minorHAnsi" w:cstheme="minorHAnsi"/>
                <w:color w:val="auto"/>
                <w:sz w:val="22"/>
                <w:szCs w:val="22"/>
              </w:rPr>
              <w:t xml:space="preserve"> asked to choose from four responses the most effective course of action to manage both the emotions the person is feeling and the problems they face in that situation. </w:t>
            </w:r>
          </w:p>
          <w:p w14:paraId="161DF3EE" w14:textId="77777777" w:rsidR="002A36BB" w:rsidRPr="002A1813" w:rsidRDefault="002A36BB" w:rsidP="000F6C7B">
            <w:pPr>
              <w:pStyle w:val="Default"/>
              <w:spacing w:after="120" w:line="320" w:lineRule="exact"/>
              <w:contextualSpacing/>
              <w:rPr>
                <w:rFonts w:asciiTheme="minorHAnsi" w:hAnsiTheme="minorHAnsi" w:cstheme="minorHAnsi"/>
                <w:color w:val="auto"/>
                <w:sz w:val="22"/>
                <w:szCs w:val="22"/>
              </w:rPr>
            </w:pPr>
            <w:r w:rsidRPr="002A1813">
              <w:rPr>
                <w:rFonts w:asciiTheme="minorHAnsi" w:hAnsiTheme="minorHAnsi" w:cstheme="minorHAnsi"/>
                <w:color w:val="auto"/>
                <w:sz w:val="22"/>
                <w:szCs w:val="22"/>
              </w:rPr>
              <w:t xml:space="preserve"> </w:t>
            </w:r>
          </w:p>
          <w:p w14:paraId="1623A5C4" w14:textId="77777777" w:rsidR="002A36BB" w:rsidRPr="002A1813" w:rsidRDefault="002A36BB" w:rsidP="000F6C7B">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lastRenderedPageBreak/>
              <w:t xml:space="preserve">Although more than one course of action might be acceptable, you are asked to choose what you think the most effective response for that person in that situation would be. </w:t>
            </w:r>
          </w:p>
          <w:p w14:paraId="709AFB6F" w14:textId="77777777" w:rsidR="002A36BB" w:rsidRPr="002A1813" w:rsidRDefault="002A36BB" w:rsidP="000F6C7B">
            <w:pPr>
              <w:pStyle w:val="Default"/>
              <w:spacing w:after="120" w:line="320" w:lineRule="exact"/>
              <w:contextualSpacing/>
              <w:rPr>
                <w:rFonts w:asciiTheme="minorHAnsi" w:hAnsiTheme="minorHAnsi" w:cstheme="minorHAnsi"/>
                <w:color w:val="auto"/>
                <w:sz w:val="22"/>
                <w:szCs w:val="22"/>
              </w:rPr>
            </w:pPr>
            <w:r w:rsidRPr="002A1813">
              <w:rPr>
                <w:rFonts w:asciiTheme="minorHAnsi" w:hAnsiTheme="minorHAnsi" w:cstheme="minorHAnsi"/>
                <w:color w:val="auto"/>
                <w:sz w:val="22"/>
                <w:szCs w:val="22"/>
              </w:rPr>
              <w:t xml:space="preserve"> </w:t>
            </w:r>
          </w:p>
          <w:p w14:paraId="04ACCA1D" w14:textId="77777777" w:rsidR="002A36BB" w:rsidRPr="002A1813" w:rsidRDefault="002A36BB" w:rsidP="000F6C7B">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Remember, you are not necessarily choosing what you would do, or the nicest thing to do, but choosing the most effective response for that situation. </w:t>
            </w:r>
          </w:p>
        </w:tc>
      </w:tr>
    </w:tbl>
    <w:p w14:paraId="69B3C7B1" w14:textId="77777777" w:rsidR="002A36BB" w:rsidRPr="00FB5B22" w:rsidRDefault="002A36BB" w:rsidP="002A36BB">
      <w:pPr>
        <w:pStyle w:val="Default"/>
        <w:contextualSpacing/>
        <w:rPr>
          <w:rFonts w:asciiTheme="minorHAnsi" w:hAnsiTheme="minorHAnsi" w:cstheme="minorHAnsi"/>
          <w:color w:val="auto"/>
          <w:sz w:val="22"/>
          <w:szCs w:val="22"/>
        </w:rPr>
      </w:pPr>
    </w:p>
    <w:p w14:paraId="3100C72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 Wai-Hin and Connie have shared an office for </w:t>
      </w:r>
      <w:proofErr w:type="gramStart"/>
      <w:r w:rsidRPr="00FB5B22">
        <w:rPr>
          <w:rFonts w:asciiTheme="minorHAnsi" w:eastAsia="Calibri" w:hAnsiTheme="minorHAnsi" w:cstheme="minorHAnsi"/>
          <w:color w:val="auto"/>
          <w:sz w:val="22"/>
          <w:szCs w:val="22"/>
        </w:rPr>
        <w:t>years</w:t>
      </w:r>
      <w:proofErr w:type="gramEnd"/>
      <w:r w:rsidRPr="00FB5B22">
        <w:rPr>
          <w:rFonts w:asciiTheme="minorHAnsi" w:eastAsia="Calibri" w:hAnsiTheme="minorHAnsi" w:cstheme="minorHAnsi"/>
          <w:color w:val="auto"/>
          <w:sz w:val="22"/>
          <w:szCs w:val="22"/>
        </w:rPr>
        <w:t xml:space="preserve"> but Wai-Hin gets a new </w:t>
      </w:r>
      <w:proofErr w:type="gramStart"/>
      <w:r w:rsidRPr="00FB5B22">
        <w:rPr>
          <w:rFonts w:asciiTheme="minorHAnsi" w:eastAsia="Calibri" w:hAnsiTheme="minorHAnsi" w:cstheme="minorHAnsi"/>
          <w:color w:val="auto"/>
          <w:sz w:val="22"/>
          <w:szCs w:val="22"/>
        </w:rPr>
        <w:t>job</w:t>
      </w:r>
      <w:proofErr w:type="gramEnd"/>
      <w:r w:rsidRPr="00FB5B22">
        <w:rPr>
          <w:rFonts w:asciiTheme="minorHAnsi" w:eastAsia="Calibri" w:hAnsiTheme="minorHAnsi" w:cstheme="minorHAnsi"/>
          <w:color w:val="auto"/>
          <w:sz w:val="22"/>
          <w:szCs w:val="22"/>
        </w:rPr>
        <w:t xml:space="preserve"> and Connie loses contact with her. </w:t>
      </w:r>
      <w:r w:rsidRPr="00FB5B22">
        <w:rPr>
          <w:rFonts w:asciiTheme="minorHAnsi" w:eastAsia="Calibri" w:hAnsiTheme="minorHAnsi" w:cstheme="minorHAnsi"/>
          <w:i/>
          <w:iCs/>
          <w:color w:val="auto"/>
          <w:sz w:val="22"/>
          <w:szCs w:val="22"/>
        </w:rPr>
        <w:t>What action would be the most effective for Connie?</w:t>
      </w:r>
    </w:p>
    <w:p w14:paraId="05E5656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Just accept that she is gone and the friendship is over. </w:t>
      </w:r>
    </w:p>
    <w:p w14:paraId="4C6F333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Ring Wai-Hin and ask her out for lunch or coffee to catch up. </w:t>
      </w:r>
    </w:p>
    <w:p w14:paraId="610DDF2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Contact Wai-Hin and arrange to catch up but also make friends with her replacement. </w:t>
      </w:r>
    </w:p>
    <w:p w14:paraId="6C36271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Spend time getting to know the other people in the </w:t>
      </w:r>
      <w:proofErr w:type="gramStart"/>
      <w:r w:rsidRPr="00FB5B22">
        <w:rPr>
          <w:rFonts w:asciiTheme="minorHAnsi" w:eastAsia="Calibri" w:hAnsiTheme="minorHAnsi" w:cstheme="minorHAnsi"/>
          <w:color w:val="auto"/>
          <w:sz w:val="22"/>
          <w:szCs w:val="22"/>
        </w:rPr>
        <w:t>office, and</w:t>
      </w:r>
      <w:proofErr w:type="gramEnd"/>
      <w:r w:rsidRPr="00FB5B22">
        <w:rPr>
          <w:rFonts w:asciiTheme="minorHAnsi" w:eastAsia="Calibri" w:hAnsiTheme="minorHAnsi" w:cstheme="minorHAnsi"/>
          <w:color w:val="auto"/>
          <w:sz w:val="22"/>
          <w:szCs w:val="22"/>
        </w:rPr>
        <w:t xml:space="preserve"> strike up new friendships. </w:t>
      </w:r>
    </w:p>
    <w:p w14:paraId="7486945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69F5B887"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2. Manual is only a few years from retirement when he finds out his position will no longer exist, although he will still have a job with a less prestigious role. </w:t>
      </w:r>
      <w:r w:rsidRPr="00FB5B22">
        <w:rPr>
          <w:rFonts w:asciiTheme="minorHAnsi" w:eastAsia="Calibri" w:hAnsiTheme="minorHAnsi" w:cstheme="minorHAnsi"/>
          <w:i/>
          <w:iCs/>
          <w:color w:val="auto"/>
          <w:sz w:val="22"/>
          <w:szCs w:val="22"/>
        </w:rPr>
        <w:t>What action would be the most effective for Manual?</w:t>
      </w:r>
    </w:p>
    <w:p w14:paraId="12B4F4AD"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Carefully consider his options and discuss it with his family. </w:t>
      </w:r>
    </w:p>
    <w:p w14:paraId="431B5E5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Talk to his boss or the management about it. </w:t>
      </w:r>
    </w:p>
    <w:p w14:paraId="0BFE68F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Accept the </w:t>
      </w:r>
      <w:proofErr w:type="gramStart"/>
      <w:r w:rsidRPr="00FB5B22">
        <w:rPr>
          <w:rFonts w:asciiTheme="minorHAnsi" w:eastAsia="Calibri" w:hAnsiTheme="minorHAnsi" w:cstheme="minorHAnsi"/>
          <w:color w:val="auto"/>
          <w:sz w:val="22"/>
          <w:szCs w:val="22"/>
        </w:rPr>
        <w:t>situation, but</w:t>
      </w:r>
      <w:proofErr w:type="gramEnd"/>
      <w:r w:rsidRPr="00FB5B22">
        <w:rPr>
          <w:rFonts w:asciiTheme="minorHAnsi" w:eastAsia="Calibri" w:hAnsiTheme="minorHAnsi" w:cstheme="minorHAnsi"/>
          <w:color w:val="auto"/>
          <w:sz w:val="22"/>
          <w:szCs w:val="22"/>
        </w:rPr>
        <w:t xml:space="preserve"> still feel bitter about it. </w:t>
      </w:r>
    </w:p>
    <w:p w14:paraId="3A0D011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Walk out of that job. </w:t>
      </w:r>
    </w:p>
    <w:p w14:paraId="1FF01F95"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9F86880"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3. Surbhi starts a new job where he doesn’t know anyone and finds that no one is particularly friendly. </w:t>
      </w:r>
      <w:r w:rsidRPr="00FB5B22">
        <w:rPr>
          <w:rFonts w:asciiTheme="minorHAnsi" w:eastAsia="Calibri" w:hAnsiTheme="minorHAnsi" w:cstheme="minorHAnsi"/>
          <w:i/>
          <w:iCs/>
          <w:color w:val="auto"/>
          <w:sz w:val="22"/>
          <w:szCs w:val="22"/>
        </w:rPr>
        <w:t>What action would be the most effective for Surbhi?</w:t>
      </w:r>
    </w:p>
    <w:p w14:paraId="29CDDA6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Have fun with his friends outside of work hours. </w:t>
      </w:r>
    </w:p>
    <w:p w14:paraId="593F99F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Concentrate on doing his work well at the new job. </w:t>
      </w:r>
    </w:p>
    <w:p w14:paraId="7801C98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w:t>
      </w:r>
      <w:proofErr w:type="gramStart"/>
      <w:r w:rsidRPr="00FB5B22">
        <w:rPr>
          <w:rFonts w:asciiTheme="minorHAnsi" w:eastAsia="Calibri" w:hAnsiTheme="minorHAnsi" w:cstheme="minorHAnsi"/>
          <w:color w:val="auto"/>
          <w:sz w:val="22"/>
          <w:szCs w:val="22"/>
        </w:rPr>
        <w:t>Make an effort</w:t>
      </w:r>
      <w:proofErr w:type="gramEnd"/>
      <w:r w:rsidRPr="00FB5B22">
        <w:rPr>
          <w:rFonts w:asciiTheme="minorHAnsi" w:eastAsia="Calibri" w:hAnsiTheme="minorHAnsi" w:cstheme="minorHAnsi"/>
          <w:color w:val="auto"/>
          <w:sz w:val="22"/>
          <w:szCs w:val="22"/>
        </w:rPr>
        <w:t xml:space="preserve"> to talk to people and be friendly himself. </w:t>
      </w:r>
    </w:p>
    <w:p w14:paraId="779D4078"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(d) Leave the job and find one with a better environment.</w:t>
      </w:r>
    </w:p>
    <w:p w14:paraId="66BF222B"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4D8EBF16"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4. Andre moves away from the city his friends and family are in. He finds his friends make less effort to keep in contact than he thought they would. </w:t>
      </w:r>
      <w:r w:rsidRPr="00FB5B22">
        <w:rPr>
          <w:rFonts w:asciiTheme="minorHAnsi" w:eastAsia="Calibri" w:hAnsiTheme="minorHAnsi" w:cstheme="minorHAnsi"/>
          <w:i/>
          <w:iCs/>
          <w:color w:val="auto"/>
          <w:sz w:val="22"/>
          <w:szCs w:val="22"/>
        </w:rPr>
        <w:t>What action would be the most effective for Andre?</w:t>
      </w:r>
    </w:p>
    <w:p w14:paraId="7845854E"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Try to adjust to life in the new city by joining clubs and activities there. </w:t>
      </w:r>
    </w:p>
    <w:p w14:paraId="1E180B2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He should make the effort to contact </w:t>
      </w:r>
      <w:proofErr w:type="gramStart"/>
      <w:r w:rsidRPr="00FB5B22">
        <w:rPr>
          <w:rFonts w:asciiTheme="minorHAnsi" w:eastAsia="Calibri" w:hAnsiTheme="minorHAnsi" w:cstheme="minorHAnsi"/>
          <w:color w:val="auto"/>
          <w:sz w:val="22"/>
          <w:szCs w:val="22"/>
        </w:rPr>
        <w:t>them, but</w:t>
      </w:r>
      <w:proofErr w:type="gramEnd"/>
      <w:r w:rsidRPr="00FB5B22">
        <w:rPr>
          <w:rFonts w:asciiTheme="minorHAnsi" w:eastAsia="Calibri" w:hAnsiTheme="minorHAnsi" w:cstheme="minorHAnsi"/>
          <w:color w:val="auto"/>
          <w:sz w:val="22"/>
          <w:szCs w:val="22"/>
        </w:rPr>
        <w:t xml:space="preserve"> also try to meet people in his new city. </w:t>
      </w:r>
    </w:p>
    <w:p w14:paraId="1B6FCC5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Let go of his old friends, who have shown themselves to be unreliable. </w:t>
      </w:r>
    </w:p>
    <w:p w14:paraId="2AFE761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Tell his friends he is disappointed in them for not contacting him. </w:t>
      </w:r>
    </w:p>
    <w:p w14:paraId="7F05972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148415C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5. Clayton has been overseas for a long time and returns to visit his family. So much has changed that Clayton feels left out. </w:t>
      </w:r>
      <w:r w:rsidRPr="00FB5B22">
        <w:rPr>
          <w:rFonts w:asciiTheme="minorHAnsi" w:eastAsia="Calibri" w:hAnsiTheme="minorHAnsi" w:cstheme="minorHAnsi"/>
          <w:i/>
          <w:iCs/>
          <w:color w:val="auto"/>
          <w:sz w:val="22"/>
          <w:szCs w:val="22"/>
        </w:rPr>
        <w:t>What action would be the most effective for Clayton?</w:t>
      </w:r>
    </w:p>
    <w:p w14:paraId="2A450528"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Nothing – it will sort itself out soon enough. </w:t>
      </w:r>
    </w:p>
    <w:p w14:paraId="34E3A56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Tell his family he feels left out. </w:t>
      </w:r>
    </w:p>
    <w:p w14:paraId="1C4D1A0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(c) Spend time listening and getting involved again.</w:t>
      </w:r>
    </w:p>
    <w:p w14:paraId="54ECBF4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Reflect that relationships can change with time. </w:t>
      </w:r>
    </w:p>
    <w:p w14:paraId="197227B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4B6A37B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lastRenderedPageBreak/>
        <w:t xml:space="preserve">6. Daniel has been accepted for a prestigious position in a different country from his family, who he is close to. He and his wife decide it is worth relocating. </w:t>
      </w:r>
      <w:r w:rsidRPr="00FB5B22">
        <w:rPr>
          <w:rFonts w:asciiTheme="minorHAnsi" w:eastAsia="Calibri" w:hAnsiTheme="minorHAnsi" w:cstheme="minorHAnsi"/>
          <w:i/>
          <w:iCs/>
          <w:color w:val="auto"/>
          <w:sz w:val="22"/>
          <w:szCs w:val="22"/>
        </w:rPr>
        <w:t>What action would be the most effective for Daniel?</w:t>
      </w:r>
    </w:p>
    <w:p w14:paraId="44E7ABE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Realize he shouldn’t have applied for the job if he didn’t want to leave. </w:t>
      </w:r>
    </w:p>
    <w:p w14:paraId="06BAFA5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Set up a system for staying in touch, like weekly phone calls or emails.  </w:t>
      </w:r>
    </w:p>
    <w:p w14:paraId="4E22964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Think about the great opportunities this change offers. </w:t>
      </w:r>
    </w:p>
    <w:p w14:paraId="1FEBDDE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Don’t take the position. </w:t>
      </w:r>
    </w:p>
    <w:p w14:paraId="36AC1AD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038F827B"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7. Mei Ling answers the phone and hears that close relatives are in hospital critically ill.</w:t>
      </w:r>
      <w:r w:rsidRPr="00FB5B22">
        <w:rPr>
          <w:rFonts w:asciiTheme="minorHAnsi" w:eastAsia="Calibri" w:hAnsiTheme="minorHAnsi" w:cstheme="minorHAnsi"/>
          <w:i/>
          <w:iCs/>
          <w:color w:val="auto"/>
          <w:sz w:val="22"/>
          <w:szCs w:val="22"/>
        </w:rPr>
        <w:t xml:space="preserve"> What action would be the most effective for Mei Ling?</w:t>
      </w:r>
    </w:p>
    <w:p w14:paraId="338D554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Let herself cry and express emotion for as long as she feels like. </w:t>
      </w:r>
    </w:p>
    <w:p w14:paraId="500CEE7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(b) Speak to other family to calm herself and find out what is happening, then visit the hospital.</w:t>
      </w:r>
    </w:p>
    <w:p w14:paraId="1B252020"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There is nothing she can do. </w:t>
      </w:r>
    </w:p>
    <w:p w14:paraId="7A4E3DBE"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Visit the hospital and ask staff about their condition. </w:t>
      </w:r>
    </w:p>
    <w:p w14:paraId="26A3A53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6F0657A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8. Shona has not spoken to her nephew for months, whereas when he was </w:t>
      </w:r>
      <w:proofErr w:type="gramStart"/>
      <w:r w:rsidRPr="00FB5B22">
        <w:rPr>
          <w:rFonts w:asciiTheme="minorHAnsi" w:eastAsia="Calibri" w:hAnsiTheme="minorHAnsi" w:cstheme="minorHAnsi"/>
          <w:color w:val="auto"/>
          <w:sz w:val="22"/>
          <w:szCs w:val="22"/>
        </w:rPr>
        <w:t>younger</w:t>
      </w:r>
      <w:proofErr w:type="gramEnd"/>
      <w:r w:rsidRPr="00FB5B22">
        <w:rPr>
          <w:rFonts w:asciiTheme="minorHAnsi" w:eastAsia="Calibri" w:hAnsiTheme="minorHAnsi" w:cstheme="minorHAnsi"/>
          <w:color w:val="auto"/>
          <w:sz w:val="22"/>
          <w:szCs w:val="22"/>
        </w:rPr>
        <w:t xml:space="preserve"> they were very close. She rings him but he can only talk for five minutes. </w:t>
      </w:r>
      <w:r w:rsidRPr="00FB5B22">
        <w:rPr>
          <w:rFonts w:asciiTheme="minorHAnsi" w:eastAsia="Calibri" w:hAnsiTheme="minorHAnsi" w:cstheme="minorHAnsi"/>
          <w:i/>
          <w:iCs/>
          <w:color w:val="auto"/>
          <w:sz w:val="22"/>
          <w:szCs w:val="22"/>
        </w:rPr>
        <w:t>What action would be the most effective for Shona?</w:t>
      </w:r>
    </w:p>
    <w:p w14:paraId="615D29E9"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Realize that he is growing up and might not want to spend so much time with his family </w:t>
      </w:r>
      <w:proofErr w:type="gramStart"/>
      <w:r w:rsidRPr="00FB5B22">
        <w:rPr>
          <w:rFonts w:asciiTheme="minorHAnsi" w:eastAsia="Calibri" w:hAnsiTheme="minorHAnsi" w:cstheme="minorHAnsi"/>
          <w:color w:val="auto"/>
          <w:sz w:val="22"/>
          <w:szCs w:val="22"/>
        </w:rPr>
        <w:t>any more</w:t>
      </w:r>
      <w:proofErr w:type="gramEnd"/>
      <w:r w:rsidRPr="00FB5B22">
        <w:rPr>
          <w:rFonts w:asciiTheme="minorHAnsi" w:eastAsia="Calibri" w:hAnsiTheme="minorHAnsi" w:cstheme="minorHAnsi"/>
          <w:color w:val="auto"/>
          <w:sz w:val="22"/>
          <w:szCs w:val="22"/>
        </w:rPr>
        <w:t xml:space="preserve">. </w:t>
      </w:r>
    </w:p>
    <w:p w14:paraId="4E1DA8BC"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Make plans to drop by and visit him in person and have a good chat. </w:t>
      </w:r>
    </w:p>
    <w:p w14:paraId="62DF0D0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Understand that relationships </w:t>
      </w:r>
      <w:proofErr w:type="gramStart"/>
      <w:r w:rsidRPr="00FB5B22">
        <w:rPr>
          <w:rFonts w:asciiTheme="minorHAnsi" w:eastAsia="Calibri" w:hAnsiTheme="minorHAnsi" w:cstheme="minorHAnsi"/>
          <w:color w:val="auto"/>
          <w:sz w:val="22"/>
          <w:szCs w:val="22"/>
        </w:rPr>
        <w:t>change, but</w:t>
      </w:r>
      <w:proofErr w:type="gramEnd"/>
      <w:r w:rsidRPr="00FB5B22">
        <w:rPr>
          <w:rFonts w:asciiTheme="minorHAnsi" w:eastAsia="Calibri" w:hAnsiTheme="minorHAnsi" w:cstheme="minorHAnsi"/>
          <w:color w:val="auto"/>
          <w:sz w:val="22"/>
          <w:szCs w:val="22"/>
        </w:rPr>
        <w:t xml:space="preserve"> keep calling him from time to time. </w:t>
      </w:r>
    </w:p>
    <w:p w14:paraId="2203085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Be upset about </w:t>
      </w:r>
      <w:proofErr w:type="gramStart"/>
      <w:r w:rsidRPr="00FB5B22">
        <w:rPr>
          <w:rFonts w:asciiTheme="minorHAnsi" w:eastAsia="Calibri" w:hAnsiTheme="minorHAnsi" w:cstheme="minorHAnsi"/>
          <w:color w:val="auto"/>
          <w:sz w:val="22"/>
          <w:szCs w:val="22"/>
        </w:rPr>
        <w:t>it, but</w:t>
      </w:r>
      <w:proofErr w:type="gramEnd"/>
      <w:r w:rsidRPr="00FB5B22">
        <w:rPr>
          <w:rFonts w:asciiTheme="minorHAnsi" w:eastAsia="Calibri" w:hAnsiTheme="minorHAnsi" w:cstheme="minorHAnsi"/>
          <w:color w:val="auto"/>
          <w:sz w:val="22"/>
          <w:szCs w:val="22"/>
        </w:rPr>
        <w:t xml:space="preserve"> realize there is nothing she can do. </w:t>
      </w:r>
    </w:p>
    <w:p w14:paraId="696348F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20F4273F"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9. Mina and her sister-in-law normally get along quite well, and the sister-in-law regularly baby-sits for her for a small fee. Lately she has also been cleaning away cobwebs, commenting on the mess, which Mina finds insulting. </w:t>
      </w:r>
      <w:r w:rsidRPr="00FB5B22">
        <w:rPr>
          <w:rFonts w:asciiTheme="minorHAnsi" w:eastAsia="Calibri" w:hAnsiTheme="minorHAnsi" w:cstheme="minorHAnsi"/>
          <w:i/>
          <w:iCs/>
          <w:color w:val="auto"/>
          <w:sz w:val="22"/>
          <w:szCs w:val="22"/>
        </w:rPr>
        <w:t>What action would be the most effective for Mina?</w:t>
      </w:r>
    </w:p>
    <w:p w14:paraId="51924FB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Tell her sister-in-law these comments upset her. </w:t>
      </w:r>
    </w:p>
    <w:p w14:paraId="7509D3C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Get a new babysitter. </w:t>
      </w:r>
    </w:p>
    <w:p w14:paraId="150F975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Be grateful her house is being cleaned for free. </w:t>
      </w:r>
    </w:p>
    <w:p w14:paraId="122E016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(d) Tell her only to baby-sit, not to clean.</w:t>
      </w:r>
    </w:p>
    <w:p w14:paraId="09F9B979" w14:textId="77777777" w:rsidR="002A36BB"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4C4D08A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10. Juno is </w:t>
      </w:r>
      <w:proofErr w:type="gramStart"/>
      <w:r w:rsidRPr="00FB5B22">
        <w:rPr>
          <w:rFonts w:asciiTheme="minorHAnsi" w:eastAsia="Calibri" w:hAnsiTheme="minorHAnsi" w:cstheme="minorHAnsi"/>
          <w:color w:val="auto"/>
          <w:sz w:val="22"/>
          <w:szCs w:val="22"/>
        </w:rPr>
        <w:t>fairly sure</w:t>
      </w:r>
      <w:proofErr w:type="gramEnd"/>
      <w:r w:rsidRPr="00FB5B22">
        <w:rPr>
          <w:rFonts w:asciiTheme="minorHAnsi" w:eastAsia="Calibri" w:hAnsiTheme="minorHAnsi" w:cstheme="minorHAnsi"/>
          <w:color w:val="auto"/>
          <w:sz w:val="22"/>
          <w:szCs w:val="22"/>
        </w:rPr>
        <w:t xml:space="preserve"> his company is going down and his job is under threat. It is a large company and nothing official has been said. </w:t>
      </w:r>
      <w:r w:rsidRPr="00FB5B22">
        <w:rPr>
          <w:rFonts w:asciiTheme="minorHAnsi" w:eastAsia="Calibri" w:hAnsiTheme="minorHAnsi" w:cstheme="minorHAnsi"/>
          <w:i/>
          <w:iCs/>
          <w:color w:val="auto"/>
          <w:sz w:val="22"/>
          <w:szCs w:val="22"/>
        </w:rPr>
        <w:t>What action would be the most effective for Juno?</w:t>
      </w:r>
    </w:p>
    <w:p w14:paraId="4251191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Find out what is happening and discuss his concerns with his family.  </w:t>
      </w:r>
    </w:p>
    <w:p w14:paraId="3C3CC3A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Try to keep the company afloat by working harder.  </w:t>
      </w:r>
    </w:p>
    <w:p w14:paraId="022AA2E8"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Start applying for other jobs.  </w:t>
      </w:r>
    </w:p>
    <w:p w14:paraId="38B84B7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Think of these events as an opportunity for a new start.  </w:t>
      </w:r>
    </w:p>
    <w:p w14:paraId="1133DC0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0D8C5063"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11. Mallory moves from a small company to a very large one, where there is little personal contact, which she misses. </w:t>
      </w:r>
      <w:r w:rsidRPr="00FB5B22">
        <w:rPr>
          <w:rFonts w:asciiTheme="minorHAnsi" w:hAnsiTheme="minorHAnsi" w:cstheme="minorHAnsi"/>
          <w:i/>
          <w:iCs/>
          <w:color w:val="auto"/>
          <w:sz w:val="22"/>
          <w:szCs w:val="22"/>
        </w:rPr>
        <w:t>What action would be the most effective for Mallory?</w:t>
      </w:r>
    </w:p>
    <w:p w14:paraId="5AF48BA7"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to her workmates, try to create social contacts and make friends.  </w:t>
      </w:r>
    </w:p>
    <w:p w14:paraId="729E6D8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Start looking for a new job so she can leave that environment. </w:t>
      </w:r>
    </w:p>
    <w:p w14:paraId="42DC57B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Just give it time, and things will be okay. </w:t>
      </w:r>
    </w:p>
    <w:p w14:paraId="1A1DDD93"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Concentrate on her outside-work friends and colleagues from previous jobs. </w:t>
      </w:r>
    </w:p>
    <w:p w14:paraId="06CA1EE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131151B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12. A demanding client takes up a lot of Jill’s time and then asks to speak to Jill’s boss about her performance. Although Jill’s boss assures her that her performance is fine, Jill feels upset. </w:t>
      </w:r>
      <w:r w:rsidRPr="00FB5B22">
        <w:rPr>
          <w:rFonts w:asciiTheme="minorHAnsi" w:hAnsiTheme="minorHAnsi" w:cstheme="minorHAnsi"/>
          <w:i/>
          <w:iCs/>
          <w:color w:val="auto"/>
          <w:sz w:val="22"/>
          <w:szCs w:val="22"/>
        </w:rPr>
        <w:t>What action would be the most effective for Jill?</w:t>
      </w:r>
    </w:p>
    <w:p w14:paraId="1A79081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to her friends or workmates about it. </w:t>
      </w:r>
    </w:p>
    <w:p w14:paraId="3037303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Ignore the incident and move on to her next task. </w:t>
      </w:r>
    </w:p>
    <w:p w14:paraId="5040B49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Calm down by taking deep breaths or going for a short walk. </w:t>
      </w:r>
    </w:p>
    <w:p w14:paraId="5D5D218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Think that she has been successful in the past and this client being difficult is not her fault. </w:t>
      </w:r>
    </w:p>
    <w:p w14:paraId="58DC30F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124FC71B"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13. Blair and Flynn usually go to a cafe after the working week and chat about what’s going on in the company. After Blair’s job is moved to a different section in the company, he stops coming to the cafe. Flynn misses these Friday talks. </w:t>
      </w:r>
      <w:r w:rsidRPr="00FB5B22">
        <w:rPr>
          <w:rFonts w:asciiTheme="minorHAnsi" w:hAnsiTheme="minorHAnsi" w:cstheme="minorHAnsi"/>
          <w:i/>
          <w:iCs/>
          <w:color w:val="auto"/>
          <w:sz w:val="22"/>
          <w:szCs w:val="22"/>
        </w:rPr>
        <w:t>What action would be the most effective for Flynn?</w:t>
      </w:r>
    </w:p>
    <w:p w14:paraId="199619F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Go to the cafe or socialize with other workers. </w:t>
      </w:r>
    </w:p>
    <w:p w14:paraId="2E6E292A"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Don’t worry about it, ignore the changes and let Blair be. </w:t>
      </w:r>
    </w:p>
    <w:p w14:paraId="532DF85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Not talk to Blair again. </w:t>
      </w:r>
    </w:p>
    <w:p w14:paraId="259CF168"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Invite Blair again, maybe rescheduling for another time. </w:t>
      </w:r>
    </w:p>
    <w:p w14:paraId="10E5E76B"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EEBB608"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14. Michelle’s friend Dara is moving overseas to live with her partner. They have been good friends for many years and Dara is unlikely to come back. </w:t>
      </w:r>
      <w:r w:rsidRPr="00FB5B22">
        <w:rPr>
          <w:rFonts w:asciiTheme="minorHAnsi" w:hAnsiTheme="minorHAnsi" w:cstheme="minorHAnsi"/>
          <w:i/>
          <w:iCs/>
          <w:color w:val="auto"/>
          <w:sz w:val="22"/>
          <w:szCs w:val="22"/>
        </w:rPr>
        <w:t>What action would be the most effective for Michelle?</w:t>
      </w:r>
    </w:p>
    <w:p w14:paraId="13B339A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(a) Forget about Dara.</w:t>
      </w:r>
    </w:p>
    <w:p w14:paraId="5DB7B95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Spend time with other friends, keeping herself busy. </w:t>
      </w:r>
    </w:p>
    <w:p w14:paraId="6C4D701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(c) Think that Dara and her partner will return soon.</w:t>
      </w:r>
    </w:p>
    <w:p w14:paraId="71D1A1AE"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Make sure she keeps in contact through email, phone or letter writing. </w:t>
      </w:r>
    </w:p>
    <w:p w14:paraId="12347824" w14:textId="77777777" w:rsidR="002A36BB" w:rsidRDefault="002A36BB" w:rsidP="002A36BB">
      <w:pPr>
        <w:pStyle w:val="Default"/>
        <w:spacing w:after="120" w:line="320" w:lineRule="exact"/>
        <w:contextualSpacing/>
        <w:rPr>
          <w:rFonts w:asciiTheme="minorHAnsi" w:hAnsiTheme="minorHAnsi" w:cstheme="minorHAnsi"/>
          <w:color w:val="auto"/>
          <w:sz w:val="22"/>
          <w:szCs w:val="22"/>
        </w:rPr>
      </w:pPr>
    </w:p>
    <w:p w14:paraId="01F1AE2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15. Hannah’s access to essential resources has been delayed and her work is way behind schedule. Her progress report makes no mention of the lack of resources.</w:t>
      </w:r>
      <w:r w:rsidRPr="00FB5B22">
        <w:rPr>
          <w:rFonts w:asciiTheme="minorHAnsi" w:hAnsiTheme="minorHAnsi" w:cstheme="minorHAnsi"/>
          <w:i/>
          <w:iCs/>
          <w:color w:val="auto"/>
          <w:sz w:val="22"/>
          <w:szCs w:val="22"/>
        </w:rPr>
        <w:t xml:space="preserve"> What action would be the most effective for Hannah?</w:t>
      </w:r>
    </w:p>
    <w:p w14:paraId="2FB30D6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Explain the lack of resources to her boss or to management. </w:t>
      </w:r>
    </w:p>
    <w:p w14:paraId="0315C5DF"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Learn that she should </w:t>
      </w:r>
      <w:proofErr w:type="gramStart"/>
      <w:r w:rsidRPr="00FB5B22">
        <w:rPr>
          <w:rFonts w:asciiTheme="minorHAnsi" w:hAnsiTheme="minorHAnsi" w:cstheme="minorHAnsi"/>
          <w:color w:val="auto"/>
          <w:sz w:val="22"/>
          <w:szCs w:val="22"/>
        </w:rPr>
        <w:t>plan ahead</w:t>
      </w:r>
      <w:proofErr w:type="gramEnd"/>
      <w:r w:rsidRPr="00FB5B22">
        <w:rPr>
          <w:rFonts w:asciiTheme="minorHAnsi" w:hAnsiTheme="minorHAnsi" w:cstheme="minorHAnsi"/>
          <w:color w:val="auto"/>
          <w:sz w:val="22"/>
          <w:szCs w:val="22"/>
        </w:rPr>
        <w:t xml:space="preserve"> for next time. </w:t>
      </w:r>
    </w:p>
    <w:p w14:paraId="7554AEE3"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Document the lack of resources in her progress report. </w:t>
      </w:r>
    </w:p>
    <w:p w14:paraId="4CC6211E"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Don’t worry about it. </w:t>
      </w:r>
    </w:p>
    <w:p w14:paraId="67F166D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330267D9"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16. Reece’s friend points out that her young children seem to be developing more quickly than Reece's. Reece sees that this is true. </w:t>
      </w:r>
      <w:r w:rsidRPr="00FB5B22">
        <w:rPr>
          <w:rFonts w:asciiTheme="minorHAnsi" w:hAnsiTheme="minorHAnsi" w:cstheme="minorHAnsi"/>
          <w:i/>
          <w:iCs/>
          <w:color w:val="auto"/>
          <w:sz w:val="22"/>
          <w:szCs w:val="22"/>
        </w:rPr>
        <w:t>What action would be the most effective for Reece?</w:t>
      </w:r>
    </w:p>
    <w:p w14:paraId="7E56B65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the issue over with another friend. </w:t>
      </w:r>
    </w:p>
    <w:p w14:paraId="5F9DFE85"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Angrily confront her friend about making such statements. </w:t>
      </w:r>
    </w:p>
    <w:p w14:paraId="4B3A292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Realize that children develop at different rates. </w:t>
      </w:r>
    </w:p>
    <w:p w14:paraId="1148B7A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Talk to a doctor about what the normal rates of development are. </w:t>
      </w:r>
    </w:p>
    <w:p w14:paraId="2DBA1AEC"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7A78B60"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17. Jumah has been working at a new job part-time while he studies. His shift times for the week are changed at the last minute, without consulting him. </w:t>
      </w:r>
      <w:r w:rsidRPr="00FB5B22">
        <w:rPr>
          <w:rFonts w:asciiTheme="minorHAnsi" w:hAnsiTheme="minorHAnsi" w:cstheme="minorHAnsi"/>
          <w:i/>
          <w:iCs/>
          <w:color w:val="auto"/>
          <w:sz w:val="22"/>
          <w:szCs w:val="22"/>
        </w:rPr>
        <w:t>What action would be the most effective for Jumah?</w:t>
      </w:r>
    </w:p>
    <w:p w14:paraId="519AD23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Refuse to work the new shifts. </w:t>
      </w:r>
    </w:p>
    <w:p w14:paraId="3B7E865B"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lastRenderedPageBreak/>
        <w:t xml:space="preserve">(b) Find out if there is some reasonable explanation for the shift changes. </w:t>
      </w:r>
    </w:p>
    <w:p w14:paraId="7FF521C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Tell the manager in charge of shifts that he is not happy about it. </w:t>
      </w:r>
    </w:p>
    <w:p w14:paraId="7A1CDB00"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Grumpily accept the changes and do the shifts. </w:t>
      </w:r>
    </w:p>
    <w:p w14:paraId="400A92CD"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70AE896D"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18. Julie hasn’t seen Ka for ages and looks forward to their weekend trip away. However, Ka has changed a </w:t>
      </w:r>
      <w:proofErr w:type="gramStart"/>
      <w:r w:rsidRPr="00FB5B22">
        <w:rPr>
          <w:rFonts w:asciiTheme="minorHAnsi" w:eastAsia="Calibri" w:hAnsiTheme="minorHAnsi" w:cstheme="minorHAnsi"/>
          <w:color w:val="auto"/>
          <w:sz w:val="22"/>
          <w:szCs w:val="22"/>
        </w:rPr>
        <w:t>lot</w:t>
      </w:r>
      <w:proofErr w:type="gramEnd"/>
      <w:r w:rsidRPr="00FB5B22">
        <w:rPr>
          <w:rFonts w:asciiTheme="minorHAnsi" w:eastAsia="Calibri" w:hAnsiTheme="minorHAnsi" w:cstheme="minorHAnsi"/>
          <w:color w:val="auto"/>
          <w:sz w:val="22"/>
          <w:szCs w:val="22"/>
        </w:rPr>
        <w:t xml:space="preserve"> and Julie finds that she is no longer an interesting companion. </w:t>
      </w:r>
      <w:r w:rsidRPr="00FB5B22">
        <w:rPr>
          <w:rFonts w:asciiTheme="minorHAnsi" w:eastAsia="Calibri" w:hAnsiTheme="minorHAnsi" w:cstheme="minorHAnsi"/>
          <w:i/>
          <w:iCs/>
          <w:color w:val="auto"/>
          <w:sz w:val="22"/>
          <w:szCs w:val="22"/>
        </w:rPr>
        <w:t>What action would be the most effective for Julie?</w:t>
      </w:r>
    </w:p>
    <w:p w14:paraId="72DB1B5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Cancel the trip and go home. </w:t>
      </w:r>
    </w:p>
    <w:p w14:paraId="5AB41B3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Realize that it is time to give up the friendship and move on. </w:t>
      </w:r>
    </w:p>
    <w:p w14:paraId="4A85D62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(c) Understand that people change, so move on, but remember the good times.</w:t>
      </w:r>
    </w:p>
    <w:p w14:paraId="0B74FAE6"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sz w:val="22"/>
          <w:szCs w:val="22"/>
          <w:lang w:eastAsia="en-AU"/>
        </w:rPr>
        <w:t xml:space="preserve">(d) Concentrate on her other, more rewarding friendships.  </w:t>
      </w:r>
    </w:p>
    <w:p w14:paraId="21C9F889" w14:textId="77777777" w:rsidR="002A36BB" w:rsidRPr="006B5D15" w:rsidRDefault="002A36BB" w:rsidP="002A36BB"/>
    <w:p w14:paraId="5C507556" w14:textId="77777777" w:rsidR="002A36BB" w:rsidRDefault="002A36BB" w:rsidP="002A36BB">
      <w:pPr>
        <w:rPr>
          <w:b/>
          <w:bCs/>
          <w:sz w:val="24"/>
          <w:szCs w:val="24"/>
        </w:rPr>
      </w:pPr>
      <w:r>
        <w:br w:type="page"/>
      </w:r>
    </w:p>
    <w:p w14:paraId="15B24EB8" w14:textId="77777777" w:rsidR="002A36BB" w:rsidRPr="00E837CD" w:rsidRDefault="002A36BB" w:rsidP="002A36BB">
      <w:pPr>
        <w:pStyle w:val="Heading1"/>
      </w:pPr>
      <w:bookmarkStart w:id="173" w:name="_Toc171940460"/>
      <w:bookmarkStart w:id="174" w:name="_Toc203568150"/>
      <w:r w:rsidRPr="00E837CD">
        <w:lastRenderedPageBreak/>
        <w:t>Japanese and Caucasian Brief Affect Recognition Test</w:t>
      </w:r>
      <w:bookmarkEnd w:id="169"/>
      <w:bookmarkEnd w:id="173"/>
      <w:bookmarkEnd w:id="174"/>
    </w:p>
    <w:p w14:paraId="7482A096" w14:textId="77777777" w:rsidR="002A36BB" w:rsidRPr="00E837CD" w:rsidRDefault="002A36BB" w:rsidP="002A36BB">
      <w:pPr>
        <w:spacing w:after="120" w:line="320" w:lineRule="exact"/>
        <w:contextualSpacing/>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9962"/>
      </w:tblGrid>
      <w:tr w:rsidR="002A36BB" w:rsidRPr="00E837CD" w14:paraId="06A5671A" w14:textId="77777777" w:rsidTr="000F6C7B">
        <w:tc>
          <w:tcPr>
            <w:tcW w:w="10754" w:type="dxa"/>
          </w:tcPr>
          <w:p w14:paraId="5257A017" w14:textId="77777777" w:rsidR="002A36BB" w:rsidRPr="007071CE" w:rsidRDefault="002A36BB" w:rsidP="000F6C7B">
            <w:pPr>
              <w:pStyle w:val="Default"/>
              <w:spacing w:after="120" w:line="320" w:lineRule="exact"/>
              <w:contextualSpacing/>
              <w:rPr>
                <w:rFonts w:eastAsia="Calibri"/>
                <w:b/>
                <w:bCs/>
                <w:color w:val="auto"/>
              </w:rPr>
            </w:pPr>
            <w:r w:rsidRPr="007071CE">
              <w:rPr>
                <w:rFonts w:eastAsia="Calibri"/>
                <w:b/>
                <w:bCs/>
                <w:color w:val="auto"/>
              </w:rPr>
              <w:t>Please view the video.</w:t>
            </w:r>
          </w:p>
        </w:tc>
      </w:tr>
    </w:tbl>
    <w:p w14:paraId="127114A2" w14:textId="77777777" w:rsidR="002A36BB" w:rsidRPr="00E837CD" w:rsidRDefault="002A36BB" w:rsidP="002A36BB">
      <w:pPr>
        <w:spacing w:after="120" w:line="320" w:lineRule="exact"/>
        <w:contextualSpacing/>
        <w:rPr>
          <w:rFonts w:ascii="Times New Roman" w:hAnsi="Times New Roman" w:cs="Times New Roman"/>
          <w:sz w:val="24"/>
          <w:szCs w:val="24"/>
        </w:rPr>
      </w:pPr>
    </w:p>
    <w:p w14:paraId="17314992" w14:textId="77777777" w:rsidR="002A36BB" w:rsidRPr="00E837CD" w:rsidRDefault="002A36BB" w:rsidP="002A36BB">
      <w:pPr>
        <w:spacing w:after="120" w:line="320" w:lineRule="exact"/>
        <w:contextualSpacing/>
        <w:rPr>
          <w:rFonts w:ascii="Times New Roman" w:hAnsi="Times New Roman" w:cs="Times New Roman"/>
          <w:sz w:val="24"/>
          <w:szCs w:val="24"/>
        </w:rPr>
      </w:pPr>
      <w:r w:rsidRPr="00E837CD">
        <w:rPr>
          <w:rFonts w:ascii="Times New Roman" w:hAnsi="Times New Roman" w:cs="Times New Roman"/>
          <w:sz w:val="24"/>
          <w:szCs w:val="24"/>
        </w:rPr>
        <w:t>(Examples items only; test cannot be uploaded due to formatting issues)</w:t>
      </w:r>
    </w:p>
    <w:p w14:paraId="58E01ACA" w14:textId="77777777" w:rsidR="002A36BB" w:rsidRPr="00E837CD" w:rsidRDefault="002A36BB" w:rsidP="002A36BB">
      <w:pPr>
        <w:spacing w:after="120" w:line="320" w:lineRule="exact"/>
        <w:contextualSpacing/>
        <w:rPr>
          <w:rFonts w:ascii="Times New Roman" w:hAnsi="Times New Roman" w:cs="Times New Roman"/>
          <w:sz w:val="24"/>
          <w:szCs w:val="24"/>
        </w:rPr>
      </w:pPr>
    </w:p>
    <w:p w14:paraId="28708C6E" w14:textId="77777777" w:rsidR="002A36BB" w:rsidRPr="00E837CD" w:rsidRDefault="002A36BB" w:rsidP="002A36BB">
      <w:pPr>
        <w:pStyle w:val="Default"/>
        <w:spacing w:after="120" w:line="320" w:lineRule="exact"/>
        <w:contextualSpacing/>
        <w:rPr>
          <w:color w:val="auto"/>
        </w:rPr>
      </w:pPr>
      <w:r w:rsidRPr="00E837CD">
        <w:rPr>
          <w:noProof/>
          <w:color w:val="auto"/>
          <w:lang w:val="en-AU" w:eastAsia="en-AU"/>
        </w:rPr>
        <w:drawing>
          <wp:anchor distT="0" distB="0" distL="114300" distR="114300" simplePos="0" relativeHeight="251658241" behindDoc="0" locked="0" layoutInCell="1" allowOverlap="1" wp14:anchorId="41F00E7B" wp14:editId="31685E00">
            <wp:simplePos x="0" y="0"/>
            <wp:positionH relativeFrom="column">
              <wp:posOffset>228600</wp:posOffset>
            </wp:positionH>
            <wp:positionV relativeFrom="paragraph">
              <wp:posOffset>13335</wp:posOffset>
            </wp:positionV>
            <wp:extent cx="2400300" cy="2405380"/>
            <wp:effectExtent l="0" t="0" r="12700" b="7620"/>
            <wp:wrapTight wrapText="bothSides">
              <wp:wrapPolygon edited="0">
                <wp:start x="0" y="0"/>
                <wp:lineTo x="0" y="21440"/>
                <wp:lineTo x="21486" y="21440"/>
                <wp:lineTo x="2148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240030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color w:val="auto"/>
        </w:rPr>
        <w:t xml:space="preserve">1.  </w:t>
      </w:r>
    </w:p>
    <w:p w14:paraId="00C811A9" w14:textId="77777777" w:rsidR="002A36BB" w:rsidRPr="00E837CD" w:rsidRDefault="002A36BB" w:rsidP="002A36BB">
      <w:pPr>
        <w:pStyle w:val="Default"/>
        <w:spacing w:after="120" w:line="320" w:lineRule="exact"/>
        <w:contextualSpacing/>
        <w:rPr>
          <w:color w:val="auto"/>
        </w:rPr>
      </w:pPr>
    </w:p>
    <w:p w14:paraId="165A2EA1" w14:textId="77777777" w:rsidR="002A36BB" w:rsidRPr="00E837CD" w:rsidRDefault="002A36BB" w:rsidP="002A36BB">
      <w:pPr>
        <w:pStyle w:val="Default"/>
        <w:spacing w:after="120" w:line="320" w:lineRule="exact"/>
        <w:contextualSpacing/>
        <w:rPr>
          <w:color w:val="auto"/>
        </w:rPr>
      </w:pPr>
    </w:p>
    <w:p w14:paraId="1CBB8CBD" w14:textId="77777777" w:rsidR="002A36BB" w:rsidRPr="00E837CD" w:rsidRDefault="002A36BB" w:rsidP="002A36BB">
      <w:pPr>
        <w:pStyle w:val="Default"/>
        <w:spacing w:after="120" w:line="320" w:lineRule="exact"/>
        <w:contextualSpacing/>
        <w:rPr>
          <w:color w:val="auto"/>
        </w:rPr>
      </w:pPr>
    </w:p>
    <w:p w14:paraId="6213011E" w14:textId="77777777" w:rsidR="002A36BB" w:rsidRPr="00E837CD" w:rsidRDefault="002A36BB" w:rsidP="002A36BB">
      <w:pPr>
        <w:pStyle w:val="Default"/>
        <w:spacing w:after="120" w:line="320" w:lineRule="exact"/>
        <w:contextualSpacing/>
        <w:rPr>
          <w:color w:val="auto"/>
        </w:rPr>
      </w:pPr>
    </w:p>
    <w:p w14:paraId="0E1EC4EA" w14:textId="77777777" w:rsidR="002A36BB" w:rsidRPr="00E837CD" w:rsidRDefault="002A36BB" w:rsidP="002A36BB">
      <w:pPr>
        <w:pStyle w:val="Default"/>
        <w:spacing w:after="120" w:line="320" w:lineRule="exact"/>
        <w:contextualSpacing/>
        <w:rPr>
          <w:color w:val="auto"/>
        </w:rPr>
      </w:pPr>
    </w:p>
    <w:p w14:paraId="4D74FB2E" w14:textId="77777777" w:rsidR="002A36BB" w:rsidRPr="00E837CD" w:rsidRDefault="002A36BB" w:rsidP="002A36BB">
      <w:pPr>
        <w:pStyle w:val="Default"/>
        <w:spacing w:after="120" w:line="320" w:lineRule="exact"/>
        <w:contextualSpacing/>
        <w:rPr>
          <w:color w:val="auto"/>
        </w:rPr>
      </w:pPr>
    </w:p>
    <w:p w14:paraId="1BD4FA11" w14:textId="77777777" w:rsidR="002A36BB" w:rsidRPr="00E837CD" w:rsidRDefault="002A36BB" w:rsidP="002A36BB">
      <w:pPr>
        <w:pStyle w:val="Default"/>
        <w:spacing w:after="120" w:line="320" w:lineRule="exact"/>
        <w:contextualSpacing/>
        <w:rPr>
          <w:color w:val="auto"/>
        </w:rPr>
      </w:pPr>
    </w:p>
    <w:p w14:paraId="548A164C" w14:textId="77777777" w:rsidR="002A36BB" w:rsidRPr="00E837CD" w:rsidRDefault="002A36BB" w:rsidP="002A36BB">
      <w:pPr>
        <w:pStyle w:val="Default"/>
        <w:spacing w:after="120" w:line="320" w:lineRule="exact"/>
        <w:contextualSpacing/>
        <w:rPr>
          <w:color w:val="auto"/>
        </w:rPr>
      </w:pPr>
    </w:p>
    <w:p w14:paraId="50863D52" w14:textId="77777777" w:rsidR="002A36BB" w:rsidRPr="00E837CD" w:rsidRDefault="002A36BB" w:rsidP="002A36BB">
      <w:pPr>
        <w:pStyle w:val="Default"/>
        <w:spacing w:after="120" w:line="320" w:lineRule="exact"/>
        <w:contextualSpacing/>
        <w:rPr>
          <w:color w:val="auto"/>
        </w:rPr>
      </w:pPr>
    </w:p>
    <w:p w14:paraId="48EB5937" w14:textId="77777777" w:rsidR="002A36BB" w:rsidRPr="00E837CD" w:rsidRDefault="002A36BB" w:rsidP="002A36BB">
      <w:pPr>
        <w:pStyle w:val="Default"/>
        <w:spacing w:after="120" w:line="320" w:lineRule="exact"/>
        <w:contextualSpacing/>
        <w:rPr>
          <w:color w:val="auto"/>
        </w:rPr>
      </w:pPr>
    </w:p>
    <w:p w14:paraId="07CA7870" w14:textId="77777777" w:rsidR="002A36BB" w:rsidRPr="00E837CD" w:rsidRDefault="002A36BB" w:rsidP="002A36BB">
      <w:pPr>
        <w:pStyle w:val="Default"/>
        <w:spacing w:after="120" w:line="320" w:lineRule="exact"/>
        <w:contextualSpacing/>
        <w:rPr>
          <w:color w:val="auto"/>
        </w:rPr>
      </w:pPr>
    </w:p>
    <w:p w14:paraId="7D7B11E9"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Which emotion is being displayed?</w:t>
      </w:r>
    </w:p>
    <w:p w14:paraId="756B24CE" w14:textId="77777777" w:rsidR="002A36BB" w:rsidRPr="00E837CD" w:rsidRDefault="002A36BB" w:rsidP="472F77A0">
      <w:pPr>
        <w:pStyle w:val="Default"/>
        <w:spacing w:after="120" w:line="320" w:lineRule="exact"/>
        <w:contextualSpacing/>
        <w:rPr>
          <w:rFonts w:eastAsia="Calibri"/>
          <w:color w:val="auto"/>
        </w:rPr>
      </w:pPr>
      <w:r w:rsidRPr="472F77A0">
        <w:rPr>
          <w:rFonts w:eastAsia="Calibri"/>
          <w:color w:val="auto"/>
        </w:rPr>
        <w:t>(a) Happiness</w:t>
      </w:r>
      <w:proofErr w:type="gramStart"/>
      <w:r w:rsidRPr="472F77A0">
        <w:rPr>
          <w:rFonts w:eastAsia="Calibri"/>
          <w:color w:val="auto"/>
        </w:rPr>
        <w:t xml:space="preserve">   (</w:t>
      </w:r>
      <w:proofErr w:type="gramEnd"/>
      <w:r w:rsidRPr="472F77A0">
        <w:rPr>
          <w:rFonts w:eastAsia="Calibri"/>
          <w:color w:val="auto"/>
        </w:rPr>
        <w:t>b) Contempt</w:t>
      </w:r>
      <w:proofErr w:type="gramStart"/>
      <w:r w:rsidRPr="472F77A0">
        <w:rPr>
          <w:rFonts w:eastAsia="Calibri"/>
          <w:color w:val="auto"/>
        </w:rPr>
        <w:t xml:space="preserve">   (</w:t>
      </w:r>
      <w:proofErr w:type="gramEnd"/>
      <w:r w:rsidRPr="472F77A0">
        <w:rPr>
          <w:rFonts w:eastAsia="Calibri"/>
          <w:color w:val="auto"/>
        </w:rPr>
        <w:t>c) Disgust</w:t>
      </w:r>
      <w:proofErr w:type="gramStart"/>
      <w:r w:rsidRPr="472F77A0">
        <w:rPr>
          <w:rFonts w:eastAsia="Calibri"/>
          <w:color w:val="auto"/>
        </w:rPr>
        <w:t xml:space="preserve">   (</w:t>
      </w:r>
      <w:proofErr w:type="gramEnd"/>
      <w:r w:rsidRPr="472F77A0">
        <w:rPr>
          <w:rFonts w:eastAsia="Calibri"/>
          <w:color w:val="auto"/>
        </w:rPr>
        <w:t>d) Sadness</w:t>
      </w:r>
      <w:proofErr w:type="gramStart"/>
      <w:r w:rsidRPr="472F77A0">
        <w:rPr>
          <w:rFonts w:eastAsia="Calibri"/>
          <w:color w:val="auto"/>
        </w:rPr>
        <w:t xml:space="preserve">   (</w:t>
      </w:r>
      <w:proofErr w:type="gramEnd"/>
      <w:r w:rsidRPr="472F77A0">
        <w:rPr>
          <w:rFonts w:eastAsia="Calibri"/>
          <w:color w:val="auto"/>
        </w:rPr>
        <w:t>e) Anger</w:t>
      </w:r>
      <w:proofErr w:type="gramStart"/>
      <w:r w:rsidRPr="472F77A0">
        <w:rPr>
          <w:rFonts w:eastAsia="Calibri"/>
          <w:color w:val="auto"/>
        </w:rPr>
        <w:t xml:space="preserve">   (</w:t>
      </w:r>
      <w:proofErr w:type="gramEnd"/>
      <w:r w:rsidRPr="472F77A0">
        <w:rPr>
          <w:rFonts w:eastAsia="Calibri"/>
          <w:color w:val="auto"/>
        </w:rPr>
        <w:t>f) Surprise</w:t>
      </w:r>
      <w:proofErr w:type="gramStart"/>
      <w:r w:rsidRPr="472F77A0">
        <w:rPr>
          <w:rFonts w:eastAsia="Calibri"/>
          <w:color w:val="auto"/>
        </w:rPr>
        <w:t xml:space="preserve">   (</w:t>
      </w:r>
      <w:proofErr w:type="gramEnd"/>
      <w:r w:rsidRPr="472F77A0">
        <w:rPr>
          <w:rFonts w:eastAsia="Calibri"/>
          <w:color w:val="auto"/>
        </w:rPr>
        <w:t>g) Fear</w:t>
      </w:r>
    </w:p>
    <w:p w14:paraId="2A6FFB22" w14:textId="77777777" w:rsidR="002A36BB" w:rsidRPr="00E837CD" w:rsidRDefault="002A36BB" w:rsidP="002A36BB">
      <w:pPr>
        <w:pStyle w:val="Default"/>
        <w:spacing w:after="120" w:line="320" w:lineRule="exact"/>
        <w:contextualSpacing/>
        <w:rPr>
          <w:rFonts w:eastAsia="Calibri"/>
          <w:color w:val="auto"/>
        </w:rPr>
      </w:pPr>
    </w:p>
    <w:p w14:paraId="25020A6A" w14:textId="77777777" w:rsidR="002A36BB" w:rsidRPr="00E837CD" w:rsidRDefault="002A36BB" w:rsidP="002A36BB">
      <w:pPr>
        <w:pStyle w:val="Default"/>
        <w:spacing w:after="120" w:line="320" w:lineRule="exact"/>
        <w:contextualSpacing/>
        <w:rPr>
          <w:rFonts w:eastAsia="Calibri"/>
          <w:color w:val="auto"/>
        </w:rPr>
      </w:pPr>
    </w:p>
    <w:p w14:paraId="5A564DC9" w14:textId="77777777" w:rsidR="002A36BB" w:rsidRPr="00E837CD" w:rsidRDefault="002A36BB" w:rsidP="002A36BB">
      <w:pPr>
        <w:pStyle w:val="Default"/>
        <w:spacing w:after="120" w:line="320" w:lineRule="exact"/>
        <w:contextualSpacing/>
        <w:rPr>
          <w:rFonts w:eastAsia="Calibri"/>
          <w:color w:val="auto"/>
        </w:rPr>
      </w:pPr>
      <w:r w:rsidRPr="00E837CD">
        <w:rPr>
          <w:noProof/>
          <w:color w:val="auto"/>
          <w:lang w:val="en-AU" w:eastAsia="en-AU"/>
        </w:rPr>
        <w:drawing>
          <wp:anchor distT="0" distB="0" distL="114300" distR="114300" simplePos="0" relativeHeight="251658242" behindDoc="0" locked="0" layoutInCell="1" allowOverlap="1" wp14:anchorId="0BEAED43" wp14:editId="4E9CCCD9">
            <wp:simplePos x="0" y="0"/>
            <wp:positionH relativeFrom="column">
              <wp:posOffset>228600</wp:posOffset>
            </wp:positionH>
            <wp:positionV relativeFrom="paragraph">
              <wp:posOffset>13335</wp:posOffset>
            </wp:positionV>
            <wp:extent cx="2405380" cy="2405380"/>
            <wp:effectExtent l="0" t="0" r="7620" b="7620"/>
            <wp:wrapTight wrapText="bothSides">
              <wp:wrapPolygon edited="0">
                <wp:start x="0" y="0"/>
                <wp:lineTo x="0" y="21440"/>
                <wp:lineTo x="21440" y="21440"/>
                <wp:lineTo x="21440" y="0"/>
                <wp:lineTo x="0" y="0"/>
              </wp:wrapPolygon>
            </wp:wrapTight>
            <wp:docPr id="131196441" name="Picture 131196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240538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rFonts w:eastAsia="Calibri"/>
          <w:color w:val="auto"/>
        </w:rPr>
        <w:t xml:space="preserve">2. </w:t>
      </w:r>
    </w:p>
    <w:p w14:paraId="3BF30A96" w14:textId="77777777" w:rsidR="002A36BB" w:rsidRPr="00E837CD" w:rsidRDefault="002A36BB" w:rsidP="002A36BB">
      <w:pPr>
        <w:pStyle w:val="Default"/>
        <w:spacing w:after="120" w:line="320" w:lineRule="exact"/>
        <w:contextualSpacing/>
        <w:rPr>
          <w:color w:val="auto"/>
        </w:rPr>
      </w:pPr>
    </w:p>
    <w:p w14:paraId="75E9EBEA" w14:textId="77777777" w:rsidR="002A36BB" w:rsidRPr="00E837CD" w:rsidRDefault="002A36BB" w:rsidP="002A36BB">
      <w:pPr>
        <w:pStyle w:val="Default"/>
        <w:spacing w:after="120" w:line="320" w:lineRule="exact"/>
        <w:contextualSpacing/>
        <w:rPr>
          <w:color w:val="auto"/>
        </w:rPr>
      </w:pPr>
    </w:p>
    <w:p w14:paraId="2A0C5E87" w14:textId="77777777" w:rsidR="002A36BB" w:rsidRPr="00E837CD" w:rsidRDefault="002A36BB" w:rsidP="002A36BB">
      <w:pPr>
        <w:pStyle w:val="Default"/>
        <w:spacing w:after="120" w:line="320" w:lineRule="exact"/>
        <w:contextualSpacing/>
        <w:rPr>
          <w:color w:val="auto"/>
        </w:rPr>
      </w:pPr>
    </w:p>
    <w:p w14:paraId="379337E3" w14:textId="77777777" w:rsidR="002A36BB" w:rsidRPr="00E837CD" w:rsidRDefault="002A36BB" w:rsidP="002A36BB">
      <w:pPr>
        <w:pStyle w:val="Default"/>
        <w:spacing w:after="120" w:line="320" w:lineRule="exact"/>
        <w:contextualSpacing/>
        <w:rPr>
          <w:color w:val="auto"/>
        </w:rPr>
      </w:pPr>
    </w:p>
    <w:p w14:paraId="25D3C6F3" w14:textId="77777777" w:rsidR="002A36BB" w:rsidRPr="00E837CD" w:rsidRDefault="002A36BB" w:rsidP="002A36BB">
      <w:pPr>
        <w:pStyle w:val="Default"/>
        <w:spacing w:after="120" w:line="320" w:lineRule="exact"/>
        <w:contextualSpacing/>
        <w:rPr>
          <w:color w:val="auto"/>
        </w:rPr>
      </w:pPr>
    </w:p>
    <w:p w14:paraId="488416B1" w14:textId="77777777" w:rsidR="002A36BB" w:rsidRPr="00E837CD" w:rsidRDefault="002A36BB" w:rsidP="002A36BB">
      <w:pPr>
        <w:pStyle w:val="Default"/>
        <w:spacing w:after="120" w:line="320" w:lineRule="exact"/>
        <w:contextualSpacing/>
        <w:rPr>
          <w:color w:val="auto"/>
        </w:rPr>
      </w:pPr>
    </w:p>
    <w:p w14:paraId="0E6769E8" w14:textId="77777777" w:rsidR="002A36BB" w:rsidRPr="00E837CD" w:rsidRDefault="002A36BB" w:rsidP="002A36BB">
      <w:pPr>
        <w:pStyle w:val="Default"/>
        <w:spacing w:after="120" w:line="320" w:lineRule="exact"/>
        <w:contextualSpacing/>
        <w:rPr>
          <w:color w:val="auto"/>
        </w:rPr>
      </w:pPr>
    </w:p>
    <w:p w14:paraId="3056A872" w14:textId="77777777" w:rsidR="002A36BB" w:rsidRPr="00E837CD" w:rsidRDefault="002A36BB" w:rsidP="002A36BB">
      <w:pPr>
        <w:pStyle w:val="Default"/>
        <w:spacing w:after="120" w:line="320" w:lineRule="exact"/>
        <w:contextualSpacing/>
        <w:rPr>
          <w:color w:val="auto"/>
        </w:rPr>
      </w:pPr>
    </w:p>
    <w:p w14:paraId="0788FBFA" w14:textId="77777777" w:rsidR="002A36BB" w:rsidRPr="00E837CD" w:rsidRDefault="002A36BB" w:rsidP="002A36BB">
      <w:pPr>
        <w:pStyle w:val="Default"/>
        <w:spacing w:after="120" w:line="320" w:lineRule="exact"/>
        <w:contextualSpacing/>
        <w:rPr>
          <w:color w:val="auto"/>
        </w:rPr>
      </w:pPr>
    </w:p>
    <w:p w14:paraId="2D376224" w14:textId="77777777" w:rsidR="002A36BB" w:rsidRPr="00E837CD" w:rsidRDefault="002A36BB" w:rsidP="002A36BB">
      <w:pPr>
        <w:pStyle w:val="Default"/>
        <w:spacing w:after="120" w:line="320" w:lineRule="exact"/>
        <w:contextualSpacing/>
        <w:rPr>
          <w:color w:val="auto"/>
        </w:rPr>
      </w:pPr>
    </w:p>
    <w:p w14:paraId="40BCBB05" w14:textId="77777777" w:rsidR="002A36BB" w:rsidRPr="00E837CD" w:rsidRDefault="002A36BB" w:rsidP="002A36BB">
      <w:pPr>
        <w:pStyle w:val="Default"/>
        <w:spacing w:after="120" w:line="320" w:lineRule="exact"/>
        <w:contextualSpacing/>
        <w:rPr>
          <w:color w:val="auto"/>
        </w:rPr>
      </w:pPr>
    </w:p>
    <w:p w14:paraId="235F94A5"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Which emotion is being displayed?</w:t>
      </w:r>
    </w:p>
    <w:p w14:paraId="24D65203" w14:textId="77777777" w:rsidR="002A36BB" w:rsidRPr="00E837CD" w:rsidRDefault="002A36BB" w:rsidP="472F77A0">
      <w:pPr>
        <w:pStyle w:val="Default"/>
        <w:spacing w:after="120" w:line="320" w:lineRule="exact"/>
        <w:contextualSpacing/>
        <w:rPr>
          <w:rFonts w:eastAsia="Calibri"/>
          <w:color w:val="auto"/>
        </w:rPr>
      </w:pPr>
      <w:r w:rsidRPr="472F77A0">
        <w:rPr>
          <w:rFonts w:eastAsia="Calibri"/>
          <w:color w:val="auto"/>
        </w:rPr>
        <w:t>(a) Happiness</w:t>
      </w:r>
      <w:proofErr w:type="gramStart"/>
      <w:r w:rsidRPr="472F77A0">
        <w:rPr>
          <w:rFonts w:eastAsia="Calibri"/>
          <w:color w:val="auto"/>
        </w:rPr>
        <w:t xml:space="preserve">   (</w:t>
      </w:r>
      <w:proofErr w:type="gramEnd"/>
      <w:r w:rsidRPr="472F77A0">
        <w:rPr>
          <w:rFonts w:eastAsia="Calibri"/>
          <w:color w:val="auto"/>
        </w:rPr>
        <w:t>b) Contempt</w:t>
      </w:r>
      <w:proofErr w:type="gramStart"/>
      <w:r w:rsidRPr="472F77A0">
        <w:rPr>
          <w:rFonts w:eastAsia="Calibri"/>
          <w:color w:val="auto"/>
        </w:rPr>
        <w:t xml:space="preserve">   (</w:t>
      </w:r>
      <w:proofErr w:type="gramEnd"/>
      <w:r w:rsidRPr="472F77A0">
        <w:rPr>
          <w:rFonts w:eastAsia="Calibri"/>
          <w:color w:val="auto"/>
        </w:rPr>
        <w:t>c) Disgust</w:t>
      </w:r>
      <w:proofErr w:type="gramStart"/>
      <w:r w:rsidRPr="472F77A0">
        <w:rPr>
          <w:rFonts w:eastAsia="Calibri"/>
          <w:color w:val="auto"/>
        </w:rPr>
        <w:t xml:space="preserve">   (</w:t>
      </w:r>
      <w:proofErr w:type="gramEnd"/>
      <w:r w:rsidRPr="472F77A0">
        <w:rPr>
          <w:rFonts w:eastAsia="Calibri"/>
          <w:color w:val="auto"/>
        </w:rPr>
        <w:t>d) Sadness</w:t>
      </w:r>
      <w:proofErr w:type="gramStart"/>
      <w:r w:rsidRPr="472F77A0">
        <w:rPr>
          <w:rFonts w:eastAsia="Calibri"/>
          <w:color w:val="auto"/>
        </w:rPr>
        <w:t xml:space="preserve">   (</w:t>
      </w:r>
      <w:proofErr w:type="gramEnd"/>
      <w:r w:rsidRPr="472F77A0">
        <w:rPr>
          <w:rFonts w:eastAsia="Calibri"/>
          <w:color w:val="auto"/>
        </w:rPr>
        <w:t>e) Anger</w:t>
      </w:r>
      <w:proofErr w:type="gramStart"/>
      <w:r w:rsidRPr="472F77A0">
        <w:rPr>
          <w:rFonts w:eastAsia="Calibri"/>
          <w:color w:val="auto"/>
        </w:rPr>
        <w:t xml:space="preserve">   (</w:t>
      </w:r>
      <w:proofErr w:type="gramEnd"/>
      <w:r w:rsidRPr="472F77A0">
        <w:rPr>
          <w:rFonts w:eastAsia="Calibri"/>
          <w:color w:val="auto"/>
        </w:rPr>
        <w:t>f) Surprise</w:t>
      </w:r>
      <w:proofErr w:type="gramStart"/>
      <w:r w:rsidRPr="472F77A0">
        <w:rPr>
          <w:rFonts w:eastAsia="Calibri"/>
          <w:color w:val="auto"/>
        </w:rPr>
        <w:t xml:space="preserve">   (</w:t>
      </w:r>
      <w:proofErr w:type="gramEnd"/>
      <w:r w:rsidRPr="472F77A0">
        <w:rPr>
          <w:rFonts w:eastAsia="Calibri"/>
          <w:color w:val="auto"/>
        </w:rPr>
        <w:t>g) Fear</w:t>
      </w:r>
    </w:p>
    <w:p w14:paraId="4D150F49" w14:textId="77777777" w:rsidR="002A36BB" w:rsidRDefault="002A36BB" w:rsidP="002A36BB"/>
    <w:p w14:paraId="3BF84753" w14:textId="77777777" w:rsidR="002A36BB" w:rsidRDefault="002A36BB" w:rsidP="002A36BB">
      <w:pPr>
        <w:rPr>
          <w:lang w:val="en-GB"/>
        </w:rPr>
      </w:pPr>
    </w:p>
    <w:p w14:paraId="3ED512E5" w14:textId="77777777" w:rsidR="002A36BB" w:rsidRDefault="002A36BB" w:rsidP="002A36BB">
      <w:pPr>
        <w:rPr>
          <w:b/>
          <w:bCs/>
          <w:sz w:val="24"/>
          <w:szCs w:val="24"/>
          <w:lang w:val="en-GB"/>
        </w:rPr>
      </w:pPr>
      <w:r>
        <w:rPr>
          <w:lang w:val="en-GB"/>
        </w:rPr>
        <w:br w:type="page"/>
      </w:r>
    </w:p>
    <w:p w14:paraId="0F42A992" w14:textId="77777777" w:rsidR="002A36BB" w:rsidRDefault="002A36BB" w:rsidP="002A36BB">
      <w:pPr>
        <w:pStyle w:val="Heading1"/>
        <w:rPr>
          <w:lang w:val="en-GB"/>
        </w:rPr>
      </w:pPr>
      <w:bookmarkStart w:id="175" w:name="_Toc171940461"/>
      <w:bookmarkStart w:id="176" w:name="_Toc203568151"/>
      <w:r>
        <w:rPr>
          <w:lang w:val="en-GB"/>
        </w:rPr>
        <w:lastRenderedPageBreak/>
        <w:t>Trait Emotional Intelligence Questionnaire—Short Form</w:t>
      </w:r>
      <w:bookmarkEnd w:id="175"/>
      <w:bookmarkEnd w:id="176"/>
    </w:p>
    <w:p w14:paraId="0B6FF95E" w14:textId="77777777" w:rsidR="002A36BB" w:rsidRDefault="002A36BB" w:rsidP="002A36BB">
      <w:pPr>
        <w:rPr>
          <w:lang w:val="en-GB"/>
        </w:rPr>
      </w:pPr>
      <w:r w:rsidRPr="003B0B06">
        <w:rPr>
          <w:lang w:val="en-GB"/>
        </w:rPr>
        <w:t>Please answer each statement below by putting a circle around the number that best reflects</w:t>
      </w:r>
      <w:r>
        <w:rPr>
          <w:lang w:val="en-GB"/>
        </w:rPr>
        <w:t xml:space="preserve"> </w:t>
      </w:r>
      <w:r w:rsidRPr="003B0B06">
        <w:rPr>
          <w:lang w:val="en-GB"/>
        </w:rPr>
        <w:t>your degree of agreement or disagreement with that statement. Do not think too long about the exact</w:t>
      </w:r>
      <w:r>
        <w:rPr>
          <w:lang w:val="en-GB"/>
        </w:rPr>
        <w:t xml:space="preserve"> </w:t>
      </w:r>
      <w:r w:rsidRPr="003B0B06">
        <w:rPr>
          <w:lang w:val="en-GB"/>
        </w:rPr>
        <w:t>meaning of the statements. Work quickly and try to answer as accurately as possible. There are no right</w:t>
      </w:r>
      <w:r>
        <w:rPr>
          <w:lang w:val="en-GB"/>
        </w:rPr>
        <w:t xml:space="preserve"> </w:t>
      </w:r>
      <w:r w:rsidRPr="003B0B06">
        <w:rPr>
          <w:lang w:val="en-GB"/>
        </w:rPr>
        <w:t xml:space="preserve">or wrong answers. </w:t>
      </w:r>
    </w:p>
    <w:tbl>
      <w:tblPr>
        <w:tblStyle w:val="TableGrid"/>
        <w:tblW w:w="0" w:type="auto"/>
        <w:tblLook w:val="04A0" w:firstRow="1" w:lastRow="0" w:firstColumn="1" w:lastColumn="0" w:noHBand="0" w:noVBand="1"/>
      </w:tblPr>
      <w:tblGrid>
        <w:gridCol w:w="1794"/>
        <w:gridCol w:w="1275"/>
        <w:gridCol w:w="1275"/>
        <w:gridCol w:w="1275"/>
        <w:gridCol w:w="1275"/>
        <w:gridCol w:w="1275"/>
        <w:gridCol w:w="1793"/>
      </w:tblGrid>
      <w:tr w:rsidR="002A36BB" w14:paraId="242844D9" w14:textId="77777777" w:rsidTr="000F6C7B">
        <w:tc>
          <w:tcPr>
            <w:tcW w:w="1423" w:type="dxa"/>
          </w:tcPr>
          <w:p w14:paraId="61BE4EE2" w14:textId="77777777" w:rsidR="002A36BB" w:rsidRDefault="002A36BB" w:rsidP="000F6C7B">
            <w:pPr>
              <w:jc w:val="center"/>
              <w:rPr>
                <w:lang w:val="en-GB"/>
              </w:rPr>
            </w:pPr>
            <w:r>
              <w:rPr>
                <w:lang w:val="en-GB"/>
              </w:rPr>
              <w:t>Completely Disagree</w:t>
            </w:r>
          </w:p>
        </w:tc>
        <w:tc>
          <w:tcPr>
            <w:tcW w:w="1423" w:type="dxa"/>
          </w:tcPr>
          <w:p w14:paraId="5CE515BB" w14:textId="77777777" w:rsidR="002A36BB" w:rsidRDefault="002A36BB" w:rsidP="000F6C7B">
            <w:pPr>
              <w:jc w:val="center"/>
              <w:rPr>
                <w:lang w:val="en-GB"/>
              </w:rPr>
            </w:pPr>
          </w:p>
        </w:tc>
        <w:tc>
          <w:tcPr>
            <w:tcW w:w="1423" w:type="dxa"/>
          </w:tcPr>
          <w:p w14:paraId="5B7F9AC5" w14:textId="77777777" w:rsidR="002A36BB" w:rsidRDefault="002A36BB" w:rsidP="000F6C7B">
            <w:pPr>
              <w:jc w:val="center"/>
              <w:rPr>
                <w:lang w:val="en-GB"/>
              </w:rPr>
            </w:pPr>
          </w:p>
        </w:tc>
        <w:tc>
          <w:tcPr>
            <w:tcW w:w="1423" w:type="dxa"/>
          </w:tcPr>
          <w:p w14:paraId="496170BA" w14:textId="77777777" w:rsidR="002A36BB" w:rsidRDefault="002A36BB" w:rsidP="000F6C7B">
            <w:pPr>
              <w:jc w:val="center"/>
              <w:rPr>
                <w:lang w:val="en-GB"/>
              </w:rPr>
            </w:pPr>
          </w:p>
        </w:tc>
        <w:tc>
          <w:tcPr>
            <w:tcW w:w="1423" w:type="dxa"/>
          </w:tcPr>
          <w:p w14:paraId="3A2E5E65" w14:textId="77777777" w:rsidR="002A36BB" w:rsidRDefault="002A36BB" w:rsidP="000F6C7B">
            <w:pPr>
              <w:jc w:val="center"/>
              <w:rPr>
                <w:lang w:val="en-GB"/>
              </w:rPr>
            </w:pPr>
          </w:p>
        </w:tc>
        <w:tc>
          <w:tcPr>
            <w:tcW w:w="1423" w:type="dxa"/>
          </w:tcPr>
          <w:p w14:paraId="1FE825D4" w14:textId="77777777" w:rsidR="002A36BB" w:rsidRDefault="002A36BB" w:rsidP="000F6C7B">
            <w:pPr>
              <w:jc w:val="center"/>
              <w:rPr>
                <w:lang w:val="en-GB"/>
              </w:rPr>
            </w:pPr>
          </w:p>
        </w:tc>
        <w:tc>
          <w:tcPr>
            <w:tcW w:w="1424" w:type="dxa"/>
          </w:tcPr>
          <w:p w14:paraId="28000764" w14:textId="77777777" w:rsidR="002A36BB" w:rsidRDefault="002A36BB" w:rsidP="000F6C7B">
            <w:pPr>
              <w:jc w:val="center"/>
              <w:rPr>
                <w:lang w:val="en-GB"/>
              </w:rPr>
            </w:pPr>
            <w:r>
              <w:rPr>
                <w:lang w:val="en-GB"/>
              </w:rPr>
              <w:t>Completely Agree</w:t>
            </w:r>
          </w:p>
        </w:tc>
      </w:tr>
      <w:tr w:rsidR="002A36BB" w14:paraId="4133D8E3" w14:textId="77777777" w:rsidTr="000F6C7B">
        <w:tc>
          <w:tcPr>
            <w:tcW w:w="1423" w:type="dxa"/>
          </w:tcPr>
          <w:p w14:paraId="37E5F12E" w14:textId="77777777" w:rsidR="002A36BB" w:rsidRDefault="002A36BB" w:rsidP="000F6C7B">
            <w:pPr>
              <w:jc w:val="center"/>
              <w:rPr>
                <w:lang w:val="en-GB"/>
              </w:rPr>
            </w:pPr>
            <w:r>
              <w:rPr>
                <w:lang w:val="en-GB"/>
              </w:rPr>
              <w:t>1</w:t>
            </w:r>
          </w:p>
        </w:tc>
        <w:tc>
          <w:tcPr>
            <w:tcW w:w="1423" w:type="dxa"/>
          </w:tcPr>
          <w:p w14:paraId="0B623BF8" w14:textId="77777777" w:rsidR="002A36BB" w:rsidRDefault="002A36BB" w:rsidP="000F6C7B">
            <w:pPr>
              <w:jc w:val="center"/>
              <w:rPr>
                <w:lang w:val="en-GB"/>
              </w:rPr>
            </w:pPr>
            <w:r>
              <w:rPr>
                <w:lang w:val="en-GB"/>
              </w:rPr>
              <w:t>2</w:t>
            </w:r>
          </w:p>
        </w:tc>
        <w:tc>
          <w:tcPr>
            <w:tcW w:w="1423" w:type="dxa"/>
          </w:tcPr>
          <w:p w14:paraId="52A34CCB" w14:textId="77777777" w:rsidR="002A36BB" w:rsidRDefault="002A36BB" w:rsidP="000F6C7B">
            <w:pPr>
              <w:jc w:val="center"/>
              <w:rPr>
                <w:lang w:val="en-GB"/>
              </w:rPr>
            </w:pPr>
            <w:r>
              <w:rPr>
                <w:lang w:val="en-GB"/>
              </w:rPr>
              <w:t>3</w:t>
            </w:r>
          </w:p>
        </w:tc>
        <w:tc>
          <w:tcPr>
            <w:tcW w:w="1423" w:type="dxa"/>
          </w:tcPr>
          <w:p w14:paraId="5DC5EE52" w14:textId="77777777" w:rsidR="002A36BB" w:rsidRDefault="002A36BB" w:rsidP="000F6C7B">
            <w:pPr>
              <w:jc w:val="center"/>
              <w:rPr>
                <w:lang w:val="en-GB"/>
              </w:rPr>
            </w:pPr>
            <w:r>
              <w:rPr>
                <w:lang w:val="en-GB"/>
              </w:rPr>
              <w:t>4</w:t>
            </w:r>
          </w:p>
        </w:tc>
        <w:tc>
          <w:tcPr>
            <w:tcW w:w="1423" w:type="dxa"/>
          </w:tcPr>
          <w:p w14:paraId="0D54B32F" w14:textId="77777777" w:rsidR="002A36BB" w:rsidRDefault="002A36BB" w:rsidP="000F6C7B">
            <w:pPr>
              <w:jc w:val="center"/>
              <w:rPr>
                <w:lang w:val="en-GB"/>
              </w:rPr>
            </w:pPr>
            <w:r>
              <w:rPr>
                <w:lang w:val="en-GB"/>
              </w:rPr>
              <w:t>5</w:t>
            </w:r>
          </w:p>
        </w:tc>
        <w:tc>
          <w:tcPr>
            <w:tcW w:w="1423" w:type="dxa"/>
          </w:tcPr>
          <w:p w14:paraId="056ABB10" w14:textId="77777777" w:rsidR="002A36BB" w:rsidRDefault="002A36BB" w:rsidP="000F6C7B">
            <w:pPr>
              <w:jc w:val="center"/>
              <w:rPr>
                <w:lang w:val="en-GB"/>
              </w:rPr>
            </w:pPr>
            <w:r>
              <w:rPr>
                <w:lang w:val="en-GB"/>
              </w:rPr>
              <w:t>6</w:t>
            </w:r>
          </w:p>
        </w:tc>
        <w:tc>
          <w:tcPr>
            <w:tcW w:w="1424" w:type="dxa"/>
          </w:tcPr>
          <w:p w14:paraId="6A9715FF" w14:textId="77777777" w:rsidR="002A36BB" w:rsidRDefault="002A36BB" w:rsidP="000F6C7B">
            <w:pPr>
              <w:jc w:val="center"/>
              <w:rPr>
                <w:lang w:val="en-GB"/>
              </w:rPr>
            </w:pPr>
            <w:r>
              <w:rPr>
                <w:lang w:val="en-GB"/>
              </w:rPr>
              <w:t>7</w:t>
            </w:r>
          </w:p>
        </w:tc>
      </w:tr>
    </w:tbl>
    <w:p w14:paraId="7D1462F7" w14:textId="77777777" w:rsidR="002A36BB" w:rsidRDefault="002A36BB" w:rsidP="002A36BB">
      <w:pPr>
        <w:pStyle w:val="ListParagraph"/>
        <w:rPr>
          <w:lang w:val="en-GB"/>
        </w:rPr>
      </w:pPr>
    </w:p>
    <w:p w14:paraId="12258A2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Expressing my emotions with words is not a problem for me.</w:t>
      </w:r>
    </w:p>
    <w:p w14:paraId="4531CD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see things from another person’s viewpoint.</w:t>
      </w:r>
    </w:p>
    <w:p w14:paraId="22ADAD44"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a highly motivated person.</w:t>
      </w:r>
    </w:p>
    <w:p w14:paraId="7BDCBDA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usually find it difficult to regulate my emotions.</w:t>
      </w:r>
    </w:p>
    <w:p w14:paraId="5E639E9B"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generally don’t find life enjoyable.</w:t>
      </w:r>
    </w:p>
    <w:p w14:paraId="2EC88756"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can deal effectively with people.</w:t>
      </w:r>
    </w:p>
    <w:p w14:paraId="5DFCBE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change my mind frequently.</w:t>
      </w:r>
    </w:p>
    <w:p w14:paraId="442D4F7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Many times, I can’t figure out what emotion I'm feeling.</w:t>
      </w:r>
    </w:p>
    <w:p w14:paraId="194E720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 xml:space="preserve">I feel that I have </w:t>
      </w:r>
      <w:proofErr w:type="gramStart"/>
      <w:r w:rsidRPr="003B0B06">
        <w:rPr>
          <w:lang w:val="en-GB"/>
        </w:rPr>
        <w:t>a number of</w:t>
      </w:r>
      <w:proofErr w:type="gramEnd"/>
      <w:r w:rsidRPr="003B0B06">
        <w:rPr>
          <w:lang w:val="en-GB"/>
        </w:rPr>
        <w:t xml:space="preserve"> good qualities.</w:t>
      </w:r>
    </w:p>
    <w:p w14:paraId="717962A9"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stand up for my rights.</w:t>
      </w:r>
    </w:p>
    <w:p w14:paraId="58CAF1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usually able to influence the way other people feel.</w:t>
      </w:r>
    </w:p>
    <w:p w14:paraId="7CA7F123"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 have a gloomy perspective on most things.</w:t>
      </w:r>
    </w:p>
    <w:p w14:paraId="51DACEFD"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Those close to me often complain that I don’t treat them right.</w:t>
      </w:r>
    </w:p>
    <w:p w14:paraId="5243A2BD"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adjust my life according to the circumstances.</w:t>
      </w:r>
    </w:p>
    <w:p w14:paraId="07C71CE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able to deal with stress.</w:t>
      </w:r>
    </w:p>
    <w:p w14:paraId="7CACA78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show my affection to those close to me.</w:t>
      </w:r>
    </w:p>
    <w:p w14:paraId="06A2D4B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normally able to “get into someone’s shoes” and experience their emotions.</w:t>
      </w:r>
    </w:p>
    <w:p w14:paraId="2FC608BB"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normally find it difficult to keep myself motivated.</w:t>
      </w:r>
    </w:p>
    <w:p w14:paraId="5B49A88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usually able to find ways to control my emotions when I want to.</w:t>
      </w:r>
    </w:p>
    <w:p w14:paraId="33D31E8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pleased with my life.</w:t>
      </w:r>
    </w:p>
    <w:p w14:paraId="454718EE"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would describe myself as a good negotiator.</w:t>
      </w:r>
    </w:p>
    <w:p w14:paraId="53942DEA"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get involved in things I later wish I could get out of.</w:t>
      </w:r>
    </w:p>
    <w:p w14:paraId="76B24079"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pause and think about my feelings.</w:t>
      </w:r>
    </w:p>
    <w:p w14:paraId="2F605353"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believe I’m full of personal strengths.</w:t>
      </w:r>
    </w:p>
    <w:p w14:paraId="1D696A4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“back down” even if I know I’m right.</w:t>
      </w:r>
    </w:p>
    <w:p w14:paraId="701DDD95"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don’t seem to have any power at all over other people’s feelings.</w:t>
      </w:r>
    </w:p>
    <w:p w14:paraId="44CA9025"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generally believe that things will work out fine in my life.</w:t>
      </w:r>
    </w:p>
    <w:p w14:paraId="2A08AE64"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find it difficult to bond well even with those close to me.</w:t>
      </w:r>
    </w:p>
    <w:p w14:paraId="2A16E8BA"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Generally, I’m able to adapt to new environments.</w:t>
      </w:r>
    </w:p>
    <w:p w14:paraId="4BEAFC77" w14:textId="77777777" w:rsidR="002A36BB"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Others admire me for being relaxed.</w:t>
      </w:r>
    </w:p>
    <w:p w14:paraId="10E4335B" w14:textId="77777777" w:rsidR="002A36BB" w:rsidRDefault="002A36BB" w:rsidP="002A36BB">
      <w:pPr>
        <w:rPr>
          <w:lang w:val="en-GB"/>
        </w:rPr>
      </w:pPr>
    </w:p>
    <w:p w14:paraId="1D92E089" w14:textId="77777777" w:rsidR="002A36BB" w:rsidRDefault="002A36BB" w:rsidP="002A36BB">
      <w:pPr>
        <w:rPr>
          <w:b/>
          <w:bCs/>
          <w:sz w:val="24"/>
          <w:szCs w:val="24"/>
          <w:lang w:val="en-GB"/>
        </w:rPr>
      </w:pPr>
      <w:r>
        <w:rPr>
          <w:lang w:val="en-GB"/>
        </w:rPr>
        <w:br w:type="page"/>
      </w:r>
    </w:p>
    <w:p w14:paraId="26BC9D45" w14:textId="77777777" w:rsidR="002A36BB" w:rsidRDefault="002A36BB" w:rsidP="002A36BB">
      <w:pPr>
        <w:pStyle w:val="Heading1"/>
        <w:rPr>
          <w:lang w:val="en-GB"/>
        </w:rPr>
      </w:pPr>
      <w:bookmarkStart w:id="177" w:name="_Toc171940462"/>
      <w:bookmarkStart w:id="178" w:name="_Toc203568152"/>
      <w:r>
        <w:rPr>
          <w:lang w:val="en-GB"/>
        </w:rPr>
        <w:lastRenderedPageBreak/>
        <w:t>Wong-Law Emotional Intelligence Scale</w:t>
      </w:r>
      <w:bookmarkEnd w:id="177"/>
      <w:bookmarkEnd w:id="178"/>
    </w:p>
    <w:p w14:paraId="2CEA2E11" w14:textId="77777777" w:rsidR="002A36BB" w:rsidRDefault="002A36BB" w:rsidP="002A36BB">
      <w:pPr>
        <w:rPr>
          <w:lang w:val="en-GB"/>
        </w:rPr>
      </w:pPr>
      <w:r>
        <w:rPr>
          <w:lang w:val="en-GB"/>
        </w:rPr>
        <w:t xml:space="preserve">Indicate </w:t>
      </w:r>
      <w:r w:rsidRPr="00E922E7">
        <w:rPr>
          <w:lang w:val="en-GB"/>
        </w:rPr>
        <w:t>the extent to which you agree or disagree to each of the statements.</w:t>
      </w:r>
    </w:p>
    <w:tbl>
      <w:tblPr>
        <w:tblStyle w:val="TableGrid"/>
        <w:tblW w:w="0" w:type="auto"/>
        <w:tblLook w:val="04A0" w:firstRow="1" w:lastRow="0" w:firstColumn="1" w:lastColumn="0" w:noHBand="0" w:noVBand="1"/>
      </w:tblPr>
      <w:tblGrid>
        <w:gridCol w:w="1992"/>
        <w:gridCol w:w="1992"/>
        <w:gridCol w:w="1992"/>
        <w:gridCol w:w="1993"/>
        <w:gridCol w:w="1993"/>
      </w:tblGrid>
      <w:tr w:rsidR="002A36BB" w14:paraId="5C78977F" w14:textId="77777777" w:rsidTr="000F6C7B">
        <w:tc>
          <w:tcPr>
            <w:tcW w:w="1992" w:type="dxa"/>
          </w:tcPr>
          <w:p w14:paraId="2EF61F63" w14:textId="77777777" w:rsidR="002A36BB" w:rsidRDefault="002A36BB" w:rsidP="000F6C7B">
            <w:pPr>
              <w:jc w:val="center"/>
              <w:rPr>
                <w:lang w:val="en-GB"/>
              </w:rPr>
            </w:pPr>
            <w:r>
              <w:rPr>
                <w:lang w:val="en-GB"/>
              </w:rPr>
              <w:t>Strongly Disagree</w:t>
            </w:r>
          </w:p>
        </w:tc>
        <w:tc>
          <w:tcPr>
            <w:tcW w:w="1992" w:type="dxa"/>
          </w:tcPr>
          <w:p w14:paraId="331EF14E" w14:textId="77777777" w:rsidR="002A36BB" w:rsidRDefault="002A36BB" w:rsidP="000F6C7B">
            <w:pPr>
              <w:jc w:val="center"/>
              <w:rPr>
                <w:lang w:val="en-GB"/>
              </w:rPr>
            </w:pPr>
            <w:r>
              <w:rPr>
                <w:lang w:val="en-GB"/>
              </w:rPr>
              <w:t>Disagree</w:t>
            </w:r>
          </w:p>
        </w:tc>
        <w:tc>
          <w:tcPr>
            <w:tcW w:w="1992" w:type="dxa"/>
          </w:tcPr>
          <w:p w14:paraId="451C1D18" w14:textId="77777777" w:rsidR="002A36BB" w:rsidRDefault="002A36BB" w:rsidP="000F6C7B">
            <w:pPr>
              <w:jc w:val="center"/>
              <w:rPr>
                <w:lang w:val="en-GB"/>
              </w:rPr>
            </w:pPr>
            <w:r>
              <w:rPr>
                <w:lang w:val="en-GB"/>
              </w:rPr>
              <w:t>Neither Agree nor Disagree</w:t>
            </w:r>
          </w:p>
        </w:tc>
        <w:tc>
          <w:tcPr>
            <w:tcW w:w="1993" w:type="dxa"/>
          </w:tcPr>
          <w:p w14:paraId="629500CD" w14:textId="77777777" w:rsidR="002A36BB" w:rsidRDefault="002A36BB" w:rsidP="000F6C7B">
            <w:pPr>
              <w:jc w:val="center"/>
              <w:rPr>
                <w:lang w:val="en-GB"/>
              </w:rPr>
            </w:pPr>
            <w:r>
              <w:rPr>
                <w:lang w:val="en-GB"/>
              </w:rPr>
              <w:t>Agree</w:t>
            </w:r>
          </w:p>
        </w:tc>
        <w:tc>
          <w:tcPr>
            <w:tcW w:w="1993" w:type="dxa"/>
          </w:tcPr>
          <w:p w14:paraId="094CA592" w14:textId="77777777" w:rsidR="002A36BB" w:rsidRDefault="002A36BB" w:rsidP="000F6C7B">
            <w:pPr>
              <w:jc w:val="center"/>
              <w:rPr>
                <w:lang w:val="en-GB"/>
              </w:rPr>
            </w:pPr>
            <w:r>
              <w:rPr>
                <w:lang w:val="en-GB"/>
              </w:rPr>
              <w:t>Strongly Agree</w:t>
            </w:r>
          </w:p>
        </w:tc>
      </w:tr>
      <w:tr w:rsidR="002A36BB" w14:paraId="111B7736" w14:textId="77777777" w:rsidTr="000F6C7B">
        <w:tc>
          <w:tcPr>
            <w:tcW w:w="1992" w:type="dxa"/>
          </w:tcPr>
          <w:p w14:paraId="1958CB97" w14:textId="77777777" w:rsidR="002A36BB" w:rsidRDefault="002A36BB" w:rsidP="000F6C7B">
            <w:pPr>
              <w:jc w:val="center"/>
              <w:rPr>
                <w:lang w:val="en-GB"/>
              </w:rPr>
            </w:pPr>
            <w:r>
              <w:rPr>
                <w:lang w:val="en-GB"/>
              </w:rPr>
              <w:t>1</w:t>
            </w:r>
          </w:p>
        </w:tc>
        <w:tc>
          <w:tcPr>
            <w:tcW w:w="1992" w:type="dxa"/>
          </w:tcPr>
          <w:p w14:paraId="7E871B45" w14:textId="77777777" w:rsidR="002A36BB" w:rsidRDefault="002A36BB" w:rsidP="000F6C7B">
            <w:pPr>
              <w:jc w:val="center"/>
              <w:rPr>
                <w:lang w:val="en-GB"/>
              </w:rPr>
            </w:pPr>
            <w:r>
              <w:rPr>
                <w:lang w:val="en-GB"/>
              </w:rPr>
              <w:t>2</w:t>
            </w:r>
          </w:p>
        </w:tc>
        <w:tc>
          <w:tcPr>
            <w:tcW w:w="1992" w:type="dxa"/>
          </w:tcPr>
          <w:p w14:paraId="202E27D8" w14:textId="77777777" w:rsidR="002A36BB" w:rsidRDefault="002A36BB" w:rsidP="000F6C7B">
            <w:pPr>
              <w:jc w:val="center"/>
              <w:rPr>
                <w:lang w:val="en-GB"/>
              </w:rPr>
            </w:pPr>
            <w:r>
              <w:rPr>
                <w:lang w:val="en-GB"/>
              </w:rPr>
              <w:t>3</w:t>
            </w:r>
          </w:p>
        </w:tc>
        <w:tc>
          <w:tcPr>
            <w:tcW w:w="1993" w:type="dxa"/>
          </w:tcPr>
          <w:p w14:paraId="25BB5406" w14:textId="77777777" w:rsidR="002A36BB" w:rsidRDefault="002A36BB" w:rsidP="000F6C7B">
            <w:pPr>
              <w:jc w:val="center"/>
              <w:rPr>
                <w:lang w:val="en-GB"/>
              </w:rPr>
            </w:pPr>
            <w:r>
              <w:rPr>
                <w:lang w:val="en-GB"/>
              </w:rPr>
              <w:t>4</w:t>
            </w:r>
          </w:p>
        </w:tc>
        <w:tc>
          <w:tcPr>
            <w:tcW w:w="1993" w:type="dxa"/>
          </w:tcPr>
          <w:p w14:paraId="1E9339C2" w14:textId="77777777" w:rsidR="002A36BB" w:rsidRDefault="002A36BB" w:rsidP="000F6C7B">
            <w:pPr>
              <w:jc w:val="center"/>
              <w:rPr>
                <w:lang w:val="en-GB"/>
              </w:rPr>
            </w:pPr>
            <w:r>
              <w:rPr>
                <w:lang w:val="en-GB"/>
              </w:rPr>
              <w:t>5</w:t>
            </w:r>
          </w:p>
        </w:tc>
      </w:tr>
    </w:tbl>
    <w:p w14:paraId="65B8FAC7" w14:textId="77777777" w:rsidR="002A36BB" w:rsidRDefault="002A36BB" w:rsidP="002A36BB">
      <w:pPr>
        <w:pStyle w:val="ListParagraph"/>
        <w:rPr>
          <w:lang w:val="en-GB"/>
        </w:rPr>
      </w:pPr>
    </w:p>
    <w:p w14:paraId="04798BE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a good sense of why I feel certain feelings most of the time.</w:t>
      </w:r>
    </w:p>
    <w:p w14:paraId="45F9983A"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have a good understanding of my own emotions. </w:t>
      </w:r>
    </w:p>
    <w:p w14:paraId="1351CB74"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really understand what I feel. </w:t>
      </w:r>
    </w:p>
    <w:p w14:paraId="43F6E793"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know whether I am happy or not. </w:t>
      </w:r>
    </w:p>
    <w:p w14:paraId="721EC259"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know my friends’ emotions from their behaviour. </w:t>
      </w:r>
    </w:p>
    <w:p w14:paraId="2112C94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a good observer of others’ emotions.</w:t>
      </w:r>
    </w:p>
    <w:p w14:paraId="68C015F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sensitive to the feelings and emotions of others.</w:t>
      </w:r>
    </w:p>
    <w:p w14:paraId="2C184E0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a good understanding of the emotions of people around me.</w:t>
      </w:r>
    </w:p>
    <w:p w14:paraId="3B76F29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always set goals for myself and then try my best to achieve</w:t>
      </w:r>
      <w:r>
        <w:rPr>
          <w:lang w:val="en-GB"/>
        </w:rPr>
        <w:t xml:space="preserve"> </w:t>
      </w:r>
      <w:r w:rsidRPr="00E922E7">
        <w:rPr>
          <w:lang w:val="en-GB"/>
        </w:rPr>
        <w:t>them.</w:t>
      </w:r>
    </w:p>
    <w:p w14:paraId="5D4612C0"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tell myself I am a competent person. </w:t>
      </w:r>
    </w:p>
    <w:p w14:paraId="644A45E9"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a self-motivating person.</w:t>
      </w:r>
    </w:p>
    <w:p w14:paraId="1068E6A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would always encourage myself to try my best. </w:t>
      </w:r>
    </w:p>
    <w:p w14:paraId="23650A1B"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w:t>
      </w:r>
      <w:proofErr w:type="gramStart"/>
      <w:r w:rsidRPr="00E922E7">
        <w:rPr>
          <w:lang w:val="en-GB"/>
        </w:rPr>
        <w:t>am able to</w:t>
      </w:r>
      <w:proofErr w:type="gramEnd"/>
      <w:r w:rsidRPr="00E922E7">
        <w:rPr>
          <w:lang w:val="en-GB"/>
        </w:rPr>
        <w:t xml:space="preserve"> control my temper so that I can handle difficulties rationally. </w:t>
      </w:r>
    </w:p>
    <w:p w14:paraId="76417031"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quite capable of controlling my own emotions.</w:t>
      </w:r>
    </w:p>
    <w:p w14:paraId="477A057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can always calm down quickly when I am very angry. </w:t>
      </w:r>
    </w:p>
    <w:p w14:paraId="2F302482" w14:textId="77777777" w:rsidR="002A36BB" w:rsidRPr="00E70281"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good control of my emotions</w:t>
      </w:r>
    </w:p>
    <w:p w14:paraId="64F5623F" w14:textId="77777777" w:rsidR="002A36BB" w:rsidRPr="00EB1260" w:rsidRDefault="002A36BB" w:rsidP="002A36BB"/>
    <w:p w14:paraId="34C6EE9E" w14:textId="77777777" w:rsidR="002A36BB" w:rsidRPr="00EB1260" w:rsidRDefault="002A36BB" w:rsidP="002A36BB"/>
    <w:p w14:paraId="50429CEF" w14:textId="77777777" w:rsidR="005A0EEF" w:rsidRDefault="005A0EEF" w:rsidP="005A0EEF"/>
    <w:p w14:paraId="268B5D7C" w14:textId="77777777" w:rsidR="005A0EEF" w:rsidRDefault="005A0EEF" w:rsidP="005A0EEF"/>
    <w:p w14:paraId="4B8E1DA9" w14:textId="77777777" w:rsidR="005A0EEF" w:rsidRDefault="005A0EEF" w:rsidP="005A0EEF">
      <w:pPr>
        <w:pStyle w:val="Heading1"/>
        <w:rPr>
          <w:lang w:val="en-AU" w:eastAsia="en-AU"/>
        </w:rPr>
      </w:pPr>
      <w:bookmarkStart w:id="179" w:name="_Toc72830102"/>
      <w:bookmarkStart w:id="180" w:name="_Toc203568153"/>
      <w:r>
        <w:rPr>
          <w:lang w:val="en-AU" w:eastAsia="en-AU"/>
        </w:rPr>
        <w:t>Psychological Wellbeing</w:t>
      </w:r>
      <w:bookmarkEnd w:id="179"/>
      <w:bookmarkEnd w:id="180"/>
    </w:p>
    <w:p w14:paraId="2614BE67" w14:textId="77777777" w:rsidR="005A0EEF" w:rsidRPr="0069761E" w:rsidRDefault="005A0EEF" w:rsidP="005A0EEF">
      <w:pPr>
        <w:rPr>
          <w:rFonts w:eastAsia="Times New Roman" w:cstheme="minorHAnsi"/>
          <w:color w:val="000000"/>
          <w:sz w:val="24"/>
          <w:szCs w:val="24"/>
          <w:lang w:val="en-AU" w:eastAsia="en-AU"/>
        </w:rPr>
      </w:pPr>
      <w:r w:rsidRPr="0069761E">
        <w:rPr>
          <w:rFonts w:eastAsia="Times New Roman" w:cstheme="minorHAnsi"/>
          <w:b/>
          <w:bCs/>
          <w:color w:val="000000"/>
          <w:sz w:val="24"/>
          <w:szCs w:val="24"/>
          <w:lang w:val="en-AU" w:eastAsia="en-AU"/>
        </w:rPr>
        <w:t>Instructions:</w:t>
      </w:r>
      <w:r w:rsidRPr="0069761E">
        <w:rPr>
          <w:rFonts w:eastAsia="Times New Roman" w:cstheme="minorHAnsi"/>
          <w:color w:val="000000"/>
          <w:sz w:val="24"/>
          <w:szCs w:val="24"/>
          <w:lang w:val="en-AU" w:eastAsia="en-AU"/>
        </w:rPr>
        <w:t xml:space="preserve"> Circle one response below each statement to indicate how much you agree or disagree. </w:t>
      </w:r>
    </w:p>
    <w:p w14:paraId="04D93F60" w14:textId="77777777" w:rsidR="005A0EEF" w:rsidRDefault="005A0EEF" w:rsidP="005A0EEF">
      <w:pPr>
        <w:rPr>
          <w:rFonts w:eastAsia="Times New Roman" w:cstheme="minorHAnsi"/>
          <w:sz w:val="24"/>
          <w:szCs w:val="24"/>
          <w:lang w:val="en-AU" w:eastAsia="en-AU"/>
        </w:rPr>
      </w:pPr>
    </w:p>
    <w:tbl>
      <w:tblPr>
        <w:tblStyle w:val="TableGrid"/>
        <w:tblW w:w="0" w:type="auto"/>
        <w:tblLook w:val="04A0" w:firstRow="1" w:lastRow="0" w:firstColumn="1" w:lastColumn="0" w:noHBand="0" w:noVBand="1"/>
      </w:tblPr>
      <w:tblGrid>
        <w:gridCol w:w="1378"/>
        <w:gridCol w:w="1565"/>
        <w:gridCol w:w="1201"/>
        <w:gridCol w:w="1408"/>
        <w:gridCol w:w="1437"/>
        <w:gridCol w:w="1565"/>
        <w:gridCol w:w="1408"/>
      </w:tblGrid>
      <w:tr w:rsidR="005A0EEF" w14:paraId="3498FFCB" w14:textId="77777777" w:rsidTr="000F6C7B">
        <w:tc>
          <w:tcPr>
            <w:tcW w:w="1423" w:type="dxa"/>
          </w:tcPr>
          <w:p w14:paraId="1D610411"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Strongly agree</w:t>
            </w:r>
          </w:p>
        </w:tc>
        <w:tc>
          <w:tcPr>
            <w:tcW w:w="1423" w:type="dxa"/>
          </w:tcPr>
          <w:p w14:paraId="2DE5D0E0"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Somewhat agree</w:t>
            </w:r>
          </w:p>
        </w:tc>
        <w:tc>
          <w:tcPr>
            <w:tcW w:w="1423" w:type="dxa"/>
          </w:tcPr>
          <w:p w14:paraId="648AECE7"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Agree a little</w:t>
            </w:r>
          </w:p>
        </w:tc>
        <w:tc>
          <w:tcPr>
            <w:tcW w:w="1423" w:type="dxa"/>
          </w:tcPr>
          <w:p w14:paraId="40AF375B"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Neither agree nor disagree</w:t>
            </w:r>
          </w:p>
        </w:tc>
        <w:tc>
          <w:tcPr>
            <w:tcW w:w="1423" w:type="dxa"/>
          </w:tcPr>
          <w:p w14:paraId="1CEB64F1"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Disagree a little</w:t>
            </w:r>
          </w:p>
        </w:tc>
        <w:tc>
          <w:tcPr>
            <w:tcW w:w="1423" w:type="dxa"/>
          </w:tcPr>
          <w:p w14:paraId="0D8C44F3"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Somewhat disagree</w:t>
            </w:r>
          </w:p>
        </w:tc>
        <w:tc>
          <w:tcPr>
            <w:tcW w:w="1424" w:type="dxa"/>
          </w:tcPr>
          <w:p w14:paraId="593DD81F"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Strongly disagree</w:t>
            </w:r>
          </w:p>
        </w:tc>
      </w:tr>
      <w:tr w:rsidR="005A0EEF" w14:paraId="618AE91F" w14:textId="77777777" w:rsidTr="000F6C7B">
        <w:tc>
          <w:tcPr>
            <w:tcW w:w="1423" w:type="dxa"/>
          </w:tcPr>
          <w:p w14:paraId="6C99E31D"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1</w:t>
            </w:r>
          </w:p>
        </w:tc>
        <w:tc>
          <w:tcPr>
            <w:tcW w:w="1423" w:type="dxa"/>
          </w:tcPr>
          <w:p w14:paraId="66AABD9A"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2</w:t>
            </w:r>
          </w:p>
        </w:tc>
        <w:tc>
          <w:tcPr>
            <w:tcW w:w="1423" w:type="dxa"/>
          </w:tcPr>
          <w:p w14:paraId="3F38B6B4"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3</w:t>
            </w:r>
          </w:p>
        </w:tc>
        <w:tc>
          <w:tcPr>
            <w:tcW w:w="1423" w:type="dxa"/>
          </w:tcPr>
          <w:p w14:paraId="7DC5F798"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4</w:t>
            </w:r>
          </w:p>
        </w:tc>
        <w:tc>
          <w:tcPr>
            <w:tcW w:w="1423" w:type="dxa"/>
          </w:tcPr>
          <w:p w14:paraId="2EB88B1D"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5</w:t>
            </w:r>
          </w:p>
        </w:tc>
        <w:tc>
          <w:tcPr>
            <w:tcW w:w="1423" w:type="dxa"/>
          </w:tcPr>
          <w:p w14:paraId="78BDABFA"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6</w:t>
            </w:r>
          </w:p>
        </w:tc>
        <w:tc>
          <w:tcPr>
            <w:tcW w:w="1424" w:type="dxa"/>
          </w:tcPr>
          <w:p w14:paraId="1F7B8ADC"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7</w:t>
            </w:r>
          </w:p>
        </w:tc>
      </w:tr>
    </w:tbl>
    <w:p w14:paraId="291E23E1" w14:textId="77777777" w:rsidR="005A0EEF" w:rsidRPr="0069761E" w:rsidRDefault="005A0EEF" w:rsidP="005A0EEF">
      <w:pPr>
        <w:rPr>
          <w:rFonts w:eastAsia="Times New Roman" w:cstheme="minorHAnsi"/>
          <w:sz w:val="24"/>
          <w:szCs w:val="24"/>
          <w:lang w:val="en-AU" w:eastAsia="en-AU"/>
        </w:rPr>
      </w:pPr>
    </w:p>
    <w:p w14:paraId="04532B8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 I like most parts of my personality.</w:t>
      </w:r>
    </w:p>
    <w:p w14:paraId="05B8D99F"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2. When I look at the story of my life, I am pleased with how things have turned out so far.</w:t>
      </w:r>
    </w:p>
    <w:p w14:paraId="1F814F81"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3. Some people wander aimlessly through life, but I am not one of them.</w:t>
      </w:r>
    </w:p>
    <w:p w14:paraId="3ED3B7D1"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4. The demands of everyday life often get me down.</w:t>
      </w:r>
    </w:p>
    <w:p w14:paraId="5B3FB05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5. In many ways I feel disappointed about my achievements in life.</w:t>
      </w:r>
    </w:p>
    <w:p w14:paraId="355D6E5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6. Maintaining close relationships has been difficult and frustrating for me.</w:t>
      </w:r>
    </w:p>
    <w:p w14:paraId="5C5E22C5"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7. I live life one day at a time and don't really think about the future.</w:t>
      </w:r>
    </w:p>
    <w:p w14:paraId="2268B76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 xml:space="preserve">8. In general, I feel I </w:t>
      </w:r>
      <w:proofErr w:type="gramStart"/>
      <w:r w:rsidRPr="00A52979">
        <w:rPr>
          <w:rFonts w:eastAsia="Times New Roman" w:cstheme="minorHAnsi"/>
          <w:color w:val="000000"/>
          <w:lang w:val="en-AU" w:eastAsia="en-AU"/>
        </w:rPr>
        <w:t>am in charge of</w:t>
      </w:r>
      <w:proofErr w:type="gramEnd"/>
      <w:r w:rsidRPr="00A52979">
        <w:rPr>
          <w:rFonts w:eastAsia="Times New Roman" w:cstheme="minorHAnsi"/>
          <w:color w:val="000000"/>
          <w:lang w:val="en-AU" w:eastAsia="en-AU"/>
        </w:rPr>
        <w:t xml:space="preserve"> the situation in which I live.</w:t>
      </w:r>
    </w:p>
    <w:p w14:paraId="264FFFF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9. I am good at managing the responsibilities of daily life.</w:t>
      </w:r>
    </w:p>
    <w:p w14:paraId="661ABC7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10. I sometimes feel as if I've done all there is to do in life.</w:t>
      </w:r>
    </w:p>
    <w:p w14:paraId="2ABDA529"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11. For me, life has been a continuous process of learning, changing, and growth.</w:t>
      </w:r>
    </w:p>
    <w:p w14:paraId="4875CDA4"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12. I think it is important to have new experiences that challenge how I think about myself and the world.</w:t>
      </w:r>
    </w:p>
    <w:p w14:paraId="6A5EEBCF"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lastRenderedPageBreak/>
        <w:t>13. People would describe me as a giving person, willing to share my time with others.</w:t>
      </w:r>
    </w:p>
    <w:p w14:paraId="56895F3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14. I gave up trying to make big improvements or changes in my life a long time ago</w:t>
      </w:r>
    </w:p>
    <w:p w14:paraId="6F173E03"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15. I tend to be influenced by people with strong opinions</w:t>
      </w:r>
    </w:p>
    <w:p w14:paraId="69B2E249"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16. I have not experienced many warm and trusting relationships with others.</w:t>
      </w:r>
    </w:p>
    <w:p w14:paraId="0EA00BA0"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17. I have confidence in my own opinions, even if they are different from the way most other people think.</w:t>
      </w:r>
    </w:p>
    <w:p w14:paraId="2CEAAB54"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18. I judge myself by what I think is important, not by the values of what others think is important.</w:t>
      </w:r>
    </w:p>
    <w:p w14:paraId="41BB83D1" w14:textId="77777777" w:rsidR="005A0EEF" w:rsidRDefault="005A0EEF" w:rsidP="005A0EEF"/>
    <w:p w14:paraId="51BCBBA5" w14:textId="77777777" w:rsidR="005A0EEF" w:rsidRDefault="005A0EEF" w:rsidP="005A0EEF"/>
    <w:p w14:paraId="50779729" w14:textId="77777777" w:rsidR="005A0EEF" w:rsidRPr="00440361" w:rsidRDefault="005A0EEF" w:rsidP="005A0EEF">
      <w:pPr>
        <w:sectPr w:rsidR="005A0EEF" w:rsidRPr="00440361" w:rsidSect="005A0EEF">
          <w:headerReference w:type="default" r:id="rId16"/>
          <w:footerReference w:type="default" r:id="rId17"/>
          <w:pgSz w:w="12240" w:h="15840"/>
          <w:pgMar w:top="1134" w:right="1134" w:bottom="1134" w:left="1134" w:header="709" w:footer="709" w:gutter="0"/>
          <w:cols w:space="708"/>
          <w:docGrid w:linePitch="360"/>
        </w:sectPr>
      </w:pPr>
    </w:p>
    <w:p w14:paraId="16EEE127" w14:textId="77777777" w:rsidR="005A0EEF" w:rsidRDefault="005A0EEF" w:rsidP="005A0EEF">
      <w:pPr>
        <w:pStyle w:val="Heading1"/>
      </w:pPr>
      <w:bookmarkStart w:id="186" w:name="_Toc203568154"/>
      <w:r>
        <w:lastRenderedPageBreak/>
        <w:t>Positive and Negative Affect (Self-report)</w:t>
      </w:r>
      <w:bookmarkEnd w:id="186"/>
    </w:p>
    <w:p w14:paraId="6540662A" w14:textId="33FCD172" w:rsidR="005A0EEF" w:rsidRDefault="005A0EEF" w:rsidP="005A0EEF">
      <w:r w:rsidRPr="472F77A0">
        <w:t xml:space="preserve">Please indicate the extent you felt this way over the LAST </w:t>
      </w:r>
      <w:r w:rsidR="00FC49F4" w:rsidRPr="472F77A0">
        <w:t>DAY/WEEK/MONTH</w:t>
      </w:r>
      <w:r w:rsidRPr="472F77A0">
        <w:t xml:space="preserve">. </w:t>
      </w:r>
    </w:p>
    <w:p w14:paraId="10804A43" w14:textId="77777777" w:rsidR="00E22AA7" w:rsidRDefault="005A0EEF" w:rsidP="00FC49F4">
      <w:r>
        <w:t>Rate how much you felt each emotion from 1 (very slightly or not at all) to 5 (extremely).</w:t>
      </w:r>
    </w:p>
    <w:p w14:paraId="64313D9D" w14:textId="77777777" w:rsidR="00E22AA7" w:rsidRDefault="00FC49F4" w:rsidP="00FC49F4">
      <w:r>
        <w:t xml:space="preserve"> </w:t>
      </w:r>
    </w:p>
    <w:p w14:paraId="2475A483" w14:textId="77777777" w:rsidR="00E22AA7" w:rsidRDefault="00E22AA7" w:rsidP="00E22AA7">
      <w:pPr>
        <w:pStyle w:val="ListParagraph"/>
        <w:numPr>
          <w:ilvl w:val="0"/>
          <w:numId w:val="46"/>
        </w:numPr>
      </w:pPr>
      <w:r>
        <w:t>Determined </w:t>
      </w:r>
    </w:p>
    <w:p w14:paraId="39B857BC" w14:textId="77777777" w:rsidR="005A0EEF" w:rsidRDefault="005A0EEF" w:rsidP="005A0EEF">
      <w:pPr>
        <w:pStyle w:val="ListParagraph"/>
        <w:widowControl/>
        <w:numPr>
          <w:ilvl w:val="0"/>
          <w:numId w:val="46"/>
        </w:numPr>
        <w:autoSpaceDE/>
        <w:autoSpaceDN/>
        <w:adjustRightInd/>
        <w:spacing w:after="160" w:line="259" w:lineRule="auto"/>
      </w:pPr>
      <w:r>
        <w:t>Attentive </w:t>
      </w:r>
    </w:p>
    <w:p w14:paraId="700AA4A8" w14:textId="77777777" w:rsidR="005A0EEF" w:rsidRDefault="005A0EEF" w:rsidP="005A0EEF">
      <w:pPr>
        <w:pStyle w:val="ListParagraph"/>
        <w:widowControl/>
        <w:numPr>
          <w:ilvl w:val="0"/>
          <w:numId w:val="46"/>
        </w:numPr>
        <w:autoSpaceDE/>
        <w:autoSpaceDN/>
        <w:adjustRightInd/>
        <w:spacing w:after="160" w:line="259" w:lineRule="auto"/>
      </w:pPr>
      <w:r>
        <w:t>Alert </w:t>
      </w:r>
    </w:p>
    <w:p w14:paraId="635BA74E" w14:textId="77777777" w:rsidR="005A0EEF" w:rsidRDefault="005A0EEF" w:rsidP="005A0EEF">
      <w:pPr>
        <w:pStyle w:val="ListParagraph"/>
        <w:widowControl/>
        <w:numPr>
          <w:ilvl w:val="0"/>
          <w:numId w:val="46"/>
        </w:numPr>
        <w:autoSpaceDE/>
        <w:autoSpaceDN/>
        <w:adjustRightInd/>
        <w:spacing w:after="160" w:line="259" w:lineRule="auto"/>
      </w:pPr>
      <w:r>
        <w:t>Inspired </w:t>
      </w:r>
    </w:p>
    <w:p w14:paraId="4E2E594A" w14:textId="77777777" w:rsidR="005A0EEF" w:rsidRDefault="005A0EEF" w:rsidP="005A0EEF">
      <w:pPr>
        <w:pStyle w:val="ListParagraph"/>
        <w:widowControl/>
        <w:numPr>
          <w:ilvl w:val="0"/>
          <w:numId w:val="46"/>
        </w:numPr>
        <w:autoSpaceDE/>
        <w:autoSpaceDN/>
        <w:adjustRightInd/>
        <w:spacing w:after="160" w:line="259" w:lineRule="auto"/>
      </w:pPr>
      <w:r>
        <w:t>Active </w:t>
      </w:r>
    </w:p>
    <w:p w14:paraId="632452AF" w14:textId="77777777" w:rsidR="005A0EEF" w:rsidRDefault="005A0EEF" w:rsidP="005A0EEF">
      <w:pPr>
        <w:pStyle w:val="ListParagraph"/>
        <w:widowControl/>
        <w:numPr>
          <w:ilvl w:val="0"/>
          <w:numId w:val="46"/>
        </w:numPr>
        <w:autoSpaceDE/>
        <w:autoSpaceDN/>
        <w:adjustRightInd/>
        <w:spacing w:after="160" w:line="259" w:lineRule="auto"/>
      </w:pPr>
      <w:r>
        <w:t>Afraid </w:t>
      </w:r>
    </w:p>
    <w:p w14:paraId="0384E582" w14:textId="77777777" w:rsidR="005A0EEF" w:rsidRDefault="005A0EEF" w:rsidP="005A0EEF">
      <w:pPr>
        <w:pStyle w:val="ListParagraph"/>
        <w:widowControl/>
        <w:numPr>
          <w:ilvl w:val="0"/>
          <w:numId w:val="46"/>
        </w:numPr>
        <w:autoSpaceDE/>
        <w:autoSpaceDN/>
        <w:adjustRightInd/>
        <w:spacing w:after="160" w:line="259" w:lineRule="auto"/>
      </w:pPr>
      <w:r>
        <w:t>Nervous </w:t>
      </w:r>
    </w:p>
    <w:p w14:paraId="1C656F37" w14:textId="77777777" w:rsidR="005A0EEF" w:rsidRDefault="005A0EEF" w:rsidP="005A0EEF">
      <w:pPr>
        <w:pStyle w:val="ListParagraph"/>
        <w:widowControl/>
        <w:numPr>
          <w:ilvl w:val="0"/>
          <w:numId w:val="46"/>
        </w:numPr>
        <w:autoSpaceDE/>
        <w:autoSpaceDN/>
        <w:adjustRightInd/>
        <w:spacing w:after="160" w:line="259" w:lineRule="auto"/>
      </w:pPr>
      <w:r>
        <w:t>Upset </w:t>
      </w:r>
    </w:p>
    <w:p w14:paraId="7A68534A" w14:textId="77777777" w:rsidR="005A0EEF" w:rsidRDefault="005A0EEF" w:rsidP="005A0EEF">
      <w:pPr>
        <w:pStyle w:val="ListParagraph"/>
        <w:widowControl/>
        <w:numPr>
          <w:ilvl w:val="0"/>
          <w:numId w:val="46"/>
        </w:numPr>
        <w:autoSpaceDE/>
        <w:autoSpaceDN/>
        <w:adjustRightInd/>
        <w:spacing w:after="160" w:line="259" w:lineRule="auto"/>
      </w:pPr>
      <w:r>
        <w:t>Ashamed </w:t>
      </w:r>
    </w:p>
    <w:p w14:paraId="0F503493" w14:textId="77777777" w:rsidR="005A0EEF" w:rsidRDefault="005A0EEF" w:rsidP="005A0EEF">
      <w:pPr>
        <w:pStyle w:val="ListParagraph"/>
        <w:widowControl/>
        <w:numPr>
          <w:ilvl w:val="0"/>
          <w:numId w:val="46"/>
        </w:numPr>
        <w:autoSpaceDE/>
        <w:autoSpaceDN/>
        <w:adjustRightInd/>
        <w:spacing w:after="160" w:line="259" w:lineRule="auto"/>
      </w:pPr>
      <w:r>
        <w:t>Hostile  </w:t>
      </w:r>
    </w:p>
    <w:p w14:paraId="12FD9417" w14:textId="77777777" w:rsidR="005A0EEF" w:rsidRDefault="005A0EEF" w:rsidP="005A0EEF">
      <w:pPr>
        <w:pStyle w:val="ListParagraph"/>
        <w:widowControl/>
        <w:numPr>
          <w:ilvl w:val="0"/>
          <w:numId w:val="46"/>
        </w:numPr>
        <w:autoSpaceDE/>
        <w:autoSpaceDN/>
        <w:adjustRightInd/>
        <w:spacing w:after="160" w:line="259" w:lineRule="auto"/>
      </w:pPr>
      <w:r>
        <w:t>Calm</w:t>
      </w:r>
    </w:p>
    <w:p w14:paraId="25270209" w14:textId="77777777" w:rsidR="005A0EEF" w:rsidRDefault="005A0EEF" w:rsidP="005A0EEF">
      <w:pPr>
        <w:pStyle w:val="ListParagraph"/>
        <w:widowControl/>
        <w:numPr>
          <w:ilvl w:val="0"/>
          <w:numId w:val="46"/>
        </w:numPr>
        <w:autoSpaceDE/>
        <w:autoSpaceDN/>
        <w:adjustRightInd/>
        <w:spacing w:after="160" w:line="259" w:lineRule="auto"/>
      </w:pPr>
      <w:r>
        <w:t>Content</w:t>
      </w:r>
    </w:p>
    <w:p w14:paraId="6485D847" w14:textId="77777777" w:rsidR="005A0EEF" w:rsidRDefault="005A0EEF" w:rsidP="005A0EEF">
      <w:pPr>
        <w:pStyle w:val="ListParagraph"/>
        <w:widowControl/>
        <w:numPr>
          <w:ilvl w:val="0"/>
          <w:numId w:val="46"/>
        </w:numPr>
        <w:autoSpaceDE/>
        <w:autoSpaceDN/>
        <w:adjustRightInd/>
        <w:spacing w:after="160" w:line="259" w:lineRule="auto"/>
      </w:pPr>
      <w:r>
        <w:t>Peaceful</w:t>
      </w:r>
    </w:p>
    <w:p w14:paraId="3048E3F1" w14:textId="5457744C" w:rsidR="00EB1260" w:rsidRPr="00EB1260" w:rsidRDefault="005A0EEF" w:rsidP="0014626C">
      <w:pPr>
        <w:pStyle w:val="ListParagraph"/>
        <w:widowControl/>
        <w:numPr>
          <w:ilvl w:val="0"/>
          <w:numId w:val="46"/>
        </w:numPr>
        <w:autoSpaceDE/>
        <w:autoSpaceDN/>
        <w:adjustRightInd/>
        <w:spacing w:after="160" w:line="259" w:lineRule="auto"/>
      </w:pPr>
      <w:r>
        <w:t>Relax</w:t>
      </w:r>
      <w:r w:rsidR="002528C8">
        <w:t>ed</w:t>
      </w:r>
    </w:p>
    <w:p w14:paraId="530DEA48" w14:textId="57E19DE7" w:rsidR="00EB1260" w:rsidRDefault="00EB1260"/>
    <w:p w14:paraId="5081EC12" w14:textId="2B916DE4" w:rsidR="005B77CA" w:rsidRDefault="005B77CA" w:rsidP="00BA4152">
      <w:pPr>
        <w:pStyle w:val="Heading1"/>
      </w:pPr>
      <w:bookmarkStart w:id="187" w:name="_Toc203568155"/>
      <w:r>
        <w:t>Social Media Questionnaire</w:t>
      </w:r>
      <w:bookmarkEnd w:id="187"/>
    </w:p>
    <w:p w14:paraId="234A5E2F" w14:textId="41EF5B37" w:rsidR="005B77CA" w:rsidRDefault="005B77CA" w:rsidP="005B77CA"/>
    <w:p w14:paraId="770BFD46" w14:textId="77777777" w:rsidR="005B77CA" w:rsidRDefault="005B77CA" w:rsidP="00BA4152">
      <w:pPr>
        <w:pStyle w:val="ListParagraph"/>
        <w:widowControl/>
        <w:numPr>
          <w:ilvl w:val="0"/>
          <w:numId w:val="50"/>
        </w:numPr>
        <w:autoSpaceDE/>
        <w:autoSpaceDN/>
        <w:adjustRightInd/>
        <w:spacing w:after="160" w:line="278" w:lineRule="auto"/>
      </w:pPr>
      <w:r>
        <w:t>I spend a lot of time thinking about social media apps or planning my use of social media apps</w:t>
      </w:r>
    </w:p>
    <w:p w14:paraId="22005C38" w14:textId="77777777" w:rsidR="005B77CA" w:rsidRDefault="005B77CA" w:rsidP="00BA4152">
      <w:pPr>
        <w:pStyle w:val="ListParagraph"/>
        <w:widowControl/>
        <w:numPr>
          <w:ilvl w:val="0"/>
          <w:numId w:val="50"/>
        </w:numPr>
        <w:autoSpaceDE/>
        <w:autoSpaceDN/>
        <w:adjustRightInd/>
        <w:spacing w:after="160" w:line="278" w:lineRule="auto"/>
      </w:pPr>
      <w:r>
        <w:t>I feel the need to use social media apps more and more</w:t>
      </w:r>
    </w:p>
    <w:p w14:paraId="02DE9881" w14:textId="77777777" w:rsidR="005B77CA" w:rsidRDefault="005B77CA" w:rsidP="00BA4152">
      <w:pPr>
        <w:pStyle w:val="ListParagraph"/>
        <w:widowControl/>
        <w:numPr>
          <w:ilvl w:val="0"/>
          <w:numId w:val="50"/>
        </w:numPr>
        <w:autoSpaceDE/>
        <w:autoSpaceDN/>
        <w:adjustRightInd/>
        <w:spacing w:after="160" w:line="278" w:lineRule="auto"/>
      </w:pPr>
      <w:r>
        <w:t>I use social media apps so I can forget about my problems</w:t>
      </w:r>
    </w:p>
    <w:p w14:paraId="308D3D45" w14:textId="77777777" w:rsidR="005B77CA" w:rsidRDefault="005B77CA" w:rsidP="00BA4152">
      <w:pPr>
        <w:pStyle w:val="ListParagraph"/>
        <w:widowControl/>
        <w:numPr>
          <w:ilvl w:val="0"/>
          <w:numId w:val="50"/>
        </w:numPr>
        <w:autoSpaceDE/>
        <w:autoSpaceDN/>
        <w:adjustRightInd/>
        <w:spacing w:after="160" w:line="278" w:lineRule="auto"/>
      </w:pPr>
      <w:r>
        <w:t xml:space="preserve">I’ve tried to use my social media apps </w:t>
      </w:r>
      <w:proofErr w:type="gramStart"/>
      <w:r>
        <w:t>less</w:t>
      </w:r>
      <w:proofErr w:type="gramEnd"/>
      <w:r>
        <w:t xml:space="preserve"> but I can’t</w:t>
      </w:r>
    </w:p>
    <w:p w14:paraId="35744095" w14:textId="77777777" w:rsidR="005B77CA" w:rsidRDefault="005B77CA" w:rsidP="00BA4152">
      <w:pPr>
        <w:pStyle w:val="ListParagraph"/>
        <w:widowControl/>
        <w:numPr>
          <w:ilvl w:val="0"/>
          <w:numId w:val="50"/>
        </w:numPr>
        <w:autoSpaceDE/>
        <w:autoSpaceDN/>
        <w:adjustRightInd/>
        <w:spacing w:after="160" w:line="278" w:lineRule="auto"/>
      </w:pPr>
      <w:r>
        <w:t>I’ve become stressed or upset if I am not allowed to use my social media apps</w:t>
      </w:r>
    </w:p>
    <w:p w14:paraId="47DE6DAB" w14:textId="77777777" w:rsidR="005B77CA" w:rsidRDefault="005B77CA" w:rsidP="00BA4152">
      <w:pPr>
        <w:pStyle w:val="ListParagraph"/>
        <w:widowControl/>
        <w:numPr>
          <w:ilvl w:val="0"/>
          <w:numId w:val="50"/>
        </w:numPr>
        <w:autoSpaceDE/>
        <w:autoSpaceDN/>
        <w:adjustRightInd/>
        <w:spacing w:after="160" w:line="278" w:lineRule="auto"/>
      </w:pPr>
      <w:r>
        <w:t>I use social media apps so much that it has had a bad effect on my schoolwork or job</w:t>
      </w:r>
    </w:p>
    <w:p w14:paraId="3B221549" w14:textId="4B6029A4" w:rsidR="005B77CA" w:rsidRDefault="005B77CA" w:rsidP="00BA4152">
      <w:pPr>
        <w:pStyle w:val="Heading1"/>
      </w:pPr>
      <w:bookmarkStart w:id="188" w:name="_Toc203568156"/>
      <w:r>
        <w:t>Mobile phone questionnaire</w:t>
      </w:r>
      <w:bookmarkEnd w:id="188"/>
    </w:p>
    <w:p w14:paraId="39A5E0A2" w14:textId="77777777" w:rsidR="005B77CA" w:rsidRDefault="005B77CA" w:rsidP="00BA4152">
      <w:pPr>
        <w:pStyle w:val="ListParagraph"/>
        <w:widowControl/>
        <w:numPr>
          <w:ilvl w:val="0"/>
          <w:numId w:val="49"/>
        </w:numPr>
        <w:autoSpaceDE/>
        <w:autoSpaceDN/>
        <w:adjustRightInd/>
        <w:spacing w:after="160" w:line="278" w:lineRule="auto"/>
      </w:pPr>
      <w:r>
        <w:t>I interrupt whatever else I am doing when I am contacted on my phone</w:t>
      </w:r>
    </w:p>
    <w:p w14:paraId="2BA780B1" w14:textId="77777777" w:rsidR="005B77CA" w:rsidRDefault="005B77CA" w:rsidP="00BA4152">
      <w:pPr>
        <w:pStyle w:val="ListParagraph"/>
        <w:widowControl/>
        <w:numPr>
          <w:ilvl w:val="0"/>
          <w:numId w:val="49"/>
        </w:numPr>
        <w:autoSpaceDE/>
        <w:autoSpaceDN/>
        <w:adjustRightInd/>
        <w:spacing w:after="160" w:line="278" w:lineRule="auto"/>
      </w:pPr>
      <w:r>
        <w:t xml:space="preserve">I often use my phone for no </w:t>
      </w:r>
      <w:proofErr w:type="gramStart"/>
      <w:r>
        <w:t>particular reason</w:t>
      </w:r>
      <w:proofErr w:type="gramEnd"/>
    </w:p>
    <w:p w14:paraId="5400D7F9" w14:textId="77777777" w:rsidR="005B77CA" w:rsidRDefault="005B77CA" w:rsidP="00BA4152">
      <w:pPr>
        <w:pStyle w:val="ListParagraph"/>
        <w:widowControl/>
        <w:numPr>
          <w:ilvl w:val="0"/>
          <w:numId w:val="49"/>
        </w:numPr>
        <w:autoSpaceDE/>
        <w:autoSpaceDN/>
        <w:adjustRightInd/>
        <w:spacing w:after="160" w:line="278" w:lineRule="auto"/>
      </w:pPr>
      <w:r>
        <w:t>I feel connected to others when I am using my phone</w:t>
      </w:r>
    </w:p>
    <w:p w14:paraId="3F6A44D9" w14:textId="77777777" w:rsidR="005B77CA" w:rsidRDefault="005B77CA" w:rsidP="00BA4152">
      <w:pPr>
        <w:pStyle w:val="ListParagraph"/>
        <w:widowControl/>
        <w:numPr>
          <w:ilvl w:val="0"/>
          <w:numId w:val="49"/>
        </w:numPr>
        <w:autoSpaceDE/>
        <w:autoSpaceDN/>
        <w:adjustRightInd/>
        <w:spacing w:after="160" w:line="278" w:lineRule="auto"/>
      </w:pPr>
      <w:r>
        <w:t>Arguments have arisen with others because of my phone use</w:t>
      </w:r>
    </w:p>
    <w:p w14:paraId="6AE0070E" w14:textId="77777777" w:rsidR="005B77CA" w:rsidRDefault="005B77CA" w:rsidP="00BA4152">
      <w:pPr>
        <w:pStyle w:val="ListParagraph"/>
        <w:widowControl/>
        <w:numPr>
          <w:ilvl w:val="0"/>
          <w:numId w:val="49"/>
        </w:numPr>
        <w:autoSpaceDE/>
        <w:autoSpaceDN/>
        <w:adjustRightInd/>
        <w:spacing w:after="160" w:line="278" w:lineRule="auto"/>
      </w:pPr>
      <w:r>
        <w:t>I lose track of how much I am using my phone</w:t>
      </w:r>
    </w:p>
    <w:p w14:paraId="2F7B9634" w14:textId="77777777" w:rsidR="005B77CA" w:rsidRDefault="005B77CA" w:rsidP="00BA4152">
      <w:pPr>
        <w:pStyle w:val="ListParagraph"/>
        <w:widowControl/>
        <w:numPr>
          <w:ilvl w:val="0"/>
          <w:numId w:val="49"/>
        </w:numPr>
        <w:autoSpaceDE/>
        <w:autoSpaceDN/>
        <w:adjustRightInd/>
        <w:spacing w:after="160" w:line="278" w:lineRule="auto"/>
      </w:pPr>
      <w:r>
        <w:t>I often think about my phone when I am not using it</w:t>
      </w:r>
    </w:p>
    <w:p w14:paraId="333E14F2" w14:textId="77777777" w:rsidR="005B77CA" w:rsidRDefault="005B77CA" w:rsidP="00BA4152">
      <w:pPr>
        <w:pStyle w:val="ListParagraph"/>
        <w:widowControl/>
        <w:numPr>
          <w:ilvl w:val="0"/>
          <w:numId w:val="49"/>
        </w:numPr>
        <w:autoSpaceDE/>
        <w:autoSpaceDN/>
        <w:adjustRightInd/>
        <w:spacing w:after="160" w:line="278" w:lineRule="auto"/>
      </w:pPr>
      <w:r>
        <w:t>I have been unable to reduce my phone use</w:t>
      </w:r>
    </w:p>
    <w:p w14:paraId="6FB64966" w14:textId="77777777" w:rsidR="005B77CA" w:rsidRDefault="005B77CA" w:rsidP="00BA4152">
      <w:pPr>
        <w:pStyle w:val="ListParagraph"/>
        <w:widowControl/>
        <w:numPr>
          <w:ilvl w:val="0"/>
          <w:numId w:val="49"/>
        </w:numPr>
        <w:autoSpaceDE/>
        <w:autoSpaceDN/>
        <w:adjustRightInd/>
        <w:spacing w:after="160" w:line="278" w:lineRule="auto"/>
      </w:pPr>
      <w:r>
        <w:t>The thought of being without my phone makes me feel distressed</w:t>
      </w:r>
    </w:p>
    <w:p w14:paraId="0101903F" w14:textId="77777777" w:rsidR="005B77CA" w:rsidRPr="00EB1260" w:rsidRDefault="005B77CA"/>
    <w:p w14:paraId="05738748" w14:textId="3C1978E6" w:rsidR="00EB1260" w:rsidRPr="00EB1260" w:rsidRDefault="00EB1260"/>
    <w:p w14:paraId="383FDBAF" w14:textId="04DB9109" w:rsidR="00EB1260" w:rsidRPr="00EB1260" w:rsidRDefault="00EB1260"/>
    <w:p w14:paraId="6855690F" w14:textId="356F5D0E" w:rsidR="00D26B85" w:rsidRPr="00D26B85" w:rsidRDefault="00D26B85" w:rsidP="00BA4152">
      <w:pPr>
        <w:pStyle w:val="Heading1"/>
        <w:rPr>
          <w:lang w:val="en-AU"/>
        </w:rPr>
      </w:pPr>
      <w:bookmarkStart w:id="189" w:name="_Toc203568157"/>
      <w:r w:rsidRPr="00D26B85">
        <w:rPr>
          <w:lang w:val="en-AU"/>
        </w:rPr>
        <w:t>SOCIAL NETWORK SCALE</w:t>
      </w:r>
      <w:bookmarkEnd w:id="189"/>
      <w:r w:rsidRPr="00D26B85">
        <w:rPr>
          <w:lang w:val="en-AU"/>
        </w:rPr>
        <w:t xml:space="preserve"> </w:t>
      </w:r>
    </w:p>
    <w:p w14:paraId="2FAC4DE0" w14:textId="77777777" w:rsidR="00D26B85" w:rsidRPr="00D26B85" w:rsidRDefault="00D26B85" w:rsidP="00D26B85">
      <w:pPr>
        <w:rPr>
          <w:lang w:val="en-AU"/>
        </w:rPr>
      </w:pPr>
    </w:p>
    <w:p w14:paraId="003453A9" w14:textId="77777777" w:rsidR="00D26B85" w:rsidRPr="00D26B85" w:rsidRDefault="00D26B85" w:rsidP="00D26B85">
      <w:pPr>
        <w:rPr>
          <w:lang w:val="en-AU"/>
        </w:rPr>
      </w:pPr>
      <w:r w:rsidRPr="00D26B85">
        <w:rPr>
          <w:lang w:val="en-AU"/>
        </w:rPr>
        <w:t>FAMILY: Considering the people to whom you are related by birth, marriage, adoption, etc…</w:t>
      </w:r>
    </w:p>
    <w:p w14:paraId="727A203B" w14:textId="77777777" w:rsidR="00D26B85" w:rsidRPr="00D26B85" w:rsidRDefault="00D26B85" w:rsidP="00D26B85">
      <w:pPr>
        <w:rPr>
          <w:lang w:val="en-AU"/>
        </w:rPr>
      </w:pPr>
    </w:p>
    <w:p w14:paraId="52336D39" w14:textId="77777777" w:rsidR="00D26B85" w:rsidRPr="00D26B85" w:rsidRDefault="00D26B85" w:rsidP="00D26B85">
      <w:pPr>
        <w:rPr>
          <w:lang w:val="en-AU"/>
        </w:rPr>
      </w:pPr>
      <w:r w:rsidRPr="00D26B85">
        <w:rPr>
          <w:lang w:val="en-AU"/>
        </w:rPr>
        <w:t>1. How many relatives do you see or hear from at least once a month?</w:t>
      </w:r>
    </w:p>
    <w:p w14:paraId="19F1FA40"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731A3B38" w14:textId="77777777" w:rsidR="00D26B85" w:rsidRPr="00D26B85" w:rsidRDefault="00D26B85" w:rsidP="00D26B85">
      <w:pPr>
        <w:rPr>
          <w:lang w:val="en-AU"/>
        </w:rPr>
      </w:pPr>
    </w:p>
    <w:p w14:paraId="505EC89B" w14:textId="77777777" w:rsidR="00D26B85" w:rsidRPr="00D26B85" w:rsidRDefault="00D26B85" w:rsidP="00D26B85">
      <w:pPr>
        <w:rPr>
          <w:lang w:val="en-AU"/>
        </w:rPr>
      </w:pPr>
      <w:r w:rsidRPr="00D26B85">
        <w:rPr>
          <w:lang w:val="en-AU"/>
        </w:rPr>
        <w:t>2. How often do you see or hear from the relative with whom you have the most contact?</w:t>
      </w:r>
    </w:p>
    <w:p w14:paraId="5F42C67C" w14:textId="77777777" w:rsidR="00D26B85" w:rsidRPr="00D26B85" w:rsidRDefault="00D26B85" w:rsidP="00D26B85">
      <w:pPr>
        <w:rPr>
          <w:lang w:val="en-AU"/>
        </w:rPr>
      </w:pPr>
      <w:r w:rsidRPr="00D26B85">
        <w:rPr>
          <w:lang w:val="en-AU"/>
        </w:rPr>
        <w:t xml:space="preserve"> 0 = less than monthly 1 = monthly 2 = few times a month 3 = weekly 4 = few times a week</w:t>
      </w:r>
    </w:p>
    <w:p w14:paraId="1FC57DA2" w14:textId="77777777" w:rsidR="00D26B85" w:rsidRPr="00D26B85" w:rsidRDefault="00D26B85" w:rsidP="00D26B85">
      <w:pPr>
        <w:rPr>
          <w:lang w:val="en-AU"/>
        </w:rPr>
      </w:pPr>
      <w:r w:rsidRPr="00D26B85">
        <w:rPr>
          <w:lang w:val="en-AU"/>
        </w:rPr>
        <w:t xml:space="preserve"> 5 = daily</w:t>
      </w:r>
    </w:p>
    <w:p w14:paraId="7671699E" w14:textId="77777777" w:rsidR="00D26B85" w:rsidRPr="00D26B85" w:rsidRDefault="00D26B85" w:rsidP="00D26B85">
      <w:pPr>
        <w:rPr>
          <w:lang w:val="en-AU"/>
        </w:rPr>
      </w:pPr>
    </w:p>
    <w:p w14:paraId="77EDD452" w14:textId="77777777" w:rsidR="00D26B85" w:rsidRPr="00D26B85" w:rsidRDefault="00D26B85" w:rsidP="00D26B85">
      <w:pPr>
        <w:rPr>
          <w:lang w:val="en-AU"/>
        </w:rPr>
      </w:pPr>
      <w:r w:rsidRPr="00D26B85">
        <w:rPr>
          <w:lang w:val="en-AU"/>
        </w:rPr>
        <w:t>3. How many relatives do you feel at ease with that you can talk about private matters?</w:t>
      </w:r>
    </w:p>
    <w:p w14:paraId="79F74CA4"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1F441D5A" w14:textId="77777777" w:rsidR="00D26B85" w:rsidRPr="00D26B85" w:rsidRDefault="00D26B85" w:rsidP="00D26B85">
      <w:pPr>
        <w:rPr>
          <w:lang w:val="en-AU"/>
        </w:rPr>
      </w:pPr>
    </w:p>
    <w:p w14:paraId="1326BD38" w14:textId="77777777" w:rsidR="00D26B85" w:rsidRPr="00D26B85" w:rsidRDefault="00D26B85" w:rsidP="00D26B85">
      <w:pPr>
        <w:rPr>
          <w:lang w:val="en-AU"/>
        </w:rPr>
      </w:pPr>
      <w:r w:rsidRPr="00D26B85">
        <w:rPr>
          <w:lang w:val="en-AU"/>
        </w:rPr>
        <w:t>4. How many relatives do you feel close to such that you could call on them for help?</w:t>
      </w:r>
    </w:p>
    <w:p w14:paraId="5035D7AC"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3C9FC284" w14:textId="77777777" w:rsidR="00D26B85" w:rsidRPr="00D26B85" w:rsidRDefault="00D26B85" w:rsidP="00D26B85">
      <w:pPr>
        <w:rPr>
          <w:lang w:val="en-AU"/>
        </w:rPr>
      </w:pPr>
    </w:p>
    <w:p w14:paraId="57F62468" w14:textId="77777777" w:rsidR="00D26B85" w:rsidRPr="00D26B85" w:rsidRDefault="00D26B85" w:rsidP="00D26B85">
      <w:pPr>
        <w:rPr>
          <w:lang w:val="en-AU"/>
        </w:rPr>
      </w:pPr>
      <w:r w:rsidRPr="00D26B85">
        <w:rPr>
          <w:lang w:val="en-AU"/>
        </w:rPr>
        <w:t>5. When one of your relatives has an important decision to make, how often do they talk to you about it?</w:t>
      </w:r>
    </w:p>
    <w:p w14:paraId="18DF9D8C" w14:textId="77777777" w:rsidR="00D26B85" w:rsidRPr="00D26B85" w:rsidRDefault="00D26B85" w:rsidP="00D26B85">
      <w:pPr>
        <w:rPr>
          <w:lang w:val="en-AU"/>
        </w:rPr>
      </w:pPr>
      <w:r w:rsidRPr="00D26B85">
        <w:rPr>
          <w:lang w:val="en-AU"/>
        </w:rPr>
        <w:t xml:space="preserve"> 0 = never 1 = seldom 2 = sometimes 3 = often 4 = very often 5 = always</w:t>
      </w:r>
    </w:p>
    <w:p w14:paraId="55ABCFB0" w14:textId="77777777" w:rsidR="00D26B85" w:rsidRPr="00D26B85" w:rsidRDefault="00D26B85" w:rsidP="00D26B85">
      <w:pPr>
        <w:rPr>
          <w:lang w:val="en-AU"/>
        </w:rPr>
      </w:pPr>
    </w:p>
    <w:p w14:paraId="3B4B65E2" w14:textId="77777777" w:rsidR="00D26B85" w:rsidRPr="00D26B85" w:rsidRDefault="00D26B85" w:rsidP="00D26B85">
      <w:pPr>
        <w:rPr>
          <w:lang w:val="en-AU"/>
        </w:rPr>
      </w:pPr>
      <w:r w:rsidRPr="00D26B85">
        <w:rPr>
          <w:lang w:val="en-AU"/>
        </w:rPr>
        <w:t>6. How often is one of your relatives available for you to talk to when you have an important decision to make?</w:t>
      </w:r>
    </w:p>
    <w:p w14:paraId="56906BDD" w14:textId="77777777" w:rsidR="00D26B85" w:rsidRPr="00D26B85" w:rsidRDefault="00D26B85" w:rsidP="00D26B85">
      <w:pPr>
        <w:rPr>
          <w:lang w:val="en-AU"/>
        </w:rPr>
      </w:pPr>
      <w:r w:rsidRPr="00D26B85">
        <w:rPr>
          <w:lang w:val="en-AU"/>
        </w:rPr>
        <w:t xml:space="preserve"> 0 = never 1 = seldom 2 = sometimes 3 = often 4 = very often 5 = always</w:t>
      </w:r>
    </w:p>
    <w:p w14:paraId="7D86D22D" w14:textId="77777777" w:rsidR="00D26B85" w:rsidRPr="00D26B85" w:rsidRDefault="00D26B85" w:rsidP="00D26B85">
      <w:pPr>
        <w:rPr>
          <w:lang w:val="en-AU"/>
        </w:rPr>
      </w:pPr>
    </w:p>
    <w:p w14:paraId="383A00D5" w14:textId="77777777" w:rsidR="00D26B85" w:rsidRPr="00D26B85" w:rsidRDefault="00D26B85" w:rsidP="00D26B85">
      <w:pPr>
        <w:rPr>
          <w:lang w:val="en-AU"/>
        </w:rPr>
      </w:pPr>
      <w:r w:rsidRPr="00D26B85">
        <w:rPr>
          <w:lang w:val="en-AU"/>
        </w:rPr>
        <w:t xml:space="preserve">FRIENDSHIPS: Considering </w:t>
      </w:r>
      <w:proofErr w:type="gramStart"/>
      <w:r w:rsidRPr="00D26B85">
        <w:rPr>
          <w:lang w:val="en-AU"/>
        </w:rPr>
        <w:t>all of</w:t>
      </w:r>
      <w:proofErr w:type="gramEnd"/>
      <w:r w:rsidRPr="00D26B85">
        <w:rPr>
          <w:lang w:val="en-AU"/>
        </w:rPr>
        <w:t xml:space="preserve"> your friends including those who live in your </w:t>
      </w:r>
      <w:proofErr w:type="spellStart"/>
      <w:r w:rsidRPr="00D26B85">
        <w:rPr>
          <w:lang w:val="en-AU"/>
        </w:rPr>
        <w:t>neighborhood</w:t>
      </w:r>
      <w:proofErr w:type="spellEnd"/>
      <w:r w:rsidRPr="00D26B85">
        <w:rPr>
          <w:lang w:val="en-AU"/>
        </w:rPr>
        <w:t>…</w:t>
      </w:r>
    </w:p>
    <w:p w14:paraId="243EC838" w14:textId="77777777" w:rsidR="00D26B85" w:rsidRPr="00D26B85" w:rsidRDefault="00D26B85" w:rsidP="00D26B85">
      <w:pPr>
        <w:rPr>
          <w:lang w:val="en-AU"/>
        </w:rPr>
      </w:pPr>
    </w:p>
    <w:p w14:paraId="1793C1D8" w14:textId="77777777" w:rsidR="00D26B85" w:rsidRPr="00D26B85" w:rsidRDefault="00D26B85" w:rsidP="00D26B85">
      <w:pPr>
        <w:rPr>
          <w:lang w:val="en-AU"/>
        </w:rPr>
      </w:pPr>
      <w:r w:rsidRPr="00D26B85">
        <w:rPr>
          <w:lang w:val="en-AU"/>
        </w:rPr>
        <w:t>7. How many of your friends do you see or hear from at least once a month?</w:t>
      </w:r>
    </w:p>
    <w:p w14:paraId="1A804979"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468F5DCE" w14:textId="77777777" w:rsidR="00D26B85" w:rsidRPr="00D26B85" w:rsidRDefault="00D26B85" w:rsidP="00D26B85">
      <w:pPr>
        <w:rPr>
          <w:lang w:val="en-AU"/>
        </w:rPr>
      </w:pPr>
    </w:p>
    <w:p w14:paraId="050E802E" w14:textId="77777777" w:rsidR="00D26B85" w:rsidRPr="00D26B85" w:rsidRDefault="00D26B85" w:rsidP="00D26B85">
      <w:pPr>
        <w:rPr>
          <w:lang w:val="en-AU"/>
        </w:rPr>
      </w:pPr>
      <w:r w:rsidRPr="00D26B85">
        <w:rPr>
          <w:lang w:val="en-AU"/>
        </w:rPr>
        <w:t>8. How often do you see or hear from the friend with whom you have the most contact?</w:t>
      </w:r>
    </w:p>
    <w:p w14:paraId="18581E1C" w14:textId="77777777" w:rsidR="00D26B85" w:rsidRPr="00D26B85" w:rsidRDefault="00D26B85" w:rsidP="00D26B85">
      <w:pPr>
        <w:rPr>
          <w:lang w:val="en-AU"/>
        </w:rPr>
      </w:pPr>
      <w:r w:rsidRPr="00D26B85">
        <w:rPr>
          <w:lang w:val="en-AU"/>
        </w:rPr>
        <w:t xml:space="preserve"> 0 = less than monthly 1 = monthly 2 = few times a month 3 = weekly 4 = few times a week</w:t>
      </w:r>
    </w:p>
    <w:p w14:paraId="0787D0E5" w14:textId="77777777" w:rsidR="00D26B85" w:rsidRPr="00D26B85" w:rsidRDefault="00D26B85" w:rsidP="00D26B85">
      <w:pPr>
        <w:rPr>
          <w:lang w:val="en-AU"/>
        </w:rPr>
      </w:pPr>
      <w:r w:rsidRPr="00D26B85">
        <w:rPr>
          <w:lang w:val="en-AU"/>
        </w:rPr>
        <w:t xml:space="preserve"> 5 = daily</w:t>
      </w:r>
    </w:p>
    <w:p w14:paraId="0065A7EE" w14:textId="77777777" w:rsidR="00D26B85" w:rsidRPr="00D26B85" w:rsidRDefault="00D26B85" w:rsidP="00D26B85">
      <w:pPr>
        <w:rPr>
          <w:lang w:val="en-AU"/>
        </w:rPr>
      </w:pPr>
    </w:p>
    <w:p w14:paraId="56E7F48E" w14:textId="77777777" w:rsidR="00D26B85" w:rsidRPr="00D26B85" w:rsidRDefault="00D26B85" w:rsidP="00D26B85">
      <w:pPr>
        <w:rPr>
          <w:lang w:val="en-AU"/>
        </w:rPr>
      </w:pPr>
      <w:r w:rsidRPr="00D26B85">
        <w:rPr>
          <w:lang w:val="en-AU"/>
        </w:rPr>
        <w:t>9. How many friends do you feel at ease with that you can talk about private matters?</w:t>
      </w:r>
    </w:p>
    <w:p w14:paraId="1B9DD40A"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10DC4D71" w14:textId="77777777" w:rsidR="00D26B85" w:rsidRPr="00D26B85" w:rsidRDefault="00D26B85" w:rsidP="00D26B85">
      <w:pPr>
        <w:rPr>
          <w:lang w:val="en-AU"/>
        </w:rPr>
      </w:pPr>
    </w:p>
    <w:p w14:paraId="6E93984D" w14:textId="77777777" w:rsidR="00D26B85" w:rsidRPr="00D26B85" w:rsidRDefault="00D26B85" w:rsidP="00D26B85">
      <w:pPr>
        <w:rPr>
          <w:lang w:val="en-AU"/>
        </w:rPr>
      </w:pPr>
      <w:r w:rsidRPr="00D26B85">
        <w:rPr>
          <w:lang w:val="en-AU"/>
        </w:rPr>
        <w:t>10. How many friends do you feel close to such that you could call on them for help?</w:t>
      </w:r>
    </w:p>
    <w:p w14:paraId="2F46C147"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48718BA5" w14:textId="77777777" w:rsidR="00D26B85" w:rsidRPr="00D26B85" w:rsidRDefault="00D26B85" w:rsidP="00D26B85">
      <w:pPr>
        <w:rPr>
          <w:lang w:val="en-AU"/>
        </w:rPr>
      </w:pPr>
    </w:p>
    <w:p w14:paraId="47072463" w14:textId="77777777" w:rsidR="00D26B85" w:rsidRPr="00D26B85" w:rsidRDefault="00D26B85" w:rsidP="00D26B85">
      <w:pPr>
        <w:rPr>
          <w:lang w:val="en-AU"/>
        </w:rPr>
      </w:pPr>
      <w:r w:rsidRPr="00D26B85">
        <w:rPr>
          <w:lang w:val="en-AU"/>
        </w:rPr>
        <w:t xml:space="preserve"> 11. When one of your friends has an important decision to make, how often do they talk to you about it?</w:t>
      </w:r>
    </w:p>
    <w:p w14:paraId="780BD5EF" w14:textId="77777777" w:rsidR="00D26B85" w:rsidRPr="00D26B85" w:rsidRDefault="00D26B85" w:rsidP="00D26B85">
      <w:pPr>
        <w:rPr>
          <w:lang w:val="en-AU"/>
        </w:rPr>
      </w:pPr>
      <w:r w:rsidRPr="00D26B85">
        <w:rPr>
          <w:lang w:val="en-AU"/>
        </w:rPr>
        <w:t xml:space="preserve"> 0 = never 1 = seldom 2 = sometimes 3 = often 4 = very often 5 = always</w:t>
      </w:r>
    </w:p>
    <w:p w14:paraId="791B2835" w14:textId="77777777" w:rsidR="00D26B85" w:rsidRPr="00D26B85" w:rsidRDefault="00D26B85" w:rsidP="00D26B85">
      <w:pPr>
        <w:rPr>
          <w:lang w:val="en-AU"/>
        </w:rPr>
      </w:pPr>
    </w:p>
    <w:p w14:paraId="21E27929" w14:textId="77777777" w:rsidR="00D26B85" w:rsidRPr="00D26B85" w:rsidRDefault="00D26B85" w:rsidP="00D26B85">
      <w:pPr>
        <w:rPr>
          <w:lang w:val="en-AU"/>
        </w:rPr>
      </w:pPr>
      <w:r w:rsidRPr="00D26B85">
        <w:rPr>
          <w:lang w:val="en-AU"/>
        </w:rPr>
        <w:t xml:space="preserve"> 12. How often is one of your friends available for you to talk to when you have an important decision to make?</w:t>
      </w:r>
    </w:p>
    <w:p w14:paraId="084ECFC6" w14:textId="77777777" w:rsidR="00D26B85" w:rsidRPr="00D26B85" w:rsidRDefault="00D26B85" w:rsidP="00D26B85">
      <w:pPr>
        <w:rPr>
          <w:lang w:val="en-AU"/>
        </w:rPr>
      </w:pPr>
      <w:r w:rsidRPr="00D26B85">
        <w:rPr>
          <w:lang w:val="en-AU"/>
        </w:rPr>
        <w:t xml:space="preserve"> 0 = never 1 = seldom 2 = sometimes 3 = often 4 = very often 5 = always</w:t>
      </w:r>
    </w:p>
    <w:p w14:paraId="33007CF2" w14:textId="77777777" w:rsidR="00D26B85" w:rsidRPr="00D26B85" w:rsidRDefault="00D26B85" w:rsidP="00D26B85">
      <w:pPr>
        <w:rPr>
          <w:lang w:val="en-AU"/>
        </w:rPr>
      </w:pPr>
    </w:p>
    <w:p w14:paraId="34C61E11" w14:textId="77777777" w:rsidR="00D26B85" w:rsidRPr="00D26B85" w:rsidRDefault="00D26B85" w:rsidP="00D26B85">
      <w:pPr>
        <w:rPr>
          <w:lang w:val="en-AU"/>
        </w:rPr>
      </w:pPr>
    </w:p>
    <w:p w14:paraId="2F7C36F6" w14:textId="77777777" w:rsidR="00D26B85" w:rsidRPr="00D26B85" w:rsidRDefault="00D26B85" w:rsidP="00D26B85">
      <w:pPr>
        <w:rPr>
          <w:lang w:val="en-AU"/>
        </w:rPr>
      </w:pPr>
    </w:p>
    <w:p w14:paraId="4B554B77" w14:textId="77777777" w:rsidR="00D26B85" w:rsidRPr="00D26B85" w:rsidRDefault="00D26B85" w:rsidP="00BA4152">
      <w:pPr>
        <w:pStyle w:val="Heading1"/>
        <w:rPr>
          <w:lang w:val="en-AU"/>
        </w:rPr>
      </w:pPr>
      <w:bookmarkStart w:id="190" w:name="_Toc203568158"/>
      <w:r w:rsidRPr="00D26B85">
        <w:rPr>
          <w:lang w:val="en-AU"/>
        </w:rPr>
        <w:t>Sociability Scale</w:t>
      </w:r>
      <w:bookmarkEnd w:id="190"/>
    </w:p>
    <w:p w14:paraId="223CF4BE" w14:textId="77777777" w:rsidR="00D26B85" w:rsidRPr="00D26B85" w:rsidRDefault="00D26B85" w:rsidP="00D26B85">
      <w:pPr>
        <w:rPr>
          <w:b/>
          <w:bCs/>
          <w:lang w:val="en-AU"/>
        </w:rPr>
      </w:pPr>
    </w:p>
    <w:p w14:paraId="1785CEB4" w14:textId="77777777" w:rsidR="00D26B85" w:rsidRPr="00D26B85" w:rsidRDefault="00D26B85" w:rsidP="00D26B85">
      <w:pPr>
        <w:rPr>
          <w:b/>
          <w:bCs/>
          <w:lang w:val="en-AU"/>
        </w:rPr>
      </w:pPr>
      <w:r w:rsidRPr="00D26B85">
        <w:rPr>
          <w:b/>
          <w:bCs/>
          <w:lang w:val="en-AU"/>
        </w:rPr>
        <w:t>8 items using 7-point ratings (1 = I disagree completely, 7 = I agree completely).</w:t>
      </w:r>
    </w:p>
    <w:p w14:paraId="03579348" w14:textId="77777777" w:rsidR="00D26B85" w:rsidRPr="00D26B85" w:rsidRDefault="00D26B85" w:rsidP="00D26B85">
      <w:pPr>
        <w:rPr>
          <w:b/>
          <w:bCs/>
          <w:lang w:val="en-AU"/>
        </w:rPr>
      </w:pPr>
    </w:p>
    <w:p w14:paraId="51B9D3FF" w14:textId="77777777" w:rsidR="00D26B85" w:rsidRPr="00D26B85" w:rsidRDefault="00D26B85" w:rsidP="00D26B85">
      <w:pPr>
        <w:rPr>
          <w:b/>
          <w:bCs/>
          <w:lang w:val="en-AU"/>
        </w:rPr>
      </w:pPr>
    </w:p>
    <w:p w14:paraId="6106C93B" w14:textId="77777777" w:rsidR="00D26B85" w:rsidRPr="00D26B85" w:rsidRDefault="00D26B85" w:rsidP="00D26B85">
      <w:pPr>
        <w:numPr>
          <w:ilvl w:val="0"/>
          <w:numId w:val="51"/>
        </w:numPr>
        <w:rPr>
          <w:lang w:val="en-AU"/>
        </w:rPr>
      </w:pPr>
      <w:r w:rsidRPr="00D26B85">
        <w:rPr>
          <w:lang w:val="en-AU"/>
        </w:rPr>
        <w:t>I enjoy situations in which I can debate my political views. (Political)</w:t>
      </w:r>
    </w:p>
    <w:p w14:paraId="5C62D657" w14:textId="77777777" w:rsidR="00D26B85" w:rsidRPr="00D26B85" w:rsidRDefault="00D26B85" w:rsidP="00D26B85">
      <w:pPr>
        <w:numPr>
          <w:ilvl w:val="0"/>
          <w:numId w:val="51"/>
        </w:numPr>
        <w:rPr>
          <w:lang w:val="en-AU"/>
        </w:rPr>
      </w:pPr>
      <w:r w:rsidRPr="00D26B85">
        <w:rPr>
          <w:lang w:val="en-AU"/>
        </w:rPr>
        <w:t>Spending my free time discussing politics is exciting. (Political)</w:t>
      </w:r>
    </w:p>
    <w:p w14:paraId="56C5B5C0" w14:textId="77777777" w:rsidR="00D26B85" w:rsidRPr="00D26B85" w:rsidRDefault="00D26B85" w:rsidP="00D26B85">
      <w:pPr>
        <w:numPr>
          <w:ilvl w:val="0"/>
          <w:numId w:val="51"/>
        </w:numPr>
        <w:rPr>
          <w:lang w:val="en-AU"/>
        </w:rPr>
      </w:pPr>
      <w:r w:rsidRPr="00D26B85">
        <w:rPr>
          <w:lang w:val="en-AU"/>
        </w:rPr>
        <w:t>A person expressing political opinions draws my attention. (Political)</w:t>
      </w:r>
    </w:p>
    <w:p w14:paraId="79DA6109" w14:textId="77777777" w:rsidR="00D26B85" w:rsidRPr="00D26B85" w:rsidRDefault="00D26B85" w:rsidP="00D26B85">
      <w:pPr>
        <w:numPr>
          <w:ilvl w:val="0"/>
          <w:numId w:val="51"/>
        </w:numPr>
        <w:rPr>
          <w:lang w:val="en-AU"/>
        </w:rPr>
      </w:pPr>
      <w:r w:rsidRPr="00D26B85">
        <w:rPr>
          <w:lang w:val="en-AU"/>
        </w:rPr>
        <w:t xml:space="preserve">I like participating in associations in which all the members may collaborate </w:t>
      </w:r>
      <w:proofErr w:type="gramStart"/>
      <w:r w:rsidRPr="00D26B85">
        <w:rPr>
          <w:lang w:val="en-AU"/>
        </w:rPr>
        <w:t>in order to</w:t>
      </w:r>
      <w:proofErr w:type="gramEnd"/>
      <w:r w:rsidRPr="00D26B85">
        <w:rPr>
          <w:lang w:val="en-AU"/>
        </w:rPr>
        <w:t xml:space="preserve"> attain political goals. (Political)</w:t>
      </w:r>
    </w:p>
    <w:p w14:paraId="49C991C0" w14:textId="77777777" w:rsidR="00D26B85" w:rsidRPr="00D26B85" w:rsidRDefault="00D26B85" w:rsidP="00D26B85">
      <w:pPr>
        <w:numPr>
          <w:ilvl w:val="0"/>
          <w:numId w:val="51"/>
        </w:numPr>
        <w:rPr>
          <w:lang w:val="en-AU"/>
        </w:rPr>
      </w:pPr>
      <w:r w:rsidRPr="00D26B85">
        <w:rPr>
          <w:lang w:val="en-AU"/>
        </w:rPr>
        <w:t>Thinking about meetings with others is very pleasant for me. (</w:t>
      </w:r>
      <w:proofErr w:type="spellStart"/>
      <w:proofErr w:type="gramStart"/>
      <w:r w:rsidRPr="00D26B85">
        <w:rPr>
          <w:lang w:val="en-AU"/>
        </w:rPr>
        <w:t>Non Political</w:t>
      </w:r>
      <w:proofErr w:type="spellEnd"/>
      <w:proofErr w:type="gramEnd"/>
      <w:r w:rsidRPr="00D26B85">
        <w:rPr>
          <w:lang w:val="en-AU"/>
        </w:rPr>
        <w:t>)</w:t>
      </w:r>
    </w:p>
    <w:p w14:paraId="54E959C7" w14:textId="77777777" w:rsidR="00D26B85" w:rsidRPr="00D26B85" w:rsidRDefault="00D26B85" w:rsidP="00D26B85">
      <w:pPr>
        <w:numPr>
          <w:ilvl w:val="0"/>
          <w:numId w:val="51"/>
        </w:numPr>
        <w:rPr>
          <w:lang w:val="en-AU"/>
        </w:rPr>
      </w:pPr>
      <w:r w:rsidRPr="00D26B85">
        <w:rPr>
          <w:lang w:val="en-AU"/>
        </w:rPr>
        <w:t>As soon as I have the chance, I find a way to share time with others in group activities. (</w:t>
      </w:r>
      <w:proofErr w:type="spellStart"/>
      <w:proofErr w:type="gramStart"/>
      <w:r w:rsidRPr="00D26B85">
        <w:rPr>
          <w:lang w:val="en-AU"/>
        </w:rPr>
        <w:t>Non Political</w:t>
      </w:r>
      <w:proofErr w:type="spellEnd"/>
      <w:proofErr w:type="gramEnd"/>
      <w:r w:rsidRPr="00D26B85">
        <w:rPr>
          <w:lang w:val="en-AU"/>
        </w:rPr>
        <w:t>)</w:t>
      </w:r>
    </w:p>
    <w:p w14:paraId="1725F7C5" w14:textId="77777777" w:rsidR="00D26B85" w:rsidRPr="00D26B85" w:rsidRDefault="00D26B85" w:rsidP="00D26B85">
      <w:pPr>
        <w:numPr>
          <w:ilvl w:val="0"/>
          <w:numId w:val="51"/>
        </w:numPr>
        <w:rPr>
          <w:lang w:val="en-AU"/>
        </w:rPr>
      </w:pPr>
      <w:r w:rsidRPr="00D26B85">
        <w:rPr>
          <w:lang w:val="en-AU"/>
        </w:rPr>
        <w:t>I like meeting with others to plan group activities. (</w:t>
      </w:r>
      <w:proofErr w:type="spellStart"/>
      <w:proofErr w:type="gramStart"/>
      <w:r w:rsidRPr="00D26B85">
        <w:rPr>
          <w:lang w:val="en-AU"/>
        </w:rPr>
        <w:t>Non Political</w:t>
      </w:r>
      <w:proofErr w:type="spellEnd"/>
      <w:proofErr w:type="gramEnd"/>
      <w:r w:rsidRPr="00D26B85">
        <w:rPr>
          <w:lang w:val="en-AU"/>
        </w:rPr>
        <w:t>)</w:t>
      </w:r>
    </w:p>
    <w:p w14:paraId="269EF731" w14:textId="77777777" w:rsidR="00D26B85" w:rsidRPr="00D26B85" w:rsidRDefault="00D26B85" w:rsidP="00D26B85">
      <w:pPr>
        <w:numPr>
          <w:ilvl w:val="0"/>
          <w:numId w:val="51"/>
        </w:numPr>
        <w:rPr>
          <w:lang w:val="en-AU"/>
        </w:rPr>
      </w:pPr>
      <w:r w:rsidRPr="00D26B85">
        <w:rPr>
          <w:lang w:val="en-AU"/>
        </w:rPr>
        <w:t>During vacations, I enjoy doing things with other people. (</w:t>
      </w:r>
      <w:proofErr w:type="spellStart"/>
      <w:proofErr w:type="gramStart"/>
      <w:r w:rsidRPr="00D26B85">
        <w:rPr>
          <w:lang w:val="en-AU"/>
        </w:rPr>
        <w:t>Non Political</w:t>
      </w:r>
      <w:proofErr w:type="spellEnd"/>
      <w:proofErr w:type="gramEnd"/>
      <w:r w:rsidRPr="00D26B85">
        <w:rPr>
          <w:lang w:val="en-AU"/>
        </w:rPr>
        <w:t>)</w:t>
      </w:r>
    </w:p>
    <w:p w14:paraId="7657AC2E" w14:textId="1C755D78" w:rsidR="00EB1260" w:rsidRPr="00EB1260" w:rsidRDefault="00EB1260"/>
    <w:p w14:paraId="1BC650C2" w14:textId="77777777" w:rsidR="00A91D42" w:rsidRDefault="00A91D42" w:rsidP="00A91D42">
      <w:pPr>
        <w:rPr>
          <w:lang w:val="en-AU"/>
        </w:rPr>
      </w:pPr>
    </w:p>
    <w:p w14:paraId="7CB52F24" w14:textId="77777777" w:rsidR="00A91D42" w:rsidRDefault="00A91D42" w:rsidP="00BA4152">
      <w:pPr>
        <w:pStyle w:val="Heading1"/>
        <w:numPr>
          <w:ilvl w:val="0"/>
          <w:numId w:val="0"/>
        </w:numPr>
        <w:ind w:left="3551" w:hanging="432"/>
        <w:rPr>
          <w:lang w:val="en-AU"/>
        </w:rPr>
      </w:pPr>
    </w:p>
    <w:p w14:paraId="0384FB32" w14:textId="77777777" w:rsidR="00506BEA" w:rsidRPr="00506BEA" w:rsidRDefault="00506BEA" w:rsidP="00BA4152">
      <w:pPr>
        <w:pStyle w:val="Heading1"/>
        <w:rPr>
          <w:lang w:val="en-AU"/>
        </w:rPr>
      </w:pPr>
      <w:bookmarkStart w:id="191" w:name="_Toc203568159"/>
      <w:r w:rsidRPr="00506BEA">
        <w:rPr>
          <w:lang w:val="en-AU"/>
        </w:rPr>
        <w:t>Self-Rated Emotional Intelligence Scale</w:t>
      </w:r>
      <w:bookmarkEnd w:id="191"/>
    </w:p>
    <w:p w14:paraId="6A127B67" w14:textId="77777777" w:rsidR="00A91D42" w:rsidRDefault="00A91D42" w:rsidP="00A91D42">
      <w:pPr>
        <w:rPr>
          <w:lang w:val="en-AU"/>
        </w:rPr>
      </w:pPr>
    </w:p>
    <w:p w14:paraId="5BD21323" w14:textId="77777777" w:rsidR="00A91D42" w:rsidRDefault="00A91D42" w:rsidP="00A91D42">
      <w:pPr>
        <w:rPr>
          <w:lang w:val="en-AU"/>
        </w:rPr>
      </w:pPr>
    </w:p>
    <w:p w14:paraId="190B7EE5" w14:textId="77777777" w:rsidR="00A91D42" w:rsidRDefault="00A91D42" w:rsidP="00A91D42">
      <w:pPr>
        <w:rPr>
          <w:lang w:val="en-AU"/>
        </w:rPr>
      </w:pPr>
    </w:p>
    <w:p w14:paraId="398B7B39" w14:textId="439A9155" w:rsidR="00A91D42" w:rsidRPr="00506BEA" w:rsidRDefault="00A91D42" w:rsidP="00BA4152">
      <w:pPr>
        <w:pStyle w:val="ListParagraph"/>
        <w:numPr>
          <w:ilvl w:val="0"/>
          <w:numId w:val="52"/>
        </w:numPr>
        <w:rPr>
          <w:lang w:val="en-AU"/>
        </w:rPr>
      </w:pPr>
      <w:r w:rsidRPr="00506BEA">
        <w:rPr>
          <w:lang w:val="en-AU"/>
        </w:rPr>
        <w:t>By looking at people’s facial expressions, I recognize the emotions they are experiencing.</w:t>
      </w:r>
    </w:p>
    <w:p w14:paraId="37030D07" w14:textId="2B47575F" w:rsidR="00A91D42" w:rsidRPr="00506BEA" w:rsidRDefault="00A91D42" w:rsidP="00BA4152">
      <w:pPr>
        <w:pStyle w:val="ListParagraph"/>
        <w:numPr>
          <w:ilvl w:val="0"/>
          <w:numId w:val="52"/>
        </w:numPr>
        <w:rPr>
          <w:lang w:val="en-AU"/>
        </w:rPr>
      </w:pPr>
      <w:r w:rsidRPr="00506BEA">
        <w:rPr>
          <w:lang w:val="en-AU"/>
        </w:rPr>
        <w:t xml:space="preserve">I am a rational person and I rarely, if ever, consult my feelings to </w:t>
      </w:r>
      <w:proofErr w:type="gramStart"/>
      <w:r w:rsidRPr="00506BEA">
        <w:rPr>
          <w:lang w:val="en-AU"/>
        </w:rPr>
        <w:t xml:space="preserve">make a </w:t>
      </w:r>
      <w:r w:rsidR="00034044" w:rsidRPr="00506BEA">
        <w:rPr>
          <w:lang w:val="en-AU"/>
        </w:rPr>
        <w:t>decision</w:t>
      </w:r>
      <w:proofErr w:type="gramEnd"/>
      <w:r w:rsidR="00034044" w:rsidRPr="00506BEA">
        <w:rPr>
          <w:lang w:val="en-AU"/>
        </w:rPr>
        <w:t>.</w:t>
      </w:r>
    </w:p>
    <w:p w14:paraId="0B179EC9" w14:textId="34807E8A" w:rsidR="00A91D42" w:rsidRPr="00506BEA" w:rsidRDefault="00A91D42" w:rsidP="00BA4152">
      <w:pPr>
        <w:pStyle w:val="ListParagraph"/>
        <w:numPr>
          <w:ilvl w:val="0"/>
          <w:numId w:val="52"/>
        </w:numPr>
        <w:rPr>
          <w:lang w:val="en-AU"/>
        </w:rPr>
      </w:pPr>
      <w:r w:rsidRPr="00506BEA">
        <w:rPr>
          <w:lang w:val="en-AU"/>
        </w:rPr>
        <w:lastRenderedPageBreak/>
        <w:t>I have a rich vocabulary to describe my emotions.</w:t>
      </w:r>
    </w:p>
    <w:p w14:paraId="2433454F" w14:textId="0748A8D2" w:rsidR="00A91D42" w:rsidRPr="00506BEA" w:rsidRDefault="00A91D42" w:rsidP="00BA4152">
      <w:pPr>
        <w:pStyle w:val="ListParagraph"/>
        <w:numPr>
          <w:ilvl w:val="0"/>
          <w:numId w:val="52"/>
        </w:numPr>
        <w:rPr>
          <w:lang w:val="en-AU"/>
        </w:rPr>
      </w:pPr>
      <w:r w:rsidRPr="00506BEA">
        <w:rPr>
          <w:lang w:val="en-AU"/>
        </w:rPr>
        <w:t xml:space="preserve">I have problems dealing with my feelings of </w:t>
      </w:r>
      <w:r w:rsidR="00034044" w:rsidRPr="00506BEA">
        <w:rPr>
          <w:lang w:val="en-AU"/>
        </w:rPr>
        <w:t>anger.</w:t>
      </w:r>
    </w:p>
    <w:p w14:paraId="5DF6BBB1" w14:textId="22FC9736" w:rsidR="00A91D42" w:rsidRPr="00506BEA" w:rsidRDefault="00A91D42" w:rsidP="00BA4152">
      <w:pPr>
        <w:pStyle w:val="ListParagraph"/>
        <w:numPr>
          <w:ilvl w:val="0"/>
          <w:numId w:val="52"/>
        </w:numPr>
        <w:rPr>
          <w:lang w:val="en-AU"/>
        </w:rPr>
      </w:pPr>
      <w:r w:rsidRPr="00506BEA">
        <w:rPr>
          <w:lang w:val="en-AU"/>
        </w:rPr>
        <w:t>When someone I know is in a bad mood, I can help the person calm down and feel better quickly.</w:t>
      </w:r>
    </w:p>
    <w:p w14:paraId="5D8B66E4" w14:textId="77DF4A65" w:rsidR="00A91D42" w:rsidRPr="00506BEA" w:rsidRDefault="00A91D42" w:rsidP="00BA4152">
      <w:pPr>
        <w:pStyle w:val="ListParagraph"/>
        <w:numPr>
          <w:ilvl w:val="0"/>
          <w:numId w:val="52"/>
        </w:numPr>
        <w:rPr>
          <w:lang w:val="en-AU"/>
        </w:rPr>
      </w:pPr>
      <w:r w:rsidRPr="00506BEA">
        <w:rPr>
          <w:lang w:val="en-AU"/>
        </w:rPr>
        <w:t>I am aware of the nonverbal messages other people send.</w:t>
      </w:r>
    </w:p>
    <w:p w14:paraId="47F720C1" w14:textId="2073C490" w:rsidR="00A91D42" w:rsidRPr="00506BEA" w:rsidRDefault="00A91D42" w:rsidP="00BA4152">
      <w:pPr>
        <w:pStyle w:val="ListParagraph"/>
        <w:numPr>
          <w:ilvl w:val="0"/>
          <w:numId w:val="52"/>
        </w:numPr>
        <w:rPr>
          <w:lang w:val="en-AU"/>
        </w:rPr>
      </w:pPr>
      <w:r w:rsidRPr="00506BEA">
        <w:rPr>
          <w:lang w:val="en-AU"/>
        </w:rPr>
        <w:t>When making decisions, I listen to my feelings to see if the decision feels right.</w:t>
      </w:r>
    </w:p>
    <w:p w14:paraId="6EB0637A" w14:textId="73E6D6A6" w:rsidR="00A91D42" w:rsidRPr="00506BEA" w:rsidRDefault="00A91D42" w:rsidP="00BA4152">
      <w:pPr>
        <w:pStyle w:val="ListParagraph"/>
        <w:numPr>
          <w:ilvl w:val="0"/>
          <w:numId w:val="52"/>
        </w:numPr>
        <w:rPr>
          <w:lang w:val="en-AU"/>
        </w:rPr>
      </w:pPr>
      <w:r w:rsidRPr="00506BEA">
        <w:rPr>
          <w:lang w:val="en-AU"/>
        </w:rPr>
        <w:t>I could easily write a lot of synonyms for emotion words like happiness or sadness.</w:t>
      </w:r>
    </w:p>
    <w:p w14:paraId="7FE53794" w14:textId="58425ABA" w:rsidR="00A91D42" w:rsidRPr="00506BEA" w:rsidRDefault="00A91D42" w:rsidP="00BA4152">
      <w:pPr>
        <w:pStyle w:val="ListParagraph"/>
        <w:numPr>
          <w:ilvl w:val="0"/>
          <w:numId w:val="52"/>
        </w:numPr>
        <w:rPr>
          <w:lang w:val="en-AU"/>
        </w:rPr>
      </w:pPr>
      <w:r w:rsidRPr="00506BEA">
        <w:rPr>
          <w:lang w:val="en-AU"/>
        </w:rPr>
        <w:t>I can handle stressful situations without getting too nervous.</w:t>
      </w:r>
    </w:p>
    <w:p w14:paraId="17921723" w14:textId="5EB2EAC9" w:rsidR="00A91D42" w:rsidRPr="00506BEA" w:rsidRDefault="00A91D42" w:rsidP="00BA4152">
      <w:pPr>
        <w:pStyle w:val="ListParagraph"/>
        <w:numPr>
          <w:ilvl w:val="0"/>
          <w:numId w:val="52"/>
        </w:numPr>
        <w:rPr>
          <w:lang w:val="en-AU"/>
        </w:rPr>
      </w:pPr>
      <w:r w:rsidRPr="00506BEA">
        <w:rPr>
          <w:lang w:val="en-AU"/>
        </w:rPr>
        <w:t>I know the strategies to make or improve other people’s moods.</w:t>
      </w:r>
    </w:p>
    <w:p w14:paraId="5A8E629E" w14:textId="631AC7BE" w:rsidR="00A91D42" w:rsidRPr="00506BEA" w:rsidRDefault="00A91D42" w:rsidP="00BA4152">
      <w:pPr>
        <w:pStyle w:val="ListParagraph"/>
        <w:numPr>
          <w:ilvl w:val="0"/>
          <w:numId w:val="52"/>
        </w:numPr>
        <w:rPr>
          <w:lang w:val="en-AU"/>
        </w:rPr>
      </w:pPr>
      <w:r w:rsidRPr="00506BEA">
        <w:rPr>
          <w:lang w:val="en-AU"/>
        </w:rPr>
        <w:t>I can tell when a person is lying to me by looking at his or her facial expression.</w:t>
      </w:r>
    </w:p>
    <w:p w14:paraId="236A3D7D" w14:textId="26A5383A" w:rsidR="00A91D42" w:rsidRPr="00506BEA" w:rsidRDefault="00A91D42" w:rsidP="00BA4152">
      <w:pPr>
        <w:pStyle w:val="ListParagraph"/>
        <w:numPr>
          <w:ilvl w:val="0"/>
          <w:numId w:val="52"/>
        </w:numPr>
        <w:rPr>
          <w:lang w:val="en-AU"/>
        </w:rPr>
      </w:pPr>
      <w:r w:rsidRPr="00506BEA">
        <w:rPr>
          <w:lang w:val="en-AU"/>
        </w:rPr>
        <w:t>I am a rational person and don’t like to rely on my feelings to make decisions.</w:t>
      </w:r>
    </w:p>
    <w:p w14:paraId="3DC5A214" w14:textId="655018A7" w:rsidR="00A91D42" w:rsidRPr="00506BEA" w:rsidRDefault="00A91D42" w:rsidP="00BA4152">
      <w:pPr>
        <w:pStyle w:val="ListParagraph"/>
        <w:numPr>
          <w:ilvl w:val="0"/>
          <w:numId w:val="52"/>
        </w:numPr>
        <w:rPr>
          <w:lang w:val="en-AU"/>
        </w:rPr>
      </w:pPr>
      <w:r w:rsidRPr="00506BEA">
        <w:rPr>
          <w:lang w:val="en-AU"/>
        </w:rPr>
        <w:t>I have the vocabulary to describe how most emotions progress from simple to complex feelings.</w:t>
      </w:r>
    </w:p>
    <w:p w14:paraId="61E79F8C" w14:textId="24BF531E" w:rsidR="00A91D42" w:rsidRPr="00506BEA" w:rsidRDefault="00A91D42" w:rsidP="00BA4152">
      <w:pPr>
        <w:pStyle w:val="ListParagraph"/>
        <w:numPr>
          <w:ilvl w:val="0"/>
          <w:numId w:val="52"/>
        </w:numPr>
        <w:rPr>
          <w:lang w:val="en-AU"/>
        </w:rPr>
      </w:pPr>
      <w:r w:rsidRPr="00506BEA">
        <w:rPr>
          <w:lang w:val="en-AU"/>
        </w:rPr>
        <w:t xml:space="preserve">I </w:t>
      </w:r>
      <w:proofErr w:type="gramStart"/>
      <w:r w:rsidRPr="00506BEA">
        <w:rPr>
          <w:lang w:val="en-AU"/>
        </w:rPr>
        <w:t>am able to</w:t>
      </w:r>
      <w:proofErr w:type="gramEnd"/>
      <w:r w:rsidRPr="00506BEA">
        <w:rPr>
          <w:lang w:val="en-AU"/>
        </w:rPr>
        <w:t xml:space="preserve"> handle most upsetting problems.</w:t>
      </w:r>
    </w:p>
    <w:p w14:paraId="0DE0A63D" w14:textId="2C6F999C" w:rsidR="00A91D42" w:rsidRPr="00506BEA" w:rsidRDefault="00A91D42" w:rsidP="00BA4152">
      <w:pPr>
        <w:pStyle w:val="ListParagraph"/>
        <w:numPr>
          <w:ilvl w:val="0"/>
          <w:numId w:val="52"/>
        </w:numPr>
        <w:rPr>
          <w:lang w:val="en-AU"/>
        </w:rPr>
      </w:pPr>
      <w:r w:rsidRPr="00506BEA">
        <w:rPr>
          <w:lang w:val="en-AU"/>
        </w:rPr>
        <w:t xml:space="preserve">I am not very good at helping others to feel better when they are feeling down or </w:t>
      </w:r>
      <w:r w:rsidR="00034044" w:rsidRPr="00506BEA">
        <w:rPr>
          <w:lang w:val="en-AU"/>
        </w:rPr>
        <w:t>angry.</w:t>
      </w:r>
    </w:p>
    <w:p w14:paraId="7E56269B" w14:textId="43466B1F" w:rsidR="00A91D42" w:rsidRPr="00506BEA" w:rsidRDefault="00A91D42" w:rsidP="00BA4152">
      <w:pPr>
        <w:pStyle w:val="ListParagraph"/>
        <w:numPr>
          <w:ilvl w:val="0"/>
          <w:numId w:val="52"/>
        </w:numPr>
        <w:rPr>
          <w:lang w:val="en-AU"/>
        </w:rPr>
      </w:pPr>
      <w:r w:rsidRPr="00506BEA">
        <w:rPr>
          <w:lang w:val="en-AU"/>
        </w:rPr>
        <w:t xml:space="preserve">My quick impressions of what people are feeling are usually </w:t>
      </w:r>
      <w:r w:rsidR="00034044" w:rsidRPr="00506BEA">
        <w:rPr>
          <w:lang w:val="en-AU"/>
        </w:rPr>
        <w:t>wrong.</w:t>
      </w:r>
    </w:p>
    <w:p w14:paraId="4A140E35" w14:textId="3C97D68B" w:rsidR="00A91D42" w:rsidRPr="00506BEA" w:rsidRDefault="00A91D42" w:rsidP="00BA4152">
      <w:pPr>
        <w:pStyle w:val="ListParagraph"/>
        <w:numPr>
          <w:ilvl w:val="0"/>
          <w:numId w:val="52"/>
        </w:numPr>
        <w:rPr>
          <w:lang w:val="en-AU"/>
        </w:rPr>
      </w:pPr>
      <w:r w:rsidRPr="00506BEA">
        <w:rPr>
          <w:lang w:val="en-AU"/>
        </w:rPr>
        <w:t>My “feelings” vocabulary is probably better than most other persons’ “feelings” vocabularies.</w:t>
      </w:r>
    </w:p>
    <w:p w14:paraId="7E71D181" w14:textId="3D976D45" w:rsidR="00A91D42" w:rsidRPr="00506BEA" w:rsidRDefault="00034044" w:rsidP="00BA4152">
      <w:pPr>
        <w:pStyle w:val="ListParagraph"/>
        <w:numPr>
          <w:ilvl w:val="0"/>
          <w:numId w:val="52"/>
        </w:numPr>
        <w:rPr>
          <w:lang w:val="en-AU"/>
        </w:rPr>
      </w:pPr>
      <w:r w:rsidRPr="00506BEA">
        <w:rPr>
          <w:lang w:val="en-AU"/>
        </w:rPr>
        <w:t>I know</w:t>
      </w:r>
      <w:r w:rsidR="00A91D42" w:rsidRPr="00506BEA">
        <w:rPr>
          <w:lang w:val="en-AU"/>
        </w:rPr>
        <w:t xml:space="preserve"> how to keep calm in difficult or stressful situations.</w:t>
      </w:r>
    </w:p>
    <w:p w14:paraId="6F7F424A" w14:textId="3D4F8F50" w:rsidR="00A91D42" w:rsidRPr="00506BEA" w:rsidRDefault="00A91D42" w:rsidP="00BA4152">
      <w:pPr>
        <w:pStyle w:val="ListParagraph"/>
        <w:numPr>
          <w:ilvl w:val="0"/>
          <w:numId w:val="52"/>
        </w:numPr>
        <w:rPr>
          <w:lang w:val="en-AU"/>
        </w:rPr>
      </w:pPr>
      <w:r w:rsidRPr="00506BEA">
        <w:rPr>
          <w:lang w:val="en-AU"/>
        </w:rPr>
        <w:t>I am the type of person to whom others go when they need help with a difficult situation.</w:t>
      </w:r>
    </w:p>
    <w:p w14:paraId="4082E4F6" w14:textId="77777777" w:rsidR="00A91D42" w:rsidRPr="00EB1260" w:rsidRDefault="00A91D42"/>
    <w:p w14:paraId="479CF0BC" w14:textId="6ACC30F7" w:rsidR="00EB1260" w:rsidRPr="00EB1260" w:rsidRDefault="00EB1260"/>
    <w:p w14:paraId="367F5750" w14:textId="4E455AF9" w:rsidR="00EB1260" w:rsidRPr="00EB1260" w:rsidRDefault="00EB1260"/>
    <w:p w14:paraId="55BFE42A" w14:textId="3DA0F3B4" w:rsidR="00EB1260" w:rsidRPr="00EB1260" w:rsidRDefault="00EB1260" w:rsidP="00BA4152">
      <w:pPr>
        <w:pStyle w:val="Heading1"/>
        <w:numPr>
          <w:ilvl w:val="0"/>
          <w:numId w:val="0"/>
        </w:numPr>
        <w:ind w:left="3551"/>
      </w:pPr>
    </w:p>
    <w:p w14:paraId="0BCA442F" w14:textId="77777777" w:rsidR="00CA7BEF" w:rsidRPr="00CA7BEF" w:rsidRDefault="00CA7BEF" w:rsidP="00BA4152">
      <w:pPr>
        <w:pStyle w:val="Heading1"/>
        <w:rPr>
          <w:lang w:val="en-GB"/>
        </w:rPr>
      </w:pPr>
      <w:bookmarkStart w:id="192" w:name="_Toc203568160"/>
      <w:r w:rsidRPr="00CA7BEF">
        <w:rPr>
          <w:lang w:val="en-GB"/>
        </w:rPr>
        <w:t>The Profile of Emotional Competence</w:t>
      </w:r>
      <w:bookmarkEnd w:id="192"/>
    </w:p>
    <w:p w14:paraId="62B20F10" w14:textId="63F8CE60" w:rsidR="00EB1260" w:rsidRPr="00EB1260" w:rsidRDefault="00EB1260"/>
    <w:p w14:paraId="5B12127D" w14:textId="5F5C288A" w:rsidR="00EB1260" w:rsidRPr="00EB1260" w:rsidRDefault="00EB1260"/>
    <w:p w14:paraId="6D8C1BE2" w14:textId="3316A091" w:rsidR="00EB1260" w:rsidRPr="00EB1260" w:rsidRDefault="00EB1260"/>
    <w:p w14:paraId="3B3AE57A" w14:textId="77777777" w:rsidR="00EF06CD" w:rsidRDefault="00EF06CD" w:rsidP="00EF06CD">
      <w:r>
        <w:t>1.</w:t>
      </w:r>
      <w:r>
        <w:tab/>
        <w:t xml:space="preserve">As my emotions </w:t>
      </w:r>
      <w:proofErr w:type="gramStart"/>
      <w:r>
        <w:t>arise</w:t>
      </w:r>
      <w:proofErr w:type="gramEnd"/>
      <w:r>
        <w:t xml:space="preserve"> I don't understand where they come from.</w:t>
      </w:r>
    </w:p>
    <w:p w14:paraId="5D825A0D" w14:textId="77777777" w:rsidR="00EF06CD" w:rsidRDefault="00EF06CD" w:rsidP="00EF06CD">
      <w:r>
        <w:t>2.</w:t>
      </w:r>
      <w:r>
        <w:tab/>
        <w:t>I don't always understand why I respond in the way I do.</w:t>
      </w:r>
    </w:p>
    <w:p w14:paraId="6CC591AA" w14:textId="77777777" w:rsidR="00EF06CD" w:rsidRDefault="00EF06CD" w:rsidP="00EF06CD">
      <w:r>
        <w:t>3.</w:t>
      </w:r>
      <w:r>
        <w:tab/>
        <w:t>If I wanted, I could easily influence other people's emotions to achieve what I want.</w:t>
      </w:r>
    </w:p>
    <w:p w14:paraId="72722B01" w14:textId="77777777" w:rsidR="00EF06CD" w:rsidRDefault="00EF06CD" w:rsidP="00EF06CD">
      <w:r>
        <w:t>4.</w:t>
      </w:r>
      <w:r>
        <w:tab/>
        <w:t>I know what to do to win people over to my cause.</w:t>
      </w:r>
    </w:p>
    <w:p w14:paraId="20E8B622" w14:textId="77777777" w:rsidR="00EF06CD" w:rsidRDefault="00EF06CD" w:rsidP="00EF06CD">
      <w:r>
        <w:t>5.</w:t>
      </w:r>
      <w:r>
        <w:tab/>
        <w:t>I am often a loss to understand other people's emotional responses.</w:t>
      </w:r>
    </w:p>
    <w:p w14:paraId="1A9FF811" w14:textId="77777777" w:rsidR="00EF06CD" w:rsidRDefault="00EF06CD" w:rsidP="00EF06CD">
      <w:r>
        <w:t>6.</w:t>
      </w:r>
      <w:r>
        <w:tab/>
        <w:t xml:space="preserve">When I feel good, I can easily tell whether it is due to being proud of myself, happy or relaxed.  </w:t>
      </w:r>
    </w:p>
    <w:p w14:paraId="05FC631F" w14:textId="77777777" w:rsidR="00EF06CD" w:rsidRDefault="00EF06CD" w:rsidP="00EF06CD">
      <w:r>
        <w:t>7.</w:t>
      </w:r>
      <w:r>
        <w:tab/>
        <w:t>I can tell whether a person is angry, sad or happy even if they don't talk to me.</w:t>
      </w:r>
    </w:p>
    <w:p w14:paraId="3E733F8E" w14:textId="77777777" w:rsidR="00EF06CD" w:rsidRDefault="00EF06CD" w:rsidP="00EF06CD">
      <w:r>
        <w:t>8.</w:t>
      </w:r>
      <w:r>
        <w:tab/>
        <w:t>I am good at describing my feelings.</w:t>
      </w:r>
    </w:p>
    <w:p w14:paraId="6659F344" w14:textId="77777777" w:rsidR="00EF06CD" w:rsidRDefault="00EF06CD" w:rsidP="00EF06CD">
      <w:r>
        <w:t>9.</w:t>
      </w:r>
      <w:r>
        <w:tab/>
        <w:t>I never base my personal life choices on my emotions.</w:t>
      </w:r>
    </w:p>
    <w:p w14:paraId="23D658E3" w14:textId="77777777" w:rsidR="00EF06CD" w:rsidRDefault="00EF06CD" w:rsidP="00EF06CD">
      <w:r>
        <w:t>10.</w:t>
      </w:r>
      <w:r>
        <w:tab/>
        <w:t>When I am feeling low, I easily make a link between my feelings and a situation that affected me.</w:t>
      </w:r>
    </w:p>
    <w:p w14:paraId="711CC67E" w14:textId="77777777" w:rsidR="00EF06CD" w:rsidRDefault="00EF06CD" w:rsidP="00EF06CD">
      <w:r>
        <w:t>11.</w:t>
      </w:r>
      <w:r>
        <w:tab/>
        <w:t>I can easily get what I want from others.</w:t>
      </w:r>
    </w:p>
    <w:p w14:paraId="77F7BB4B" w14:textId="77777777" w:rsidR="00EF06CD" w:rsidRDefault="00EF06CD" w:rsidP="00EF06CD">
      <w:r>
        <w:t>12.</w:t>
      </w:r>
      <w:r>
        <w:tab/>
        <w:t>I easily manage to calm myself down after a difficult experience.</w:t>
      </w:r>
    </w:p>
    <w:p w14:paraId="75D91F42" w14:textId="77777777" w:rsidR="00EF06CD" w:rsidRDefault="00EF06CD" w:rsidP="00EF06CD">
      <w:r>
        <w:t>13.</w:t>
      </w:r>
      <w:r>
        <w:tab/>
        <w:t>I can easily explain the emotional responses of the people around me.</w:t>
      </w:r>
    </w:p>
    <w:p w14:paraId="2591204A" w14:textId="77777777" w:rsidR="00EF06CD" w:rsidRDefault="00EF06CD" w:rsidP="00EF06CD">
      <w:r>
        <w:t>14.</w:t>
      </w:r>
      <w:r>
        <w:tab/>
        <w:t>Most of the time I understand why people feel the way they do.</w:t>
      </w:r>
    </w:p>
    <w:p w14:paraId="4B906D5B" w14:textId="77777777" w:rsidR="00EF06CD" w:rsidRDefault="00EF06CD" w:rsidP="00EF06CD">
      <w:r>
        <w:t>15.</w:t>
      </w:r>
      <w:r>
        <w:tab/>
        <w:t>When I am sad, I find it easy to cheer myself up.</w:t>
      </w:r>
    </w:p>
    <w:p w14:paraId="7EC017EB" w14:textId="77777777" w:rsidR="00EF06CD" w:rsidRDefault="00EF06CD" w:rsidP="00EF06CD">
      <w:r>
        <w:t>16.</w:t>
      </w:r>
      <w:r>
        <w:tab/>
        <w:t>When I am touched by something, I immediately know what I feel.</w:t>
      </w:r>
    </w:p>
    <w:p w14:paraId="2A6286BD" w14:textId="77777777" w:rsidR="00EF06CD" w:rsidRDefault="00EF06CD" w:rsidP="00EF06CD">
      <w:r>
        <w:t>17.</w:t>
      </w:r>
      <w:r>
        <w:tab/>
        <w:t>If I dislike something, I manage to say so in a calm manner.</w:t>
      </w:r>
    </w:p>
    <w:p w14:paraId="20D7B796" w14:textId="77777777" w:rsidR="00EF06CD" w:rsidRDefault="00EF06CD" w:rsidP="00EF06CD">
      <w:r>
        <w:t>18.</w:t>
      </w:r>
      <w:r>
        <w:tab/>
        <w:t>I do not understand why the people around me respond the way they do.</w:t>
      </w:r>
    </w:p>
    <w:p w14:paraId="0EAAAE71" w14:textId="77777777" w:rsidR="00EF06CD" w:rsidRDefault="00EF06CD" w:rsidP="00EF06CD">
      <w:r>
        <w:t>19.</w:t>
      </w:r>
      <w:r>
        <w:tab/>
        <w:t>When I see someone who is stressed or anxious, I can easily calm them down.</w:t>
      </w:r>
    </w:p>
    <w:p w14:paraId="44F2DA53" w14:textId="77777777" w:rsidR="00EF06CD" w:rsidRDefault="00EF06CD" w:rsidP="00EF06CD">
      <w:r>
        <w:t>20.</w:t>
      </w:r>
      <w:r>
        <w:tab/>
        <w:t>During an argument I do not know whether I am angry or sad.</w:t>
      </w:r>
    </w:p>
    <w:p w14:paraId="33AE819D" w14:textId="77777777" w:rsidR="00EF06CD" w:rsidRDefault="00EF06CD" w:rsidP="00EF06CD">
      <w:r>
        <w:t>21.</w:t>
      </w:r>
      <w:r>
        <w:tab/>
        <w:t>I use my feelings to improve my choices in life.</w:t>
      </w:r>
    </w:p>
    <w:p w14:paraId="48AF273F" w14:textId="77777777" w:rsidR="00EF06CD" w:rsidRDefault="00EF06CD" w:rsidP="00EF06CD">
      <w:r>
        <w:t>22.</w:t>
      </w:r>
      <w:r>
        <w:tab/>
        <w:t>I try to learn from difficult situations or emotions.</w:t>
      </w:r>
    </w:p>
    <w:p w14:paraId="0281731B" w14:textId="77777777" w:rsidR="00EF06CD" w:rsidRDefault="00EF06CD" w:rsidP="00EF06CD">
      <w:r>
        <w:t>23.</w:t>
      </w:r>
      <w:r>
        <w:tab/>
        <w:t>Other people tend to confide in me about personal issues.</w:t>
      </w:r>
    </w:p>
    <w:p w14:paraId="3B2996C5" w14:textId="77777777" w:rsidR="00EF06CD" w:rsidRDefault="00EF06CD" w:rsidP="00EF06CD">
      <w:r>
        <w:t>24.</w:t>
      </w:r>
      <w:r>
        <w:tab/>
        <w:t>My emotions inform me about changes I should make in my life.</w:t>
      </w:r>
    </w:p>
    <w:p w14:paraId="4589D3BE" w14:textId="77777777" w:rsidR="00EF06CD" w:rsidRDefault="00EF06CD" w:rsidP="00EF06CD">
      <w:r>
        <w:t>25.</w:t>
      </w:r>
      <w:r>
        <w:tab/>
        <w:t>I find it difficult to explain my feelings to others even if I want to.</w:t>
      </w:r>
    </w:p>
    <w:p w14:paraId="538CF823" w14:textId="77777777" w:rsidR="00EF06CD" w:rsidRDefault="00EF06CD" w:rsidP="00EF06CD">
      <w:r>
        <w:t>26.</w:t>
      </w:r>
      <w:r>
        <w:tab/>
        <w:t>I don't always understand why I am stressed.</w:t>
      </w:r>
    </w:p>
    <w:p w14:paraId="621847EE" w14:textId="77777777" w:rsidR="00EF06CD" w:rsidRDefault="00EF06CD" w:rsidP="00EF06CD">
      <w:r>
        <w:t>27.</w:t>
      </w:r>
      <w:r>
        <w:tab/>
        <w:t>If someone came to me in tears, I would not know what to do.</w:t>
      </w:r>
    </w:p>
    <w:p w14:paraId="588C60E8" w14:textId="77777777" w:rsidR="00EF06CD" w:rsidRDefault="00EF06CD" w:rsidP="00EF06CD">
      <w:r>
        <w:t>28.</w:t>
      </w:r>
      <w:r>
        <w:tab/>
        <w:t>I find it difficult to listen to people who are complaining.</w:t>
      </w:r>
    </w:p>
    <w:p w14:paraId="1C6E9041" w14:textId="77777777" w:rsidR="00EF06CD" w:rsidRDefault="00EF06CD" w:rsidP="00EF06CD">
      <w:r>
        <w:t>29.</w:t>
      </w:r>
      <w:r>
        <w:tab/>
        <w:t xml:space="preserve">I often take the wrong attitude to people because I was not aware of their emotional state. </w:t>
      </w:r>
    </w:p>
    <w:p w14:paraId="58A0DDA3" w14:textId="77777777" w:rsidR="00EF06CD" w:rsidRDefault="00EF06CD" w:rsidP="00EF06CD">
      <w:r>
        <w:t>30.</w:t>
      </w:r>
      <w:r>
        <w:tab/>
        <w:t>I am good at sensing what others are feeling.</w:t>
      </w:r>
    </w:p>
    <w:p w14:paraId="2E638FC1" w14:textId="77777777" w:rsidR="00EF06CD" w:rsidRDefault="00EF06CD" w:rsidP="00EF06CD">
      <w:r>
        <w:t>31.</w:t>
      </w:r>
      <w:r>
        <w:tab/>
        <w:t>I feel uncomfortable if people tell me about their problems, so I try to avoid it.</w:t>
      </w:r>
    </w:p>
    <w:p w14:paraId="3C8EBB47" w14:textId="77777777" w:rsidR="00EF06CD" w:rsidRDefault="00EF06CD" w:rsidP="00EF06CD">
      <w:r>
        <w:t>32.</w:t>
      </w:r>
      <w:r>
        <w:tab/>
        <w:t>I know what to do to motivate people.</w:t>
      </w:r>
    </w:p>
    <w:p w14:paraId="4AB3564E" w14:textId="77777777" w:rsidR="00EF06CD" w:rsidRDefault="00EF06CD" w:rsidP="00EF06CD">
      <w:r>
        <w:t>33.</w:t>
      </w:r>
      <w:r>
        <w:tab/>
        <w:t>I am good at lifting other people's spirits.</w:t>
      </w:r>
    </w:p>
    <w:p w14:paraId="5D02BB10" w14:textId="77777777" w:rsidR="00EF06CD" w:rsidRDefault="00EF06CD" w:rsidP="00EF06CD">
      <w:r>
        <w:t>34.</w:t>
      </w:r>
      <w:r>
        <w:tab/>
        <w:t>I find it difficult to establish a link between a person's response and their personal circumstances.</w:t>
      </w:r>
    </w:p>
    <w:p w14:paraId="4CCF2EA7" w14:textId="77777777" w:rsidR="00EF06CD" w:rsidRDefault="00EF06CD" w:rsidP="00EF06CD">
      <w:r>
        <w:t>35.</w:t>
      </w:r>
      <w:r>
        <w:tab/>
        <w:t>I am usually able to influence the way other people feel.</w:t>
      </w:r>
    </w:p>
    <w:p w14:paraId="433D8E57" w14:textId="77777777" w:rsidR="00EF06CD" w:rsidRDefault="00EF06CD" w:rsidP="00EF06CD">
      <w:r>
        <w:t>36.</w:t>
      </w:r>
      <w:r>
        <w:tab/>
        <w:t>If I wanted, I could easily make someone feel uneasy.</w:t>
      </w:r>
    </w:p>
    <w:p w14:paraId="2B8A78FF" w14:textId="77777777" w:rsidR="00EF06CD" w:rsidRDefault="00EF06CD" w:rsidP="00EF06CD">
      <w:r>
        <w:t>37.</w:t>
      </w:r>
      <w:r>
        <w:tab/>
        <w:t>I find it difficult to handle my emotions.</w:t>
      </w:r>
    </w:p>
    <w:p w14:paraId="7A509CDC" w14:textId="77777777" w:rsidR="00EF06CD" w:rsidRDefault="00EF06CD" w:rsidP="00EF06CD">
      <w:r>
        <w:lastRenderedPageBreak/>
        <w:t>38.</w:t>
      </w:r>
      <w:r>
        <w:tab/>
        <w:t>The people around me tell me I don't express my feelings openly.</w:t>
      </w:r>
    </w:p>
    <w:p w14:paraId="019E960B" w14:textId="77777777" w:rsidR="00EF06CD" w:rsidRDefault="00EF06CD" w:rsidP="00EF06CD">
      <w:r>
        <w:t>39.</w:t>
      </w:r>
      <w:r>
        <w:tab/>
        <w:t>When I am angry, I find it easy to calm myself down.</w:t>
      </w:r>
    </w:p>
    <w:p w14:paraId="3BEEC9B0" w14:textId="77777777" w:rsidR="00EF06CD" w:rsidRDefault="00EF06CD" w:rsidP="00EF06CD">
      <w:r>
        <w:t>40.</w:t>
      </w:r>
      <w:r>
        <w:tab/>
        <w:t>I am often surprised by people's responses because I was not aware they were in a bad mood.</w:t>
      </w:r>
    </w:p>
    <w:p w14:paraId="52BC266D" w14:textId="77777777" w:rsidR="00EF06CD" w:rsidRDefault="00EF06CD" w:rsidP="00EF06CD">
      <w:r>
        <w:t>41.</w:t>
      </w:r>
      <w:r>
        <w:tab/>
        <w:t>My feelings help me to focus on what is important to me.</w:t>
      </w:r>
    </w:p>
    <w:p w14:paraId="171AFF76" w14:textId="77777777" w:rsidR="00EF06CD" w:rsidRDefault="00EF06CD" w:rsidP="00EF06CD">
      <w:r>
        <w:t>42.</w:t>
      </w:r>
      <w:r>
        <w:tab/>
        <w:t>Others don't accept the way I express my emotions.</w:t>
      </w:r>
    </w:p>
    <w:p w14:paraId="01C71FDF" w14:textId="77777777" w:rsidR="00EF06CD" w:rsidRDefault="00EF06CD" w:rsidP="00EF06CD">
      <w:r>
        <w:t>43.</w:t>
      </w:r>
      <w:r>
        <w:tab/>
        <w:t>When I am sad, I often don't know why.</w:t>
      </w:r>
    </w:p>
    <w:p w14:paraId="4F1E64DC" w14:textId="77777777" w:rsidR="00EF06CD" w:rsidRDefault="00EF06CD" w:rsidP="00EF06CD">
      <w:r>
        <w:t>44.</w:t>
      </w:r>
      <w:r>
        <w:tab/>
        <w:t>Quite often I am not aware of people's emotional state.</w:t>
      </w:r>
    </w:p>
    <w:p w14:paraId="5C102443" w14:textId="77777777" w:rsidR="00EF06CD" w:rsidRDefault="00EF06CD" w:rsidP="00EF06CD">
      <w:r>
        <w:t>45.</w:t>
      </w:r>
      <w:r>
        <w:tab/>
        <w:t>Other people tell me I make a good confidant.</w:t>
      </w:r>
    </w:p>
    <w:p w14:paraId="724C1519" w14:textId="77777777" w:rsidR="00EF06CD" w:rsidRDefault="00EF06CD" w:rsidP="00EF06CD">
      <w:r>
        <w:t>46.</w:t>
      </w:r>
      <w:r>
        <w:tab/>
        <w:t>I feel uneasy when other people tell me about something that is difficult for them.</w:t>
      </w:r>
    </w:p>
    <w:p w14:paraId="6BD25C76" w14:textId="77777777" w:rsidR="00EF06CD" w:rsidRDefault="00EF06CD" w:rsidP="00EF06CD">
      <w:r>
        <w:t>47.</w:t>
      </w:r>
      <w:r>
        <w:tab/>
        <w:t>When I am confronted with an angry person, I can easily calm them down.</w:t>
      </w:r>
    </w:p>
    <w:p w14:paraId="003208CB" w14:textId="77777777" w:rsidR="00EF06CD" w:rsidRDefault="00EF06CD" w:rsidP="00EF06CD">
      <w:r>
        <w:t>48.</w:t>
      </w:r>
      <w:r>
        <w:tab/>
        <w:t>I am aware of my emotions as soon as they arise.</w:t>
      </w:r>
    </w:p>
    <w:p w14:paraId="1A87F2D8" w14:textId="77777777" w:rsidR="00EF06CD" w:rsidRDefault="00EF06CD" w:rsidP="00EF06CD">
      <w:r>
        <w:t>49.</w:t>
      </w:r>
      <w:r>
        <w:tab/>
        <w:t>When I am feeling low, I find it difficult to know exactly what kind of emotion it is I am feeling.</w:t>
      </w:r>
    </w:p>
    <w:p w14:paraId="061AB112" w14:textId="6C7C0A8E" w:rsidR="00EB1260" w:rsidRDefault="00EF06CD" w:rsidP="00EF06CD">
      <w:r>
        <w:t>50.</w:t>
      </w:r>
      <w:r>
        <w:tab/>
        <w:t>In a stressful situation I usually think in a way that helps me stay calm.</w:t>
      </w:r>
    </w:p>
    <w:p w14:paraId="6FF24341" w14:textId="77777777" w:rsidR="002622F5" w:rsidRDefault="002622F5" w:rsidP="00EF06CD"/>
    <w:p w14:paraId="00B6D431" w14:textId="77777777" w:rsidR="002622F5" w:rsidRPr="00EB1260" w:rsidRDefault="002622F5" w:rsidP="002622F5">
      <w:pPr>
        <w:pStyle w:val="Heading1"/>
      </w:pPr>
      <w:bookmarkStart w:id="193" w:name="_Toc203568161"/>
      <w:r>
        <w:t>Metacognitive Monitoring Scale</w:t>
      </w:r>
      <w:bookmarkEnd w:id="193"/>
    </w:p>
    <w:p w14:paraId="00F706E4" w14:textId="77777777" w:rsidR="002622F5" w:rsidRPr="00EB1260" w:rsidRDefault="002622F5" w:rsidP="002622F5"/>
    <w:p w14:paraId="1FD00DF3" w14:textId="77777777" w:rsidR="002622F5" w:rsidRDefault="002622F5" w:rsidP="002622F5">
      <w:pPr>
        <w:pStyle w:val="ListParagraph"/>
        <w:numPr>
          <w:ilvl w:val="0"/>
          <w:numId w:val="54"/>
        </w:numPr>
      </w:pPr>
      <w:r>
        <w:t>I deliberately assess my performance on all tasks</w:t>
      </w:r>
    </w:p>
    <w:p w14:paraId="0BB3E1AD" w14:textId="77777777" w:rsidR="002622F5" w:rsidRDefault="002622F5" w:rsidP="002622F5">
      <w:pPr>
        <w:pStyle w:val="ListParagraph"/>
        <w:numPr>
          <w:ilvl w:val="0"/>
          <w:numId w:val="54"/>
        </w:numPr>
      </w:pPr>
      <w:r>
        <w:t>I evaluate how confident I am after each decision</w:t>
      </w:r>
    </w:p>
    <w:p w14:paraId="0EE570F5" w14:textId="77777777" w:rsidR="002622F5" w:rsidRDefault="002622F5" w:rsidP="002622F5">
      <w:pPr>
        <w:pStyle w:val="ListParagraph"/>
        <w:numPr>
          <w:ilvl w:val="0"/>
          <w:numId w:val="54"/>
        </w:numPr>
      </w:pPr>
      <w:r>
        <w:t>When I perform tasks, I keep close track of how well I am doing</w:t>
      </w:r>
    </w:p>
    <w:p w14:paraId="132B28F2" w14:textId="77777777" w:rsidR="002622F5" w:rsidRDefault="002622F5" w:rsidP="002622F5">
      <w:pPr>
        <w:pStyle w:val="ListParagraph"/>
        <w:numPr>
          <w:ilvl w:val="0"/>
          <w:numId w:val="54"/>
        </w:numPr>
      </w:pPr>
      <w:r>
        <w:t>I always assess my performance</w:t>
      </w:r>
    </w:p>
    <w:p w14:paraId="79CE7964" w14:textId="77777777" w:rsidR="002622F5" w:rsidRDefault="002622F5" w:rsidP="002622F5">
      <w:pPr>
        <w:pStyle w:val="ListParagraph"/>
        <w:numPr>
          <w:ilvl w:val="0"/>
          <w:numId w:val="54"/>
        </w:numPr>
      </w:pPr>
      <w:r>
        <w:t>I'm realistic about my capabilities</w:t>
      </w:r>
    </w:p>
    <w:p w14:paraId="0113FB5A" w14:textId="77777777" w:rsidR="002622F5" w:rsidRDefault="002622F5" w:rsidP="002622F5">
      <w:pPr>
        <w:pStyle w:val="ListParagraph"/>
        <w:numPr>
          <w:ilvl w:val="0"/>
          <w:numId w:val="54"/>
        </w:numPr>
      </w:pPr>
      <w:r>
        <w:t>I know when I am performing well</w:t>
      </w:r>
    </w:p>
    <w:p w14:paraId="769E4F22" w14:textId="77777777" w:rsidR="002622F5" w:rsidRDefault="002622F5" w:rsidP="002622F5">
      <w:pPr>
        <w:pStyle w:val="ListParagraph"/>
        <w:numPr>
          <w:ilvl w:val="0"/>
          <w:numId w:val="54"/>
        </w:numPr>
      </w:pPr>
      <w:r>
        <w:t>I am aware of my strengths and weaknesses</w:t>
      </w:r>
    </w:p>
    <w:p w14:paraId="324EC856" w14:textId="77777777" w:rsidR="002622F5" w:rsidRPr="00EB1260" w:rsidRDefault="002622F5" w:rsidP="002622F5">
      <w:pPr>
        <w:pStyle w:val="ListParagraph"/>
        <w:numPr>
          <w:ilvl w:val="0"/>
          <w:numId w:val="54"/>
        </w:numPr>
      </w:pPr>
      <w:r>
        <w:t>I tend to be accurate in my self-assessments</w:t>
      </w:r>
    </w:p>
    <w:p w14:paraId="761C6FF5" w14:textId="77777777" w:rsidR="002622F5" w:rsidRDefault="002622F5" w:rsidP="00EF06CD"/>
    <w:p w14:paraId="3615C15E" w14:textId="77777777" w:rsidR="004B24E0" w:rsidRDefault="004B24E0" w:rsidP="00EF06CD"/>
    <w:p w14:paraId="12A6E674" w14:textId="77777777" w:rsidR="000C780E" w:rsidRPr="00AD7930" w:rsidRDefault="000C780E" w:rsidP="000C780E">
      <w:pPr>
        <w:pStyle w:val="Heading1"/>
        <w:rPr>
          <w:rFonts w:cs="Arial"/>
          <w:sz w:val="20"/>
          <w:szCs w:val="20"/>
        </w:rPr>
      </w:pPr>
      <w:bookmarkStart w:id="194" w:name="_Toc203568162"/>
      <w:r w:rsidRPr="00AD7930">
        <w:rPr>
          <w:rFonts w:cs="Arial"/>
          <w:sz w:val="20"/>
          <w:szCs w:val="20"/>
        </w:rPr>
        <w:t>Toronto Alexithymia Scale</w:t>
      </w:r>
      <w:bookmarkEnd w:id="194"/>
      <w:r w:rsidRPr="00AD7930">
        <w:rPr>
          <w:rFonts w:cs="Arial"/>
          <w:sz w:val="20"/>
          <w:szCs w:val="20"/>
        </w:rPr>
        <w:t xml:space="preserve"> </w:t>
      </w:r>
    </w:p>
    <w:p w14:paraId="27E3B41A" w14:textId="77777777" w:rsidR="000C780E" w:rsidRPr="00AD7930" w:rsidRDefault="000C780E" w:rsidP="000C780E">
      <w:pPr>
        <w:pStyle w:val="p1"/>
        <w:rPr>
          <w:rFonts w:ascii="Arial" w:hAnsi="Arial" w:cs="Arial"/>
          <w:sz w:val="20"/>
          <w:szCs w:val="20"/>
        </w:rPr>
      </w:pPr>
      <w:r w:rsidRPr="00AD7930">
        <w:rPr>
          <w:rStyle w:val="apple-converted-space"/>
          <w:rFonts w:ascii="Arial" w:hAnsi="Arial" w:cs="Arial"/>
          <w:sz w:val="20"/>
          <w:szCs w:val="20"/>
        </w:rPr>
        <w:t xml:space="preserve"> A </w:t>
      </w:r>
      <w:r w:rsidRPr="00AD7930">
        <w:rPr>
          <w:rFonts w:ascii="Arial" w:hAnsi="Arial" w:cs="Arial"/>
          <w:sz w:val="20"/>
          <w:szCs w:val="20"/>
        </w:rPr>
        <w:t xml:space="preserve">widely used measure assessing alexithymia, a personality construct characterized by difficulty identifying and describing feelings, and </w:t>
      </w:r>
      <w:proofErr w:type="gramStart"/>
      <w:r w:rsidRPr="00AD7930">
        <w:rPr>
          <w:rFonts w:ascii="Arial" w:hAnsi="Arial" w:cs="Arial"/>
          <w:sz w:val="20"/>
          <w:szCs w:val="20"/>
        </w:rPr>
        <w:t>externally-oriented</w:t>
      </w:r>
      <w:proofErr w:type="gramEnd"/>
      <w:r w:rsidRPr="00AD7930">
        <w:rPr>
          <w:rFonts w:ascii="Arial" w:hAnsi="Arial" w:cs="Arial"/>
          <w:sz w:val="20"/>
          <w:szCs w:val="20"/>
        </w:rPr>
        <w:t xml:space="preserve"> thinking.</w:t>
      </w:r>
    </w:p>
    <w:p w14:paraId="6581199E" w14:textId="77777777" w:rsidR="000C780E" w:rsidRPr="00AD7930" w:rsidRDefault="000C780E" w:rsidP="000C780E">
      <w:pPr>
        <w:rPr>
          <w:sz w:val="15"/>
          <w:szCs w:val="15"/>
        </w:rPr>
      </w:pPr>
    </w:p>
    <w:p w14:paraId="24C0A9E0" w14:textId="77777777" w:rsidR="000C780E" w:rsidRPr="00EB1260" w:rsidRDefault="000C780E" w:rsidP="000C780E"/>
    <w:p w14:paraId="0E41CA4C" w14:textId="77777777" w:rsidR="000C780E" w:rsidRPr="00ED03BE" w:rsidRDefault="000C780E" w:rsidP="000C780E">
      <w:pPr>
        <w:numPr>
          <w:ilvl w:val="0"/>
          <w:numId w:val="55"/>
        </w:numPr>
        <w:rPr>
          <w:lang w:val="en-AU"/>
        </w:rPr>
      </w:pPr>
      <w:r w:rsidRPr="00ED03BE">
        <w:rPr>
          <w:lang w:val="en-AU"/>
        </w:rPr>
        <w:t>I am often confused about what emotion I am feeling.</w:t>
      </w:r>
    </w:p>
    <w:p w14:paraId="0CFA89DF" w14:textId="77777777" w:rsidR="000C780E" w:rsidRPr="00ED03BE" w:rsidRDefault="000C780E" w:rsidP="000C780E">
      <w:pPr>
        <w:numPr>
          <w:ilvl w:val="0"/>
          <w:numId w:val="55"/>
        </w:numPr>
        <w:rPr>
          <w:lang w:val="en-AU"/>
        </w:rPr>
      </w:pPr>
      <w:r w:rsidRPr="00ED03BE">
        <w:rPr>
          <w:lang w:val="en-AU"/>
        </w:rPr>
        <w:t>It is difficult for me to find the right words for my feelings.</w:t>
      </w:r>
    </w:p>
    <w:p w14:paraId="0287F5B3" w14:textId="77777777" w:rsidR="000C780E" w:rsidRPr="00ED03BE" w:rsidRDefault="000C780E" w:rsidP="000C780E">
      <w:pPr>
        <w:numPr>
          <w:ilvl w:val="0"/>
          <w:numId w:val="55"/>
        </w:numPr>
        <w:rPr>
          <w:lang w:val="en-AU"/>
        </w:rPr>
      </w:pPr>
      <w:r w:rsidRPr="00ED03BE">
        <w:rPr>
          <w:lang w:val="en-AU"/>
        </w:rPr>
        <w:t>I have physical sensations that even doctors don’t understand.</w:t>
      </w:r>
    </w:p>
    <w:p w14:paraId="34E984A8" w14:textId="77777777" w:rsidR="000C780E" w:rsidRPr="00ED03BE" w:rsidRDefault="000C780E" w:rsidP="000C780E">
      <w:pPr>
        <w:numPr>
          <w:ilvl w:val="0"/>
          <w:numId w:val="55"/>
        </w:numPr>
        <w:rPr>
          <w:lang w:val="en-AU"/>
        </w:rPr>
      </w:pPr>
      <w:r w:rsidRPr="00ED03BE">
        <w:rPr>
          <w:lang w:val="en-AU"/>
        </w:rPr>
        <w:t xml:space="preserve">I </w:t>
      </w:r>
      <w:proofErr w:type="gramStart"/>
      <w:r w:rsidRPr="00ED03BE">
        <w:rPr>
          <w:lang w:val="en-AU"/>
        </w:rPr>
        <w:t>am able to</w:t>
      </w:r>
      <w:proofErr w:type="gramEnd"/>
      <w:r w:rsidRPr="00ED03BE">
        <w:rPr>
          <w:lang w:val="en-AU"/>
        </w:rPr>
        <w:t xml:space="preserve"> describe my feelings easily.</w:t>
      </w:r>
    </w:p>
    <w:p w14:paraId="7D92F673" w14:textId="77777777" w:rsidR="000C780E" w:rsidRPr="00ED03BE" w:rsidRDefault="000C780E" w:rsidP="000C780E">
      <w:pPr>
        <w:numPr>
          <w:ilvl w:val="0"/>
          <w:numId w:val="55"/>
        </w:numPr>
        <w:rPr>
          <w:lang w:val="en-AU"/>
        </w:rPr>
      </w:pPr>
      <w:r w:rsidRPr="00ED03BE">
        <w:rPr>
          <w:lang w:val="en-AU"/>
        </w:rPr>
        <w:t xml:space="preserve">I prefer to </w:t>
      </w:r>
      <w:proofErr w:type="spellStart"/>
      <w:r w:rsidRPr="00ED03BE">
        <w:rPr>
          <w:lang w:val="en-AU"/>
        </w:rPr>
        <w:t>analyze</w:t>
      </w:r>
      <w:proofErr w:type="spellEnd"/>
      <w:r w:rsidRPr="00ED03BE">
        <w:rPr>
          <w:lang w:val="en-AU"/>
        </w:rPr>
        <w:t xml:space="preserve"> problems rather than just describe them.</w:t>
      </w:r>
    </w:p>
    <w:p w14:paraId="0A058D52" w14:textId="77777777" w:rsidR="000C780E" w:rsidRPr="00ED03BE" w:rsidRDefault="000C780E" w:rsidP="000C780E">
      <w:pPr>
        <w:numPr>
          <w:ilvl w:val="0"/>
          <w:numId w:val="55"/>
        </w:numPr>
        <w:rPr>
          <w:lang w:val="en-AU"/>
        </w:rPr>
      </w:pPr>
      <w:r w:rsidRPr="00ED03BE">
        <w:rPr>
          <w:lang w:val="en-AU"/>
        </w:rPr>
        <w:t>When I am upset, I don’t know if I am sad, frightened, or angry.</w:t>
      </w:r>
    </w:p>
    <w:p w14:paraId="120B39B7" w14:textId="77777777" w:rsidR="000C780E" w:rsidRPr="00ED03BE" w:rsidRDefault="000C780E" w:rsidP="000C780E">
      <w:pPr>
        <w:numPr>
          <w:ilvl w:val="0"/>
          <w:numId w:val="55"/>
        </w:numPr>
        <w:rPr>
          <w:lang w:val="en-AU"/>
        </w:rPr>
      </w:pPr>
      <w:r w:rsidRPr="00ED03BE">
        <w:rPr>
          <w:lang w:val="en-AU"/>
        </w:rPr>
        <w:t>I am often puzzled by sensations in my body.</w:t>
      </w:r>
    </w:p>
    <w:p w14:paraId="53B1DA6D" w14:textId="77777777" w:rsidR="000C780E" w:rsidRPr="00ED03BE" w:rsidRDefault="000C780E" w:rsidP="000C780E">
      <w:pPr>
        <w:numPr>
          <w:ilvl w:val="0"/>
          <w:numId w:val="55"/>
        </w:numPr>
        <w:rPr>
          <w:lang w:val="en-AU"/>
        </w:rPr>
      </w:pPr>
      <w:r w:rsidRPr="00ED03BE">
        <w:rPr>
          <w:lang w:val="en-AU"/>
        </w:rPr>
        <w:t>I prefer to just let things happen rather than to understand why they turned out that way.</w:t>
      </w:r>
    </w:p>
    <w:p w14:paraId="6915633C" w14:textId="77777777" w:rsidR="000C780E" w:rsidRPr="00ED03BE" w:rsidRDefault="000C780E" w:rsidP="000C780E">
      <w:pPr>
        <w:numPr>
          <w:ilvl w:val="0"/>
          <w:numId w:val="55"/>
        </w:numPr>
        <w:rPr>
          <w:lang w:val="en-AU"/>
        </w:rPr>
      </w:pPr>
      <w:r w:rsidRPr="00ED03BE">
        <w:rPr>
          <w:lang w:val="en-AU"/>
        </w:rPr>
        <w:t>I have feelings that I can’t quite identify.</w:t>
      </w:r>
    </w:p>
    <w:p w14:paraId="748CD441" w14:textId="77777777" w:rsidR="000C780E" w:rsidRPr="00ED03BE" w:rsidRDefault="000C780E" w:rsidP="000C780E">
      <w:pPr>
        <w:numPr>
          <w:ilvl w:val="0"/>
          <w:numId w:val="55"/>
        </w:numPr>
        <w:rPr>
          <w:lang w:val="en-AU"/>
        </w:rPr>
      </w:pPr>
      <w:r w:rsidRPr="00ED03BE">
        <w:rPr>
          <w:lang w:val="en-AU"/>
        </w:rPr>
        <w:t>Being in touch with emotions is essential.</w:t>
      </w:r>
    </w:p>
    <w:p w14:paraId="59B7AB30" w14:textId="77777777" w:rsidR="000C780E" w:rsidRPr="00ED03BE" w:rsidRDefault="000C780E" w:rsidP="000C780E">
      <w:pPr>
        <w:numPr>
          <w:ilvl w:val="0"/>
          <w:numId w:val="55"/>
        </w:numPr>
        <w:rPr>
          <w:lang w:val="en-AU"/>
        </w:rPr>
      </w:pPr>
      <w:r w:rsidRPr="00ED03BE">
        <w:rPr>
          <w:lang w:val="en-AU"/>
        </w:rPr>
        <w:t>I find it hard to describe how I feel about people.</w:t>
      </w:r>
    </w:p>
    <w:p w14:paraId="762F27BA" w14:textId="77777777" w:rsidR="000C780E" w:rsidRPr="00ED03BE" w:rsidRDefault="000C780E" w:rsidP="000C780E">
      <w:pPr>
        <w:numPr>
          <w:ilvl w:val="0"/>
          <w:numId w:val="55"/>
        </w:numPr>
        <w:rPr>
          <w:lang w:val="en-AU"/>
        </w:rPr>
      </w:pPr>
      <w:r w:rsidRPr="00ED03BE">
        <w:rPr>
          <w:lang w:val="en-AU"/>
        </w:rPr>
        <w:t>People tell me to describe my feelings more.</w:t>
      </w:r>
    </w:p>
    <w:p w14:paraId="0A13FBDE" w14:textId="77777777" w:rsidR="000C780E" w:rsidRPr="00ED03BE" w:rsidRDefault="000C780E" w:rsidP="000C780E">
      <w:pPr>
        <w:numPr>
          <w:ilvl w:val="0"/>
          <w:numId w:val="55"/>
        </w:numPr>
        <w:rPr>
          <w:lang w:val="en-AU"/>
        </w:rPr>
      </w:pPr>
      <w:r w:rsidRPr="00ED03BE">
        <w:rPr>
          <w:lang w:val="en-AU"/>
        </w:rPr>
        <w:t>I don’t know what’s going on inside me.</w:t>
      </w:r>
    </w:p>
    <w:p w14:paraId="3BB21957" w14:textId="77777777" w:rsidR="000C780E" w:rsidRPr="00ED03BE" w:rsidRDefault="000C780E" w:rsidP="000C780E">
      <w:pPr>
        <w:numPr>
          <w:ilvl w:val="0"/>
          <w:numId w:val="55"/>
        </w:numPr>
        <w:rPr>
          <w:lang w:val="en-AU"/>
        </w:rPr>
      </w:pPr>
      <w:r w:rsidRPr="00ED03BE">
        <w:rPr>
          <w:lang w:val="en-AU"/>
        </w:rPr>
        <w:t>I often don’t know why I am angry.</w:t>
      </w:r>
    </w:p>
    <w:p w14:paraId="3A82E018" w14:textId="77777777" w:rsidR="000C780E" w:rsidRPr="00ED03BE" w:rsidRDefault="000C780E" w:rsidP="000C780E">
      <w:pPr>
        <w:numPr>
          <w:ilvl w:val="0"/>
          <w:numId w:val="55"/>
        </w:numPr>
        <w:rPr>
          <w:lang w:val="en-AU"/>
        </w:rPr>
      </w:pPr>
      <w:r w:rsidRPr="00ED03BE">
        <w:rPr>
          <w:lang w:val="en-AU"/>
        </w:rPr>
        <w:t>I prefer talking to people about their daily activities rather than their feelings.</w:t>
      </w:r>
    </w:p>
    <w:p w14:paraId="49DBC91E" w14:textId="77777777" w:rsidR="000C780E" w:rsidRPr="00ED03BE" w:rsidRDefault="000C780E" w:rsidP="000C780E">
      <w:pPr>
        <w:numPr>
          <w:ilvl w:val="0"/>
          <w:numId w:val="55"/>
        </w:numPr>
        <w:rPr>
          <w:lang w:val="en-AU"/>
        </w:rPr>
      </w:pPr>
      <w:r w:rsidRPr="00ED03BE">
        <w:rPr>
          <w:lang w:val="en-AU"/>
        </w:rPr>
        <w:t>I prefer to watch “light” entertainment shows rather than psychological dramas.</w:t>
      </w:r>
    </w:p>
    <w:p w14:paraId="0FBF59EB" w14:textId="77777777" w:rsidR="000C780E" w:rsidRPr="00ED03BE" w:rsidRDefault="000C780E" w:rsidP="000C780E">
      <w:pPr>
        <w:numPr>
          <w:ilvl w:val="0"/>
          <w:numId w:val="55"/>
        </w:numPr>
        <w:rPr>
          <w:lang w:val="en-AU"/>
        </w:rPr>
      </w:pPr>
      <w:r w:rsidRPr="00ED03BE">
        <w:rPr>
          <w:lang w:val="en-AU"/>
        </w:rPr>
        <w:t>It is difficult for me to reveal my innermost feelings, even to close friends.</w:t>
      </w:r>
    </w:p>
    <w:p w14:paraId="3AE953EE" w14:textId="77777777" w:rsidR="000C780E" w:rsidRPr="00ED03BE" w:rsidRDefault="000C780E" w:rsidP="000C780E">
      <w:pPr>
        <w:numPr>
          <w:ilvl w:val="0"/>
          <w:numId w:val="55"/>
        </w:numPr>
        <w:rPr>
          <w:lang w:val="en-AU"/>
        </w:rPr>
      </w:pPr>
      <w:r w:rsidRPr="00ED03BE">
        <w:rPr>
          <w:lang w:val="en-AU"/>
        </w:rPr>
        <w:t>I can feel close to someone, even in moments of silence.</w:t>
      </w:r>
    </w:p>
    <w:p w14:paraId="244596D9" w14:textId="77777777" w:rsidR="000C780E" w:rsidRPr="00ED03BE" w:rsidRDefault="000C780E" w:rsidP="000C780E">
      <w:pPr>
        <w:numPr>
          <w:ilvl w:val="0"/>
          <w:numId w:val="55"/>
        </w:numPr>
        <w:rPr>
          <w:lang w:val="en-AU"/>
        </w:rPr>
      </w:pPr>
      <w:r w:rsidRPr="00ED03BE">
        <w:rPr>
          <w:lang w:val="en-AU"/>
        </w:rPr>
        <w:t>I find examination of my feelings useful in solving personal problems.</w:t>
      </w:r>
    </w:p>
    <w:p w14:paraId="1CB8BDF4" w14:textId="77777777" w:rsidR="000C780E" w:rsidRPr="00ED03BE" w:rsidRDefault="000C780E" w:rsidP="000C780E">
      <w:pPr>
        <w:numPr>
          <w:ilvl w:val="0"/>
          <w:numId w:val="55"/>
        </w:numPr>
        <w:rPr>
          <w:lang w:val="en-AU"/>
        </w:rPr>
      </w:pPr>
      <w:r w:rsidRPr="00ED03BE">
        <w:rPr>
          <w:lang w:val="en-AU"/>
        </w:rPr>
        <w:t>Looking for hidden meanings in movies or plays distracts from my enjoyment.</w:t>
      </w:r>
    </w:p>
    <w:p w14:paraId="5B5D3A40" w14:textId="229090A7" w:rsidR="00EB1260" w:rsidRPr="00EB1260" w:rsidRDefault="00EB1260"/>
    <w:p w14:paraId="1F0A239F" w14:textId="63055324" w:rsidR="00EB1260" w:rsidRPr="00EB1260" w:rsidRDefault="00EB1260"/>
    <w:p w14:paraId="5E5377C0" w14:textId="4325DB43" w:rsidR="00EB1260" w:rsidRPr="00EB1260" w:rsidRDefault="00EB1260"/>
    <w:p w14:paraId="1E59835E" w14:textId="6B116172" w:rsidR="00EB1260" w:rsidRPr="00EB1260" w:rsidRDefault="00EB1260"/>
    <w:p w14:paraId="769F45AC" w14:textId="77777777" w:rsidR="00A634A2" w:rsidRDefault="00A634A2" w:rsidP="00A634A2">
      <w:pPr>
        <w:pStyle w:val="Heading1"/>
      </w:pPr>
      <w:bookmarkStart w:id="195" w:name="_Toc203568163"/>
      <w:r w:rsidRPr="005910C7">
        <w:t>Perth Alexithymia Questionnaire</w:t>
      </w:r>
      <w:bookmarkEnd w:id="195"/>
    </w:p>
    <w:p w14:paraId="5740D3A4" w14:textId="77777777" w:rsidR="00A634A2" w:rsidRPr="005910C7" w:rsidRDefault="00A634A2" w:rsidP="00A634A2">
      <w:pPr>
        <w:numPr>
          <w:ilvl w:val="0"/>
          <w:numId w:val="56"/>
        </w:numPr>
        <w:rPr>
          <w:lang w:val="en-AU"/>
        </w:rPr>
      </w:pPr>
      <w:r w:rsidRPr="005910C7">
        <w:rPr>
          <w:lang w:val="en-AU"/>
        </w:rPr>
        <w:lastRenderedPageBreak/>
        <w:t>When I’m feeling bad (feeling an unpleasant emotion), I can’t find the right words to describe those feelings.</w:t>
      </w:r>
    </w:p>
    <w:p w14:paraId="6D0413AA" w14:textId="77777777" w:rsidR="00A634A2" w:rsidRPr="005910C7" w:rsidRDefault="00A634A2" w:rsidP="00A634A2">
      <w:pPr>
        <w:numPr>
          <w:ilvl w:val="0"/>
          <w:numId w:val="56"/>
        </w:numPr>
        <w:rPr>
          <w:lang w:val="en-AU"/>
        </w:rPr>
      </w:pPr>
      <w:r w:rsidRPr="005910C7">
        <w:rPr>
          <w:lang w:val="en-AU"/>
        </w:rPr>
        <w:t>When I’m feeling bad, I can’t tell whether I’m sad, angry, or scared.</w:t>
      </w:r>
    </w:p>
    <w:p w14:paraId="50735FD6" w14:textId="77777777" w:rsidR="00A634A2" w:rsidRPr="005910C7" w:rsidRDefault="00A634A2" w:rsidP="00A634A2">
      <w:pPr>
        <w:numPr>
          <w:ilvl w:val="0"/>
          <w:numId w:val="56"/>
        </w:numPr>
        <w:rPr>
          <w:lang w:val="en-AU"/>
        </w:rPr>
      </w:pPr>
      <w:r w:rsidRPr="005910C7">
        <w:rPr>
          <w:lang w:val="en-AU"/>
        </w:rPr>
        <w:t>I tend to ignore how I feel.</w:t>
      </w:r>
    </w:p>
    <w:p w14:paraId="753070FA" w14:textId="77777777" w:rsidR="00A634A2" w:rsidRPr="005910C7" w:rsidRDefault="00A634A2" w:rsidP="00A634A2">
      <w:pPr>
        <w:numPr>
          <w:ilvl w:val="0"/>
          <w:numId w:val="56"/>
        </w:numPr>
        <w:rPr>
          <w:lang w:val="en-AU"/>
        </w:rPr>
      </w:pPr>
      <w:r w:rsidRPr="005910C7">
        <w:rPr>
          <w:lang w:val="en-AU"/>
        </w:rPr>
        <w:t>When I’m feeling good (feeling a pleasant emotion), I can’t find the right words to describe those feelings.</w:t>
      </w:r>
    </w:p>
    <w:p w14:paraId="5E6B17A9" w14:textId="77777777" w:rsidR="00A634A2" w:rsidRPr="005910C7" w:rsidRDefault="00A634A2" w:rsidP="00A634A2">
      <w:pPr>
        <w:numPr>
          <w:ilvl w:val="0"/>
          <w:numId w:val="56"/>
        </w:numPr>
        <w:rPr>
          <w:lang w:val="en-AU"/>
        </w:rPr>
      </w:pPr>
      <w:r w:rsidRPr="005910C7">
        <w:rPr>
          <w:lang w:val="en-AU"/>
        </w:rPr>
        <w:t>When I’m feeling good, I can’t tell whether I’m happy, excited, or amused.</w:t>
      </w:r>
    </w:p>
    <w:p w14:paraId="4D779D5D" w14:textId="77777777" w:rsidR="00A634A2" w:rsidRPr="005910C7" w:rsidRDefault="00A634A2" w:rsidP="00A634A2">
      <w:pPr>
        <w:numPr>
          <w:ilvl w:val="0"/>
          <w:numId w:val="56"/>
        </w:numPr>
        <w:rPr>
          <w:lang w:val="en-AU"/>
        </w:rPr>
      </w:pPr>
      <w:r w:rsidRPr="005910C7">
        <w:rPr>
          <w:lang w:val="en-AU"/>
        </w:rPr>
        <w:t>I prefer to just let my feelings happen in the background, rather than focus on them.</w:t>
      </w:r>
    </w:p>
    <w:p w14:paraId="00DCD301" w14:textId="77777777" w:rsidR="00A634A2" w:rsidRPr="005910C7" w:rsidRDefault="00A634A2" w:rsidP="00A634A2">
      <w:pPr>
        <w:numPr>
          <w:ilvl w:val="0"/>
          <w:numId w:val="56"/>
        </w:numPr>
        <w:rPr>
          <w:lang w:val="en-AU"/>
        </w:rPr>
      </w:pPr>
      <w:r w:rsidRPr="005910C7">
        <w:rPr>
          <w:lang w:val="en-AU"/>
        </w:rPr>
        <w:t>When I’m feeling bad, I can’t talk about those feelings in much depth or detail.</w:t>
      </w:r>
    </w:p>
    <w:p w14:paraId="32977527" w14:textId="77777777" w:rsidR="00A634A2" w:rsidRPr="005910C7" w:rsidRDefault="00A634A2" w:rsidP="00A634A2">
      <w:pPr>
        <w:numPr>
          <w:ilvl w:val="0"/>
          <w:numId w:val="56"/>
        </w:numPr>
        <w:rPr>
          <w:lang w:val="en-AU"/>
        </w:rPr>
      </w:pPr>
      <w:r w:rsidRPr="005910C7">
        <w:rPr>
          <w:lang w:val="en-AU"/>
        </w:rPr>
        <w:t>When I’m feeling bad, I can’t make sense of those feelings.</w:t>
      </w:r>
    </w:p>
    <w:p w14:paraId="77761DF3" w14:textId="77777777" w:rsidR="00A634A2" w:rsidRPr="005910C7" w:rsidRDefault="00A634A2" w:rsidP="00A634A2">
      <w:pPr>
        <w:numPr>
          <w:ilvl w:val="0"/>
          <w:numId w:val="56"/>
        </w:numPr>
        <w:rPr>
          <w:lang w:val="en-AU"/>
        </w:rPr>
      </w:pPr>
      <w:r w:rsidRPr="005910C7">
        <w:rPr>
          <w:lang w:val="en-AU"/>
        </w:rPr>
        <w:t>I don’t pay attention to my emotions.</w:t>
      </w:r>
    </w:p>
    <w:p w14:paraId="0967F53E" w14:textId="77777777" w:rsidR="00A634A2" w:rsidRPr="005910C7" w:rsidRDefault="00A634A2" w:rsidP="00A634A2">
      <w:pPr>
        <w:numPr>
          <w:ilvl w:val="0"/>
          <w:numId w:val="56"/>
        </w:numPr>
        <w:rPr>
          <w:lang w:val="en-AU"/>
        </w:rPr>
      </w:pPr>
      <w:r w:rsidRPr="005910C7">
        <w:rPr>
          <w:lang w:val="en-AU"/>
        </w:rPr>
        <w:t>When I’m feeling good, I can’t talk about those feelings in much depth or detail.</w:t>
      </w:r>
    </w:p>
    <w:p w14:paraId="74381447" w14:textId="77777777" w:rsidR="00A634A2" w:rsidRPr="005910C7" w:rsidRDefault="00A634A2" w:rsidP="00A634A2">
      <w:pPr>
        <w:numPr>
          <w:ilvl w:val="0"/>
          <w:numId w:val="56"/>
        </w:numPr>
        <w:rPr>
          <w:lang w:val="en-AU"/>
        </w:rPr>
      </w:pPr>
      <w:r w:rsidRPr="005910C7">
        <w:rPr>
          <w:lang w:val="en-AU"/>
        </w:rPr>
        <w:t>When I’m feeling good, I can’t make sense of those feelings.</w:t>
      </w:r>
    </w:p>
    <w:p w14:paraId="266ECFF2" w14:textId="77777777" w:rsidR="00A634A2" w:rsidRPr="005910C7" w:rsidRDefault="00A634A2" w:rsidP="00A634A2">
      <w:pPr>
        <w:numPr>
          <w:ilvl w:val="0"/>
          <w:numId w:val="56"/>
        </w:numPr>
        <w:rPr>
          <w:lang w:val="en-AU"/>
        </w:rPr>
      </w:pPr>
      <w:r w:rsidRPr="005910C7">
        <w:rPr>
          <w:lang w:val="en-AU"/>
        </w:rPr>
        <w:t>Usually, I try to avoid thinking about what I’m feeling.</w:t>
      </w:r>
    </w:p>
    <w:p w14:paraId="042C3CD3" w14:textId="77777777" w:rsidR="00A634A2" w:rsidRPr="005910C7" w:rsidRDefault="00A634A2" w:rsidP="00A634A2">
      <w:pPr>
        <w:numPr>
          <w:ilvl w:val="0"/>
          <w:numId w:val="56"/>
        </w:numPr>
        <w:rPr>
          <w:lang w:val="en-AU"/>
        </w:rPr>
      </w:pPr>
      <w:r w:rsidRPr="005910C7">
        <w:rPr>
          <w:lang w:val="en-AU"/>
        </w:rPr>
        <w:t>When something bad happens, it’s hard for me to put into words how I’m feeling.</w:t>
      </w:r>
    </w:p>
    <w:p w14:paraId="30263030" w14:textId="77777777" w:rsidR="00A634A2" w:rsidRPr="005910C7" w:rsidRDefault="00A634A2" w:rsidP="00A634A2">
      <w:pPr>
        <w:numPr>
          <w:ilvl w:val="0"/>
          <w:numId w:val="56"/>
        </w:numPr>
        <w:rPr>
          <w:lang w:val="en-AU"/>
        </w:rPr>
      </w:pPr>
      <w:r w:rsidRPr="005910C7">
        <w:rPr>
          <w:lang w:val="en-AU"/>
        </w:rPr>
        <w:t>When I’m feeling bad, I get confused about what emotion it is.</w:t>
      </w:r>
    </w:p>
    <w:p w14:paraId="44136A7E" w14:textId="77777777" w:rsidR="00A634A2" w:rsidRPr="005910C7" w:rsidRDefault="00A634A2" w:rsidP="00A634A2">
      <w:pPr>
        <w:numPr>
          <w:ilvl w:val="0"/>
          <w:numId w:val="56"/>
        </w:numPr>
        <w:rPr>
          <w:lang w:val="en-AU"/>
        </w:rPr>
      </w:pPr>
      <w:r w:rsidRPr="005910C7">
        <w:rPr>
          <w:lang w:val="en-AU"/>
        </w:rPr>
        <w:t xml:space="preserve">I prefer to focus on things I can </w:t>
      </w:r>
      <w:proofErr w:type="gramStart"/>
      <w:r w:rsidRPr="005910C7">
        <w:rPr>
          <w:lang w:val="en-AU"/>
        </w:rPr>
        <w:t>actually see</w:t>
      </w:r>
      <w:proofErr w:type="gramEnd"/>
      <w:r w:rsidRPr="005910C7">
        <w:rPr>
          <w:lang w:val="en-AU"/>
        </w:rPr>
        <w:t xml:space="preserve"> or touch, rather than my emotions.</w:t>
      </w:r>
    </w:p>
    <w:p w14:paraId="37E9416F" w14:textId="77777777" w:rsidR="00A634A2" w:rsidRPr="005910C7" w:rsidRDefault="00A634A2" w:rsidP="00A634A2">
      <w:pPr>
        <w:numPr>
          <w:ilvl w:val="0"/>
          <w:numId w:val="56"/>
        </w:numPr>
        <w:rPr>
          <w:lang w:val="en-AU"/>
        </w:rPr>
      </w:pPr>
      <w:r w:rsidRPr="005910C7">
        <w:rPr>
          <w:lang w:val="en-AU"/>
        </w:rPr>
        <w:t>When something good happens, it’s hard for me to put into words how I’m feeling.</w:t>
      </w:r>
    </w:p>
    <w:p w14:paraId="0A801B1D" w14:textId="77777777" w:rsidR="00A634A2" w:rsidRPr="005910C7" w:rsidRDefault="00A634A2" w:rsidP="00A634A2">
      <w:pPr>
        <w:numPr>
          <w:ilvl w:val="0"/>
          <w:numId w:val="56"/>
        </w:numPr>
        <w:rPr>
          <w:lang w:val="en-AU"/>
        </w:rPr>
      </w:pPr>
      <w:r w:rsidRPr="005910C7">
        <w:rPr>
          <w:lang w:val="en-AU"/>
        </w:rPr>
        <w:t>When I’m feeling good, I get confused about what emotion it is.</w:t>
      </w:r>
    </w:p>
    <w:p w14:paraId="6F9CEE91" w14:textId="77777777" w:rsidR="00A634A2" w:rsidRPr="005910C7" w:rsidRDefault="00A634A2" w:rsidP="00A634A2">
      <w:pPr>
        <w:numPr>
          <w:ilvl w:val="0"/>
          <w:numId w:val="56"/>
        </w:numPr>
        <w:rPr>
          <w:lang w:val="en-AU"/>
        </w:rPr>
      </w:pPr>
      <w:r w:rsidRPr="005910C7">
        <w:rPr>
          <w:lang w:val="en-AU"/>
        </w:rPr>
        <w:t>I don’t try to be ‘in touch’ with my emotions.</w:t>
      </w:r>
    </w:p>
    <w:p w14:paraId="72791201" w14:textId="77777777" w:rsidR="00A634A2" w:rsidRPr="005910C7" w:rsidRDefault="00A634A2" w:rsidP="00A634A2">
      <w:pPr>
        <w:numPr>
          <w:ilvl w:val="0"/>
          <w:numId w:val="56"/>
        </w:numPr>
        <w:rPr>
          <w:lang w:val="en-AU"/>
        </w:rPr>
      </w:pPr>
      <w:r w:rsidRPr="005910C7">
        <w:rPr>
          <w:lang w:val="en-AU"/>
        </w:rPr>
        <w:t>When I’m feeling bad, if I try to describe how I’m feeling I don’t know what to say.</w:t>
      </w:r>
    </w:p>
    <w:p w14:paraId="29B4AEC5" w14:textId="77777777" w:rsidR="00A634A2" w:rsidRPr="005910C7" w:rsidRDefault="00A634A2" w:rsidP="00A634A2">
      <w:pPr>
        <w:numPr>
          <w:ilvl w:val="0"/>
          <w:numId w:val="56"/>
        </w:numPr>
        <w:rPr>
          <w:lang w:val="en-AU"/>
        </w:rPr>
      </w:pPr>
      <w:r w:rsidRPr="005910C7">
        <w:rPr>
          <w:lang w:val="en-AU"/>
        </w:rPr>
        <w:t>When I’m feeling bad, I’m puzzled by those feelings.</w:t>
      </w:r>
    </w:p>
    <w:p w14:paraId="13A17F88" w14:textId="77777777" w:rsidR="00A634A2" w:rsidRPr="005910C7" w:rsidRDefault="00A634A2" w:rsidP="00A634A2">
      <w:pPr>
        <w:numPr>
          <w:ilvl w:val="0"/>
          <w:numId w:val="56"/>
        </w:numPr>
        <w:rPr>
          <w:lang w:val="en-AU"/>
        </w:rPr>
      </w:pPr>
      <w:r w:rsidRPr="005910C7">
        <w:rPr>
          <w:lang w:val="en-AU"/>
        </w:rPr>
        <w:t>It’s not important for me to know what I’m feeling.</w:t>
      </w:r>
    </w:p>
    <w:p w14:paraId="35A62E38" w14:textId="77777777" w:rsidR="00A634A2" w:rsidRPr="005910C7" w:rsidRDefault="00A634A2" w:rsidP="00A634A2">
      <w:pPr>
        <w:numPr>
          <w:ilvl w:val="0"/>
          <w:numId w:val="56"/>
        </w:numPr>
        <w:rPr>
          <w:lang w:val="en-AU"/>
        </w:rPr>
      </w:pPr>
      <w:r w:rsidRPr="005910C7">
        <w:rPr>
          <w:lang w:val="en-AU"/>
        </w:rPr>
        <w:t>When I’m feeling good, if I try to describe how I’m feeling I don’t know what to say.</w:t>
      </w:r>
    </w:p>
    <w:p w14:paraId="4347DB75" w14:textId="77777777" w:rsidR="00A634A2" w:rsidRPr="005910C7" w:rsidRDefault="00A634A2" w:rsidP="00A634A2">
      <w:pPr>
        <w:numPr>
          <w:ilvl w:val="0"/>
          <w:numId w:val="56"/>
        </w:numPr>
        <w:rPr>
          <w:lang w:val="en-AU"/>
        </w:rPr>
      </w:pPr>
      <w:r w:rsidRPr="005910C7">
        <w:rPr>
          <w:lang w:val="en-AU"/>
        </w:rPr>
        <w:t>When I’m feeling good, I’m puzzled by those feelings.</w:t>
      </w:r>
    </w:p>
    <w:p w14:paraId="36BAEB6D" w14:textId="77777777" w:rsidR="00A634A2" w:rsidRPr="005910C7" w:rsidRDefault="00A634A2" w:rsidP="00A634A2">
      <w:pPr>
        <w:numPr>
          <w:ilvl w:val="0"/>
          <w:numId w:val="56"/>
        </w:numPr>
        <w:rPr>
          <w:lang w:val="en-AU"/>
        </w:rPr>
      </w:pPr>
      <w:r w:rsidRPr="005910C7">
        <w:rPr>
          <w:lang w:val="en-AU"/>
        </w:rPr>
        <w:t>It’s strange for me to think about my emotions.</w:t>
      </w:r>
    </w:p>
    <w:p w14:paraId="3BE678DC" w14:textId="77777777" w:rsidR="00A634A2" w:rsidRPr="00EB1260" w:rsidRDefault="00A634A2" w:rsidP="00A634A2"/>
    <w:p w14:paraId="14D44A61" w14:textId="2F36175F" w:rsidR="00EB1260" w:rsidRPr="00EB1260" w:rsidRDefault="00EB1260"/>
    <w:p w14:paraId="492B70D3" w14:textId="22943C46" w:rsidR="00EB1260" w:rsidRPr="00EB1260" w:rsidRDefault="00EB1260"/>
    <w:p w14:paraId="2BD9194E" w14:textId="42AC90F0" w:rsidR="00EB1260" w:rsidRPr="00EB1260" w:rsidRDefault="00EB1260"/>
    <w:p w14:paraId="2B3BA028" w14:textId="77777777" w:rsidR="00D041B6" w:rsidRDefault="00D041B6">
      <w:pPr>
        <w:pStyle w:val="Heading1"/>
        <w:rPr>
          <w:ins w:id="196" w:author="Kit Double" w:date="2025-07-16T14:21:00Z" w16du:dateUtc="2025-07-16T04:21:00Z"/>
        </w:rPr>
        <w:pPrChange w:id="197" w:author="Kit Double" w:date="2025-07-16T14:21:00Z" w16du:dateUtc="2025-07-16T04:21:00Z">
          <w:pPr>
            <w:pStyle w:val="Heading1"/>
            <w:numPr>
              <w:numId w:val="57"/>
            </w:numPr>
          </w:pPr>
        </w:pPrChange>
      </w:pPr>
      <w:bookmarkStart w:id="198" w:name="_Toc203568164"/>
      <w:ins w:id="199" w:author="Kit Double" w:date="2025-07-16T14:21:00Z" w16du:dateUtc="2025-07-16T04:21:00Z">
        <w:r>
          <w:t>Social Axioms Survey II (SAS II)</w:t>
        </w:r>
        <w:bookmarkEnd w:id="198"/>
        <w:r>
          <w:t xml:space="preserve"> </w:t>
        </w:r>
      </w:ins>
    </w:p>
    <w:p w14:paraId="297BD66E" w14:textId="77777777" w:rsidR="00D041B6" w:rsidRDefault="00D041B6" w:rsidP="00D041B6">
      <w:pPr>
        <w:ind w:left="0"/>
        <w:rPr>
          <w:ins w:id="200" w:author="Kit Double" w:date="2025-07-16T14:21:00Z" w16du:dateUtc="2025-07-16T04:21:00Z"/>
        </w:rPr>
      </w:pPr>
    </w:p>
    <w:p w14:paraId="0EDE00C6" w14:textId="77777777" w:rsidR="00D041B6" w:rsidRDefault="00D041B6" w:rsidP="00D041B6">
      <w:pPr>
        <w:rPr>
          <w:ins w:id="201" w:author="Kit Double" w:date="2025-07-16T14:21:00Z" w16du:dateUtc="2025-07-16T04:21:00Z"/>
        </w:rPr>
      </w:pPr>
    </w:p>
    <w:p w14:paraId="75D051FE" w14:textId="77777777" w:rsidR="00D041B6" w:rsidRDefault="00D041B6" w:rsidP="00D041B6">
      <w:pPr>
        <w:rPr>
          <w:ins w:id="202" w:author="Kit Double" w:date="2025-07-16T14:21:00Z" w16du:dateUtc="2025-07-16T04:21:00Z"/>
        </w:rPr>
      </w:pPr>
      <w:ins w:id="203" w:author="Kit Double" w:date="2025-07-16T14:21:00Z" w16du:dateUtc="2025-07-16T04:21:00Z">
        <w:r>
          <w:t>Social Cynicism</w:t>
        </w:r>
      </w:ins>
    </w:p>
    <w:p w14:paraId="53E6619A" w14:textId="77777777" w:rsidR="00D041B6" w:rsidRDefault="00D041B6" w:rsidP="00D041B6">
      <w:pPr>
        <w:rPr>
          <w:ins w:id="204" w:author="Kit Double" w:date="2025-07-16T14:21:00Z" w16du:dateUtc="2025-07-16T04:21:00Z"/>
        </w:rPr>
      </w:pPr>
      <w:ins w:id="205" w:author="Kit Double" w:date="2025-07-16T14:21:00Z" w16du:dateUtc="2025-07-16T04:21:00Z">
        <w:r>
          <w:tab/>
          <w:t>1.</w:t>
        </w:r>
        <w:r>
          <w:tab/>
          <w:t>People create hurdles to prevent others from succeeding.</w:t>
        </w:r>
      </w:ins>
    </w:p>
    <w:p w14:paraId="483B332D" w14:textId="77777777" w:rsidR="00D041B6" w:rsidRDefault="00D041B6" w:rsidP="00D041B6">
      <w:pPr>
        <w:rPr>
          <w:ins w:id="206" w:author="Kit Double" w:date="2025-07-16T14:21:00Z" w16du:dateUtc="2025-07-16T04:21:00Z"/>
        </w:rPr>
      </w:pPr>
      <w:ins w:id="207" w:author="Kit Double" w:date="2025-07-16T14:21:00Z" w16du:dateUtc="2025-07-16T04:21:00Z">
        <w:r>
          <w:tab/>
          <w:t>2.</w:t>
        </w:r>
        <w:r>
          <w:tab/>
          <w:t>People dislike others who succeed in life.</w:t>
        </w:r>
      </w:ins>
    </w:p>
    <w:p w14:paraId="22272436" w14:textId="77777777" w:rsidR="00D041B6" w:rsidRDefault="00D041B6" w:rsidP="00D041B6">
      <w:pPr>
        <w:rPr>
          <w:ins w:id="208" w:author="Kit Double" w:date="2025-07-16T14:21:00Z" w16du:dateUtc="2025-07-16T04:21:00Z"/>
        </w:rPr>
      </w:pPr>
      <w:ins w:id="209" w:author="Kit Double" w:date="2025-07-16T14:21:00Z" w16du:dateUtc="2025-07-16T04:21:00Z">
        <w:r>
          <w:tab/>
          <w:t>3.</w:t>
        </w:r>
        <w:r>
          <w:tab/>
          <w:t>Powerful people tend to exploit others.</w:t>
        </w:r>
      </w:ins>
    </w:p>
    <w:p w14:paraId="52A4DD72" w14:textId="77777777" w:rsidR="00D041B6" w:rsidRDefault="00D041B6" w:rsidP="00D041B6">
      <w:pPr>
        <w:rPr>
          <w:ins w:id="210" w:author="Kit Double" w:date="2025-07-16T14:21:00Z" w16du:dateUtc="2025-07-16T04:21:00Z"/>
        </w:rPr>
      </w:pPr>
      <w:ins w:id="211" w:author="Kit Double" w:date="2025-07-16T14:21:00Z" w16du:dateUtc="2025-07-16T04:21:00Z">
        <w:r>
          <w:tab/>
          <w:t>4.</w:t>
        </w:r>
        <w:r>
          <w:tab/>
          <w:t>People who become rich and successful forget the people who helped them along the way.</w:t>
        </w:r>
      </w:ins>
    </w:p>
    <w:p w14:paraId="19D0303D" w14:textId="77777777" w:rsidR="00D041B6" w:rsidRDefault="00D041B6" w:rsidP="00D041B6">
      <w:pPr>
        <w:rPr>
          <w:ins w:id="212" w:author="Kit Double" w:date="2025-07-16T14:21:00Z" w16du:dateUtc="2025-07-16T04:21:00Z"/>
        </w:rPr>
      </w:pPr>
      <w:ins w:id="213" w:author="Kit Double" w:date="2025-07-16T14:21:00Z" w16du:dateUtc="2025-07-16T04:21:00Z">
        <w:r>
          <w:tab/>
          <w:t>5.</w:t>
        </w:r>
        <w:r>
          <w:tab/>
          <w:t>Kind-hearted people usually suffer losses.</w:t>
        </w:r>
      </w:ins>
    </w:p>
    <w:p w14:paraId="62D7551F" w14:textId="77777777" w:rsidR="00D041B6" w:rsidRDefault="00D041B6" w:rsidP="00D041B6">
      <w:pPr>
        <w:rPr>
          <w:ins w:id="214" w:author="Kit Double" w:date="2025-07-16T14:21:00Z" w16du:dateUtc="2025-07-16T04:21:00Z"/>
        </w:rPr>
      </w:pPr>
      <w:ins w:id="215" w:author="Kit Double" w:date="2025-07-16T14:21:00Z" w16du:dateUtc="2025-07-16T04:21:00Z">
        <w:r>
          <w:tab/>
          <w:t>6.</w:t>
        </w:r>
        <w:r>
          <w:tab/>
          <w:t>Opportunities for people to get wealthy promote dishonesty.</w:t>
        </w:r>
      </w:ins>
    </w:p>
    <w:p w14:paraId="79E9729B" w14:textId="77777777" w:rsidR="00D041B6" w:rsidRDefault="00D041B6" w:rsidP="00D041B6">
      <w:pPr>
        <w:rPr>
          <w:ins w:id="216" w:author="Kit Double" w:date="2025-07-16T14:21:00Z" w16du:dateUtc="2025-07-16T04:21:00Z"/>
        </w:rPr>
      </w:pPr>
      <w:ins w:id="217" w:author="Kit Double" w:date="2025-07-16T14:21:00Z" w16du:dateUtc="2025-07-16T04:21:00Z">
        <w:r>
          <w:tab/>
          <w:t>7.</w:t>
        </w:r>
        <w:r>
          <w:tab/>
          <w:t>Kind-hearted people are easily bullied.</w:t>
        </w:r>
      </w:ins>
    </w:p>
    <w:p w14:paraId="0BDE972D" w14:textId="77777777" w:rsidR="00D041B6" w:rsidRDefault="00D041B6" w:rsidP="00D041B6">
      <w:pPr>
        <w:rPr>
          <w:ins w:id="218" w:author="Kit Double" w:date="2025-07-16T14:21:00Z" w16du:dateUtc="2025-07-16T04:21:00Z"/>
        </w:rPr>
      </w:pPr>
      <w:ins w:id="219" w:author="Kit Double" w:date="2025-07-16T14:21:00Z" w16du:dateUtc="2025-07-16T04:21:00Z">
        <w:r>
          <w:tab/>
          <w:t>8.</w:t>
        </w:r>
        <w:r>
          <w:tab/>
          <w:t>The only way to get ahead is to take advantage of others. (Removed in short version)</w:t>
        </w:r>
      </w:ins>
    </w:p>
    <w:p w14:paraId="755A5E5B" w14:textId="77777777" w:rsidR="00D041B6" w:rsidRDefault="00D041B6" w:rsidP="00D041B6">
      <w:pPr>
        <w:rPr>
          <w:ins w:id="220" w:author="Kit Double" w:date="2025-07-16T14:21:00Z" w16du:dateUtc="2025-07-16T04:21:00Z"/>
        </w:rPr>
      </w:pPr>
    </w:p>
    <w:p w14:paraId="26E2AE10" w14:textId="77777777" w:rsidR="00D041B6" w:rsidRDefault="00D041B6" w:rsidP="00D041B6">
      <w:pPr>
        <w:rPr>
          <w:ins w:id="221" w:author="Kit Double" w:date="2025-07-16T14:21:00Z" w16du:dateUtc="2025-07-16T04:21:00Z"/>
        </w:rPr>
      </w:pPr>
      <w:ins w:id="222" w:author="Kit Double" w:date="2025-07-16T14:21:00Z" w16du:dateUtc="2025-07-16T04:21:00Z">
        <w:r>
          <w:t>Reward for Application</w:t>
        </w:r>
      </w:ins>
    </w:p>
    <w:p w14:paraId="613C6FF5" w14:textId="77777777" w:rsidR="00D041B6" w:rsidRDefault="00D041B6" w:rsidP="00D041B6">
      <w:pPr>
        <w:rPr>
          <w:ins w:id="223" w:author="Kit Double" w:date="2025-07-16T14:21:00Z" w16du:dateUtc="2025-07-16T04:21:00Z"/>
        </w:rPr>
      </w:pPr>
      <w:ins w:id="224" w:author="Kit Double" w:date="2025-07-16T14:21:00Z" w16du:dateUtc="2025-07-16T04:21:00Z">
        <w:r>
          <w:tab/>
          <w:t>1.</w:t>
        </w:r>
        <w:r>
          <w:tab/>
          <w:t>One will succeed if he/she really tries.</w:t>
        </w:r>
      </w:ins>
    </w:p>
    <w:p w14:paraId="669FE32B" w14:textId="77777777" w:rsidR="00D041B6" w:rsidRDefault="00D041B6" w:rsidP="00D041B6">
      <w:pPr>
        <w:rPr>
          <w:ins w:id="225" w:author="Kit Double" w:date="2025-07-16T14:21:00Z" w16du:dateUtc="2025-07-16T04:21:00Z"/>
        </w:rPr>
      </w:pPr>
      <w:ins w:id="226" w:author="Kit Double" w:date="2025-07-16T14:21:00Z" w16du:dateUtc="2025-07-16T04:21:00Z">
        <w:r>
          <w:tab/>
          <w:t>2.</w:t>
        </w:r>
        <w:r>
          <w:tab/>
          <w:t>Success requires strong willpower.</w:t>
        </w:r>
      </w:ins>
    </w:p>
    <w:p w14:paraId="1EDAC84F" w14:textId="77777777" w:rsidR="00D041B6" w:rsidRDefault="00D041B6" w:rsidP="00D041B6">
      <w:pPr>
        <w:rPr>
          <w:ins w:id="227" w:author="Kit Double" w:date="2025-07-16T14:21:00Z" w16du:dateUtc="2025-07-16T04:21:00Z"/>
        </w:rPr>
      </w:pPr>
      <w:ins w:id="228" w:author="Kit Double" w:date="2025-07-16T14:21:00Z" w16du:dateUtc="2025-07-16T04:21:00Z">
        <w:r>
          <w:tab/>
          <w:t>3.</w:t>
        </w:r>
        <w:r>
          <w:tab/>
          <w:t>Hard-working people are well rewarded.</w:t>
        </w:r>
      </w:ins>
    </w:p>
    <w:p w14:paraId="4A433074" w14:textId="77777777" w:rsidR="00D041B6" w:rsidRDefault="00D041B6" w:rsidP="00D041B6">
      <w:pPr>
        <w:rPr>
          <w:ins w:id="229" w:author="Kit Double" w:date="2025-07-16T14:21:00Z" w16du:dateUtc="2025-07-16T04:21:00Z"/>
        </w:rPr>
      </w:pPr>
      <w:ins w:id="230" w:author="Kit Double" w:date="2025-07-16T14:21:00Z" w16du:dateUtc="2025-07-16T04:21:00Z">
        <w:r>
          <w:tab/>
          <w:t>4.</w:t>
        </w:r>
        <w:r>
          <w:tab/>
          <w:t>Adversity can be overcome by effort.</w:t>
        </w:r>
      </w:ins>
    </w:p>
    <w:p w14:paraId="0EA69CFF" w14:textId="77777777" w:rsidR="00D041B6" w:rsidRDefault="00D041B6" w:rsidP="00D041B6">
      <w:pPr>
        <w:rPr>
          <w:ins w:id="231" w:author="Kit Double" w:date="2025-07-16T14:21:00Z" w16du:dateUtc="2025-07-16T04:21:00Z"/>
        </w:rPr>
      </w:pPr>
      <w:ins w:id="232" w:author="Kit Double" w:date="2025-07-16T14:21:00Z" w16du:dateUtc="2025-07-16T04:21:00Z">
        <w:r>
          <w:tab/>
          <w:t>5.</w:t>
        </w:r>
        <w:r>
          <w:tab/>
          <w:t>Difficult problems can be overcome by hard work and persistence.</w:t>
        </w:r>
      </w:ins>
    </w:p>
    <w:p w14:paraId="28E1A7B9" w14:textId="77777777" w:rsidR="00D041B6" w:rsidRDefault="00D041B6" w:rsidP="00D041B6">
      <w:pPr>
        <w:rPr>
          <w:ins w:id="233" w:author="Kit Double" w:date="2025-07-16T14:21:00Z" w16du:dateUtc="2025-07-16T04:21:00Z"/>
        </w:rPr>
      </w:pPr>
      <w:ins w:id="234" w:author="Kit Double" w:date="2025-07-16T14:21:00Z" w16du:dateUtc="2025-07-16T04:21:00Z">
        <w:r>
          <w:tab/>
          <w:t>6.</w:t>
        </w:r>
        <w:r>
          <w:tab/>
          <w:t>Hard-working people will achieve more in the end.</w:t>
        </w:r>
      </w:ins>
    </w:p>
    <w:p w14:paraId="73EC29D0" w14:textId="77777777" w:rsidR="00D041B6" w:rsidRDefault="00D041B6" w:rsidP="00D041B6">
      <w:pPr>
        <w:rPr>
          <w:ins w:id="235" w:author="Kit Double" w:date="2025-07-16T14:21:00Z" w16du:dateUtc="2025-07-16T04:21:00Z"/>
        </w:rPr>
      </w:pPr>
      <w:ins w:id="236" w:author="Kit Double" w:date="2025-07-16T14:21:00Z" w16du:dateUtc="2025-07-16T04:21:00Z">
        <w:r>
          <w:tab/>
          <w:t>7.</w:t>
        </w:r>
        <w:r>
          <w:tab/>
          <w:t>Endurance and determination are key to achieving goals.</w:t>
        </w:r>
      </w:ins>
    </w:p>
    <w:p w14:paraId="460D06F3" w14:textId="77777777" w:rsidR="00D041B6" w:rsidRDefault="00D041B6" w:rsidP="00D041B6">
      <w:pPr>
        <w:rPr>
          <w:ins w:id="237" w:author="Kit Double" w:date="2025-07-16T14:21:00Z" w16du:dateUtc="2025-07-16T04:21:00Z"/>
        </w:rPr>
      </w:pPr>
      <w:ins w:id="238" w:author="Kit Double" w:date="2025-07-16T14:21:00Z" w16du:dateUtc="2025-07-16T04:21:00Z">
        <w:r>
          <w:tab/>
          <w:t>8.</w:t>
        </w:r>
        <w:r>
          <w:tab/>
          <w:t>Building the way step by step leads to success. (Removed in short version)</w:t>
        </w:r>
      </w:ins>
    </w:p>
    <w:p w14:paraId="7CD071D0" w14:textId="77777777" w:rsidR="00D041B6" w:rsidRDefault="00D041B6" w:rsidP="00D041B6">
      <w:pPr>
        <w:ind w:left="0"/>
        <w:rPr>
          <w:ins w:id="239" w:author="Kit Double" w:date="2025-07-16T14:21:00Z" w16du:dateUtc="2025-07-16T04:21:00Z"/>
        </w:rPr>
      </w:pPr>
    </w:p>
    <w:p w14:paraId="63AB3B16" w14:textId="77777777" w:rsidR="00D041B6" w:rsidRDefault="00D041B6" w:rsidP="00D041B6">
      <w:pPr>
        <w:rPr>
          <w:ins w:id="240" w:author="Kit Double" w:date="2025-07-16T14:21:00Z" w16du:dateUtc="2025-07-16T04:21:00Z"/>
        </w:rPr>
      </w:pPr>
      <w:ins w:id="241" w:author="Kit Double" w:date="2025-07-16T14:21:00Z" w16du:dateUtc="2025-07-16T04:21:00Z">
        <w:r>
          <w:t>Social Complexity</w:t>
        </w:r>
      </w:ins>
    </w:p>
    <w:p w14:paraId="3B06A4DE" w14:textId="77777777" w:rsidR="00D041B6" w:rsidRDefault="00D041B6" w:rsidP="00D041B6">
      <w:pPr>
        <w:rPr>
          <w:ins w:id="242" w:author="Kit Double" w:date="2025-07-16T14:21:00Z" w16du:dateUtc="2025-07-16T04:21:00Z"/>
        </w:rPr>
      </w:pPr>
      <w:ins w:id="243" w:author="Kit Double" w:date="2025-07-16T14:21:00Z" w16du:dateUtc="2025-07-16T04:21:00Z">
        <w:r>
          <w:tab/>
          <w:t>1.</w:t>
        </w:r>
        <w:r>
          <w:tab/>
          <w:t>There is usually more than one good way to handle a situation.</w:t>
        </w:r>
      </w:ins>
    </w:p>
    <w:p w14:paraId="08EFA561" w14:textId="77777777" w:rsidR="00D041B6" w:rsidRDefault="00D041B6" w:rsidP="00D041B6">
      <w:pPr>
        <w:rPr>
          <w:ins w:id="244" w:author="Kit Double" w:date="2025-07-16T14:21:00Z" w16du:dateUtc="2025-07-16T04:21:00Z"/>
        </w:rPr>
      </w:pPr>
      <w:ins w:id="245" w:author="Kit Double" w:date="2025-07-16T14:21:00Z" w16du:dateUtc="2025-07-16T04:21:00Z">
        <w:r>
          <w:tab/>
          <w:t>2.</w:t>
        </w:r>
        <w:r>
          <w:tab/>
          <w:t>A person’s behavior is influenced by many factors.</w:t>
        </w:r>
      </w:ins>
    </w:p>
    <w:p w14:paraId="6CA82DB6" w14:textId="77777777" w:rsidR="00D041B6" w:rsidRDefault="00D041B6" w:rsidP="00D041B6">
      <w:pPr>
        <w:rPr>
          <w:ins w:id="246" w:author="Kit Double" w:date="2025-07-16T14:21:00Z" w16du:dateUtc="2025-07-16T04:21:00Z"/>
        </w:rPr>
      </w:pPr>
      <w:ins w:id="247" w:author="Kit Double" w:date="2025-07-16T14:21:00Z" w16du:dateUtc="2025-07-16T04:21:00Z">
        <w:r>
          <w:tab/>
          <w:t>3.</w:t>
        </w:r>
        <w:r>
          <w:tab/>
          <w:t>People can suddenly lose everything they have.</w:t>
        </w:r>
      </w:ins>
    </w:p>
    <w:p w14:paraId="0AEE9728" w14:textId="77777777" w:rsidR="00D041B6" w:rsidRDefault="00D041B6" w:rsidP="00D041B6">
      <w:pPr>
        <w:rPr>
          <w:ins w:id="248" w:author="Kit Double" w:date="2025-07-16T14:21:00Z" w16du:dateUtc="2025-07-16T04:21:00Z"/>
        </w:rPr>
      </w:pPr>
      <w:ins w:id="249" w:author="Kit Double" w:date="2025-07-16T14:21:00Z" w16du:dateUtc="2025-07-16T04:21:00Z">
        <w:r>
          <w:tab/>
          <w:t>4.</w:t>
        </w:r>
        <w:r>
          <w:tab/>
          <w:t>Many issues appear far more complicated than they really are.</w:t>
        </w:r>
      </w:ins>
    </w:p>
    <w:p w14:paraId="7E298C8E" w14:textId="77777777" w:rsidR="00D041B6" w:rsidRDefault="00D041B6" w:rsidP="00D041B6">
      <w:pPr>
        <w:rPr>
          <w:ins w:id="250" w:author="Kit Double" w:date="2025-07-16T14:21:00Z" w16du:dateUtc="2025-07-16T04:21:00Z"/>
        </w:rPr>
      </w:pPr>
      <w:ins w:id="251" w:author="Kit Double" w:date="2025-07-16T14:21:00Z" w16du:dateUtc="2025-07-16T04:21:00Z">
        <w:r>
          <w:tab/>
          <w:t>5.</w:t>
        </w:r>
        <w:r>
          <w:tab/>
          <w:t>People with different opinions can all be correct.</w:t>
        </w:r>
      </w:ins>
    </w:p>
    <w:p w14:paraId="1B02182D" w14:textId="77777777" w:rsidR="00D041B6" w:rsidRDefault="00D041B6" w:rsidP="00D041B6">
      <w:pPr>
        <w:rPr>
          <w:ins w:id="252" w:author="Kit Double" w:date="2025-07-16T14:21:00Z" w16du:dateUtc="2025-07-16T04:21:00Z"/>
        </w:rPr>
      </w:pPr>
      <w:ins w:id="253" w:author="Kit Double" w:date="2025-07-16T14:21:00Z" w16du:dateUtc="2025-07-16T04:21:00Z">
        <w:r>
          <w:tab/>
          <w:t>6.</w:t>
        </w:r>
        <w:r>
          <w:tab/>
          <w:t>People may have opposite behaviors on different occasions.</w:t>
        </w:r>
      </w:ins>
    </w:p>
    <w:p w14:paraId="3A66421A" w14:textId="77777777" w:rsidR="00D041B6" w:rsidRDefault="00D041B6" w:rsidP="00D041B6">
      <w:pPr>
        <w:rPr>
          <w:ins w:id="254" w:author="Kit Double" w:date="2025-07-16T14:21:00Z" w16du:dateUtc="2025-07-16T04:21:00Z"/>
        </w:rPr>
      </w:pPr>
      <w:ins w:id="255" w:author="Kit Double" w:date="2025-07-16T14:21:00Z" w16du:dateUtc="2025-07-16T04:21:00Z">
        <w:r>
          <w:tab/>
          <w:t>7.</w:t>
        </w:r>
        <w:r>
          <w:tab/>
          <w:t xml:space="preserve">One </w:t>
        </w:r>
        <w:proofErr w:type="gramStart"/>
        <w:r>
          <w:t>has to</w:t>
        </w:r>
        <w:proofErr w:type="gramEnd"/>
        <w:r>
          <w:t xml:space="preserve"> deal with matters according to the specific circumstances.</w:t>
        </w:r>
      </w:ins>
    </w:p>
    <w:p w14:paraId="0002AB6D" w14:textId="77777777" w:rsidR="00D041B6" w:rsidRDefault="00D041B6" w:rsidP="00D041B6">
      <w:pPr>
        <w:rPr>
          <w:ins w:id="256" w:author="Kit Double" w:date="2025-07-16T14:21:00Z" w16du:dateUtc="2025-07-16T04:21:00Z"/>
        </w:rPr>
      </w:pPr>
      <w:ins w:id="257" w:author="Kit Double" w:date="2025-07-16T14:21:00Z" w16du:dateUtc="2025-07-16T04:21:00Z">
        <w:r>
          <w:tab/>
          <w:t>8.</w:t>
        </w:r>
        <w:r>
          <w:tab/>
          <w:t>A bad situation can suddenly change for the better. (Removed in short version)</w:t>
        </w:r>
      </w:ins>
    </w:p>
    <w:p w14:paraId="01772F1F" w14:textId="77777777" w:rsidR="00D041B6" w:rsidRDefault="00D041B6" w:rsidP="00D041B6">
      <w:pPr>
        <w:ind w:left="0"/>
        <w:rPr>
          <w:ins w:id="258" w:author="Kit Double" w:date="2025-07-16T14:21:00Z" w16du:dateUtc="2025-07-16T04:21:00Z"/>
        </w:rPr>
      </w:pPr>
    </w:p>
    <w:p w14:paraId="5457666B" w14:textId="77777777" w:rsidR="00D041B6" w:rsidRDefault="00D041B6" w:rsidP="00D041B6">
      <w:pPr>
        <w:rPr>
          <w:ins w:id="259" w:author="Kit Double" w:date="2025-07-16T14:21:00Z" w16du:dateUtc="2025-07-16T04:21:00Z"/>
        </w:rPr>
      </w:pPr>
      <w:ins w:id="260" w:author="Kit Double" w:date="2025-07-16T14:21:00Z" w16du:dateUtc="2025-07-16T04:21:00Z">
        <w:r>
          <w:t>Fate Control</w:t>
        </w:r>
      </w:ins>
    </w:p>
    <w:p w14:paraId="3800FA5A" w14:textId="77777777" w:rsidR="00D041B6" w:rsidRDefault="00D041B6" w:rsidP="00D041B6">
      <w:pPr>
        <w:rPr>
          <w:ins w:id="261" w:author="Kit Double" w:date="2025-07-16T14:21:00Z" w16du:dateUtc="2025-07-16T04:21:00Z"/>
        </w:rPr>
      </w:pPr>
      <w:ins w:id="262" w:author="Kit Double" w:date="2025-07-16T14:21:00Z" w16du:dateUtc="2025-07-16T04:21:00Z">
        <w:r>
          <w:lastRenderedPageBreak/>
          <w:tab/>
          <w:t>1.</w:t>
        </w:r>
        <w:r>
          <w:tab/>
          <w:t>Fate determines one’s successes and failures.</w:t>
        </w:r>
      </w:ins>
    </w:p>
    <w:p w14:paraId="18910EB0" w14:textId="77777777" w:rsidR="00D041B6" w:rsidRDefault="00D041B6" w:rsidP="00D041B6">
      <w:pPr>
        <w:rPr>
          <w:ins w:id="263" w:author="Kit Double" w:date="2025-07-16T14:21:00Z" w16du:dateUtc="2025-07-16T04:21:00Z"/>
        </w:rPr>
      </w:pPr>
      <w:ins w:id="264" w:author="Kit Double" w:date="2025-07-16T14:21:00Z" w16du:dateUtc="2025-07-16T04:21:00Z">
        <w:r>
          <w:tab/>
          <w:t>2.</w:t>
        </w:r>
        <w:r>
          <w:tab/>
          <w:t>Fate determines a person’s success in life.</w:t>
        </w:r>
      </w:ins>
    </w:p>
    <w:p w14:paraId="0FED2E10" w14:textId="77777777" w:rsidR="00D041B6" w:rsidRDefault="00D041B6" w:rsidP="00D041B6">
      <w:pPr>
        <w:rPr>
          <w:ins w:id="265" w:author="Kit Double" w:date="2025-07-16T14:21:00Z" w16du:dateUtc="2025-07-16T04:21:00Z"/>
        </w:rPr>
      </w:pPr>
      <w:ins w:id="266" w:author="Kit Double" w:date="2025-07-16T14:21:00Z" w16du:dateUtc="2025-07-16T04:21:00Z">
        <w:r>
          <w:tab/>
          <w:t>3.</w:t>
        </w:r>
        <w:r>
          <w:tab/>
          <w:t>Matters of life and death are determined by fate.</w:t>
        </w:r>
      </w:ins>
    </w:p>
    <w:p w14:paraId="190CD12A" w14:textId="77777777" w:rsidR="00D041B6" w:rsidRDefault="00D041B6" w:rsidP="00D041B6">
      <w:pPr>
        <w:rPr>
          <w:ins w:id="267" w:author="Kit Double" w:date="2025-07-16T14:21:00Z" w16du:dateUtc="2025-07-16T04:21:00Z"/>
        </w:rPr>
      </w:pPr>
      <w:ins w:id="268" w:author="Kit Double" w:date="2025-07-16T14:21:00Z" w16du:dateUtc="2025-07-16T04:21:00Z">
        <w:r>
          <w:tab/>
          <w:t>4.</w:t>
        </w:r>
        <w:r>
          <w:tab/>
          <w:t>There are ways for people to find out about their fate.</w:t>
        </w:r>
      </w:ins>
    </w:p>
    <w:p w14:paraId="1BC0F853" w14:textId="77777777" w:rsidR="00D041B6" w:rsidRDefault="00D041B6" w:rsidP="00D041B6">
      <w:pPr>
        <w:rPr>
          <w:ins w:id="269" w:author="Kit Double" w:date="2025-07-16T14:21:00Z" w16du:dateUtc="2025-07-16T04:21:00Z"/>
        </w:rPr>
      </w:pPr>
      <w:ins w:id="270" w:author="Kit Double" w:date="2025-07-16T14:21:00Z" w16du:dateUtc="2025-07-16T04:21:00Z">
        <w:r>
          <w:tab/>
          <w:t>5.</w:t>
        </w:r>
        <w:r>
          <w:tab/>
          <w:t>The people whom a person will love in his or her life is determined by fate.</w:t>
        </w:r>
      </w:ins>
    </w:p>
    <w:p w14:paraId="5503473E" w14:textId="77777777" w:rsidR="00D041B6" w:rsidRDefault="00D041B6" w:rsidP="00D041B6">
      <w:pPr>
        <w:rPr>
          <w:ins w:id="271" w:author="Kit Double" w:date="2025-07-16T14:21:00Z" w16du:dateUtc="2025-07-16T04:21:00Z"/>
        </w:rPr>
      </w:pPr>
      <w:ins w:id="272" w:author="Kit Double" w:date="2025-07-16T14:21:00Z" w16du:dateUtc="2025-07-16T04:21:00Z">
        <w:r>
          <w:tab/>
          <w:t>6.</w:t>
        </w:r>
        <w:r>
          <w:tab/>
          <w:t>Individual characteristics, such as appearance and birthday, can reveal one’s fate.</w:t>
        </w:r>
      </w:ins>
    </w:p>
    <w:p w14:paraId="79D0ED1D" w14:textId="77777777" w:rsidR="00D041B6" w:rsidRDefault="00D041B6" w:rsidP="00D041B6">
      <w:pPr>
        <w:rPr>
          <w:ins w:id="273" w:author="Kit Double" w:date="2025-07-16T14:21:00Z" w16du:dateUtc="2025-07-16T04:21:00Z"/>
        </w:rPr>
      </w:pPr>
      <w:ins w:id="274" w:author="Kit Double" w:date="2025-07-16T14:21:00Z" w16du:dateUtc="2025-07-16T04:21:00Z">
        <w:r>
          <w:tab/>
          <w:t>7.</w:t>
        </w:r>
        <w:r>
          <w:tab/>
          <w:t>Luck can be enhanced by certain tactics.</w:t>
        </w:r>
      </w:ins>
    </w:p>
    <w:p w14:paraId="5F255856" w14:textId="77777777" w:rsidR="00D041B6" w:rsidRDefault="00D041B6" w:rsidP="00D041B6">
      <w:pPr>
        <w:rPr>
          <w:ins w:id="275" w:author="Kit Double" w:date="2025-07-16T14:21:00Z" w16du:dateUtc="2025-07-16T04:21:00Z"/>
        </w:rPr>
      </w:pPr>
      <w:ins w:id="276" w:author="Kit Double" w:date="2025-07-16T14:21:00Z" w16du:dateUtc="2025-07-16T04:21:00Z">
        <w:r>
          <w:tab/>
          <w:t>8.</w:t>
        </w:r>
        <w:r>
          <w:tab/>
          <w:t>There are certain ways for people to improve their destiny. (Removed in short version)</w:t>
        </w:r>
      </w:ins>
    </w:p>
    <w:p w14:paraId="36BABD2D" w14:textId="77777777" w:rsidR="00D041B6" w:rsidRDefault="00D041B6" w:rsidP="00D041B6">
      <w:pPr>
        <w:ind w:left="0"/>
        <w:rPr>
          <w:ins w:id="277" w:author="Kit Double" w:date="2025-07-16T14:21:00Z" w16du:dateUtc="2025-07-16T04:21:00Z"/>
        </w:rPr>
      </w:pPr>
    </w:p>
    <w:p w14:paraId="34F82A56" w14:textId="77777777" w:rsidR="00D041B6" w:rsidRDefault="00D041B6" w:rsidP="00D041B6">
      <w:pPr>
        <w:rPr>
          <w:ins w:id="278" w:author="Kit Double" w:date="2025-07-16T14:21:00Z" w16du:dateUtc="2025-07-16T04:21:00Z"/>
        </w:rPr>
      </w:pPr>
    </w:p>
    <w:p w14:paraId="2F7CE78E" w14:textId="77777777" w:rsidR="00D041B6" w:rsidRDefault="00D041B6" w:rsidP="00D041B6">
      <w:pPr>
        <w:rPr>
          <w:ins w:id="279" w:author="Kit Double" w:date="2025-07-16T14:21:00Z" w16du:dateUtc="2025-07-16T04:21:00Z"/>
        </w:rPr>
      </w:pPr>
      <w:ins w:id="280" w:author="Kit Double" w:date="2025-07-16T14:21:00Z" w16du:dateUtc="2025-07-16T04:21:00Z">
        <w:r>
          <w:t>Religiosity</w:t>
        </w:r>
      </w:ins>
    </w:p>
    <w:p w14:paraId="65CC02E8" w14:textId="77777777" w:rsidR="00D041B6" w:rsidRDefault="00D041B6" w:rsidP="00D041B6">
      <w:pPr>
        <w:rPr>
          <w:ins w:id="281" w:author="Kit Double" w:date="2025-07-16T14:21:00Z" w16du:dateUtc="2025-07-16T04:21:00Z"/>
        </w:rPr>
      </w:pPr>
      <w:ins w:id="282" w:author="Kit Double" w:date="2025-07-16T14:21:00Z" w16du:dateUtc="2025-07-16T04:21:00Z">
        <w:r>
          <w:tab/>
          <w:t>1.</w:t>
        </w:r>
        <w:r>
          <w:tab/>
          <w:t>Belief in a religion helps one understand the meaning of life.</w:t>
        </w:r>
      </w:ins>
    </w:p>
    <w:p w14:paraId="5E9873B1" w14:textId="77777777" w:rsidR="00D041B6" w:rsidRDefault="00D041B6" w:rsidP="00D041B6">
      <w:pPr>
        <w:rPr>
          <w:ins w:id="283" w:author="Kit Double" w:date="2025-07-16T14:21:00Z" w16du:dateUtc="2025-07-16T04:21:00Z"/>
        </w:rPr>
      </w:pPr>
      <w:ins w:id="284" w:author="Kit Double" w:date="2025-07-16T14:21:00Z" w16du:dateUtc="2025-07-16T04:21:00Z">
        <w:r>
          <w:tab/>
          <w:t>2.</w:t>
        </w:r>
        <w:r>
          <w:tab/>
          <w:t>Religious faith contributes to good mental health.</w:t>
        </w:r>
      </w:ins>
    </w:p>
    <w:p w14:paraId="199B3F58" w14:textId="77777777" w:rsidR="00D041B6" w:rsidRDefault="00D041B6" w:rsidP="00D041B6">
      <w:pPr>
        <w:rPr>
          <w:ins w:id="285" w:author="Kit Double" w:date="2025-07-16T14:21:00Z" w16du:dateUtc="2025-07-16T04:21:00Z"/>
        </w:rPr>
      </w:pPr>
      <w:ins w:id="286" w:author="Kit Double" w:date="2025-07-16T14:21:00Z" w16du:dateUtc="2025-07-16T04:21:00Z">
        <w:r>
          <w:tab/>
          <w:t>3.</w:t>
        </w:r>
        <w:r>
          <w:tab/>
          <w:t>Belief in a religion makes people good citizens.</w:t>
        </w:r>
      </w:ins>
    </w:p>
    <w:p w14:paraId="73D9D7FA" w14:textId="77777777" w:rsidR="00D041B6" w:rsidRDefault="00D041B6" w:rsidP="00D041B6">
      <w:pPr>
        <w:rPr>
          <w:ins w:id="287" w:author="Kit Double" w:date="2025-07-16T14:21:00Z" w16du:dateUtc="2025-07-16T04:21:00Z"/>
        </w:rPr>
      </w:pPr>
      <w:ins w:id="288" w:author="Kit Double" w:date="2025-07-16T14:21:00Z" w16du:dateUtc="2025-07-16T04:21:00Z">
        <w:r>
          <w:tab/>
          <w:t>4.</w:t>
        </w:r>
        <w:r>
          <w:tab/>
          <w:t>Religion makes people healthier.</w:t>
        </w:r>
      </w:ins>
    </w:p>
    <w:p w14:paraId="073F76D4" w14:textId="77777777" w:rsidR="00D041B6" w:rsidRDefault="00D041B6" w:rsidP="00D041B6">
      <w:pPr>
        <w:rPr>
          <w:ins w:id="289" w:author="Kit Double" w:date="2025-07-16T14:21:00Z" w16du:dateUtc="2025-07-16T04:21:00Z"/>
        </w:rPr>
      </w:pPr>
      <w:ins w:id="290" w:author="Kit Double" w:date="2025-07-16T14:21:00Z" w16du:dateUtc="2025-07-16T04:21:00Z">
        <w:r>
          <w:tab/>
          <w:t>5.</w:t>
        </w:r>
        <w:r>
          <w:tab/>
          <w:t>Religion helps people make good choices for their lives.</w:t>
        </w:r>
      </w:ins>
    </w:p>
    <w:p w14:paraId="28BE50CC" w14:textId="77777777" w:rsidR="00D041B6" w:rsidRDefault="00D041B6" w:rsidP="00D041B6">
      <w:pPr>
        <w:rPr>
          <w:ins w:id="291" w:author="Kit Double" w:date="2025-07-16T14:21:00Z" w16du:dateUtc="2025-07-16T04:21:00Z"/>
        </w:rPr>
      </w:pPr>
      <w:ins w:id="292" w:author="Kit Double" w:date="2025-07-16T14:21:00Z" w16du:dateUtc="2025-07-16T04:21:00Z">
        <w:r>
          <w:tab/>
          <w:t>6.</w:t>
        </w:r>
        <w:r>
          <w:tab/>
          <w:t>Religion makes people happier.</w:t>
        </w:r>
      </w:ins>
    </w:p>
    <w:p w14:paraId="282E7B47" w14:textId="77777777" w:rsidR="00D041B6" w:rsidRDefault="00D041B6" w:rsidP="00D041B6">
      <w:pPr>
        <w:rPr>
          <w:ins w:id="293" w:author="Kit Double" w:date="2025-07-16T14:21:00Z" w16du:dateUtc="2025-07-16T04:21:00Z"/>
        </w:rPr>
      </w:pPr>
      <w:ins w:id="294" w:author="Kit Double" w:date="2025-07-16T14:21:00Z" w16du:dateUtc="2025-07-16T04:21:00Z">
        <w:r>
          <w:tab/>
          <w:t>7.</w:t>
        </w:r>
        <w:r>
          <w:tab/>
          <w:t>Religion slows down human progress. (Removed in short version)</w:t>
        </w:r>
      </w:ins>
    </w:p>
    <w:p w14:paraId="1A3C0C1E" w14:textId="77777777" w:rsidR="00D041B6" w:rsidRDefault="00D041B6" w:rsidP="00D041B6">
      <w:pPr>
        <w:rPr>
          <w:ins w:id="295" w:author="Kit Double" w:date="2025-07-16T14:21:00Z" w16du:dateUtc="2025-07-16T04:21:00Z"/>
        </w:rPr>
      </w:pPr>
      <w:ins w:id="296" w:author="Kit Double" w:date="2025-07-16T14:21:00Z" w16du:dateUtc="2025-07-16T04:21:00Z">
        <w:r>
          <w:tab/>
          <w:t>8.</w:t>
        </w:r>
        <w:r>
          <w:tab/>
          <w:t>There is a supreme being controlling the universe. (Removed in short version)</w:t>
        </w:r>
      </w:ins>
    </w:p>
    <w:p w14:paraId="3ABDF99B" w14:textId="061A8C3C" w:rsidR="00EB1260" w:rsidRPr="00EB1260" w:rsidRDefault="00EB1260" w:rsidP="0014626C">
      <w:pPr>
        <w:tabs>
          <w:tab w:val="left" w:pos="1534"/>
        </w:tabs>
        <w:ind w:left="0"/>
      </w:pPr>
    </w:p>
    <w:sectPr w:rsidR="00EB1260" w:rsidRPr="00EB1260" w:rsidSect="0043728D">
      <w:footerReference w:type="default" r:id="rId18"/>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1D858" w14:textId="77777777" w:rsidR="00FA65EA" w:rsidRDefault="00FA65EA" w:rsidP="00C40095">
      <w:r>
        <w:separator/>
      </w:r>
    </w:p>
  </w:endnote>
  <w:endnote w:type="continuationSeparator" w:id="0">
    <w:p w14:paraId="65D4F0E9" w14:textId="77777777" w:rsidR="00FA65EA" w:rsidRDefault="00FA65EA" w:rsidP="00C40095">
      <w:r>
        <w:continuationSeparator/>
      </w:r>
    </w:p>
  </w:endnote>
  <w:endnote w:type="continuationNotice" w:id="1">
    <w:p w14:paraId="4FEBB3F1" w14:textId="77777777" w:rsidR="00FA65EA" w:rsidRDefault="00FA65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KBMKP+TimesNewRoman">
    <w:altName w:val="Times New Roman"/>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914E" w14:textId="53566D5A" w:rsidR="002528C8" w:rsidRDefault="002528C8" w:rsidP="002528C8">
    <w:pPr>
      <w:pStyle w:val="Footer"/>
    </w:pPr>
    <w:r>
      <w:rPr>
        <w:rFonts w:cstheme="minorHAnsi"/>
        <w:color w:val="E64626"/>
      </w:rPr>
      <w:t xml:space="preserve">Version </w:t>
    </w:r>
    <w:ins w:id="181" w:author="Kit Double" w:date="2025-07-16T14:27:00Z" w16du:dateUtc="2025-07-16T04:27:00Z">
      <w:r w:rsidR="008219A7">
        <w:rPr>
          <w:rFonts w:cstheme="minorHAnsi"/>
          <w:color w:val="E64626"/>
        </w:rPr>
        <w:t>6</w:t>
      </w:r>
    </w:ins>
    <w:del w:id="182" w:author="Kit Double" w:date="2025-07-16T14:27:00Z" w16du:dateUtc="2025-07-16T04:27:00Z">
      <w:r w:rsidR="005D114D" w:rsidDel="008219A7">
        <w:rPr>
          <w:rFonts w:cstheme="minorHAnsi"/>
          <w:color w:val="E64626"/>
        </w:rPr>
        <w:delText>5</w:delText>
      </w:r>
    </w:del>
    <w:r w:rsidDel="00A212DD">
      <w:rPr>
        <w:rFonts w:cstheme="minorHAnsi"/>
        <w:color w:val="E64626"/>
      </w:rPr>
      <w:t xml:space="preserve">, </w:t>
    </w:r>
    <w:del w:id="183" w:author="Kit Double" w:date="2025-07-16T14:28:00Z" w16du:dateUtc="2025-07-16T04:28:00Z">
      <w:r w:rsidR="005D114D" w:rsidDel="008219A7">
        <w:rPr>
          <w:rFonts w:cstheme="minorHAnsi"/>
          <w:color w:val="E64626"/>
        </w:rPr>
        <w:delText>3 April</w:delText>
      </w:r>
    </w:del>
    <w:ins w:id="184" w:author="Kit Double" w:date="2025-07-16T14:28:00Z" w16du:dateUtc="2025-07-16T04:28:00Z">
      <w:r w:rsidR="008219A7">
        <w:rPr>
          <w:rFonts w:cstheme="minorHAnsi"/>
          <w:color w:val="E64626"/>
        </w:rPr>
        <w:t>16</w:t>
      </w:r>
      <w:r w:rsidR="008219A7" w:rsidRPr="008219A7">
        <w:rPr>
          <w:rFonts w:cstheme="minorHAnsi"/>
          <w:color w:val="E64626"/>
          <w:vertAlign w:val="superscript"/>
          <w:rPrChange w:id="185" w:author="Kit Double" w:date="2025-07-16T14:28:00Z" w16du:dateUtc="2025-07-16T04:28:00Z">
            <w:rPr>
              <w:rFonts w:cstheme="minorHAnsi"/>
              <w:color w:val="E64626"/>
            </w:rPr>
          </w:rPrChange>
        </w:rPr>
        <w:t>th</w:t>
      </w:r>
      <w:r w:rsidR="008219A7">
        <w:rPr>
          <w:rFonts w:cstheme="minorHAnsi"/>
          <w:color w:val="E64626"/>
        </w:rPr>
        <w:t xml:space="preserve"> July</w:t>
      </w:r>
    </w:ins>
    <w:r>
      <w:rPr>
        <w:rFonts w:cstheme="minorHAnsi"/>
        <w:color w:val="E64626"/>
      </w:rPr>
      <w:t xml:space="preserve"> 2025</w:t>
    </w:r>
  </w:p>
  <w:p w14:paraId="29B99312" w14:textId="77777777" w:rsidR="002528C8" w:rsidRDefault="002528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ADE7F" w14:textId="1C2499CD" w:rsidR="00C40095" w:rsidRDefault="00C40095">
    <w:pPr>
      <w:pStyle w:val="Footer"/>
    </w:pPr>
    <w:r>
      <w:rPr>
        <w:rFonts w:cstheme="minorHAnsi"/>
        <w:color w:val="E64626"/>
      </w:rPr>
      <w:t xml:space="preserve">Version </w:t>
    </w:r>
    <w:r w:rsidR="002A28C7">
      <w:rPr>
        <w:rFonts w:cstheme="minorHAnsi"/>
        <w:color w:val="E64626"/>
      </w:rPr>
      <w:t>6</w:t>
    </w:r>
    <w:r w:rsidDel="00A212DD">
      <w:rPr>
        <w:rFonts w:cstheme="minorHAnsi"/>
        <w:color w:val="E64626"/>
      </w:rPr>
      <w:t xml:space="preserve">, </w:t>
    </w:r>
    <w:r w:rsidR="002A28C7">
      <w:rPr>
        <w:rFonts w:cstheme="minorHAnsi"/>
        <w:color w:val="E64626"/>
      </w:rPr>
      <w:t xml:space="preserve">28 </w:t>
    </w:r>
    <w:r w:rsidR="00DB45DF">
      <w:rPr>
        <w:rFonts w:cstheme="minorHAnsi"/>
        <w:color w:val="E64626"/>
      </w:rPr>
      <w:t>April</w:t>
    </w:r>
    <w:r w:rsidR="002528C8">
      <w:rPr>
        <w:rFonts w:cstheme="minorHAnsi"/>
        <w:color w:val="E64626"/>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D4278" w14:textId="77777777" w:rsidR="00FA65EA" w:rsidRDefault="00FA65EA" w:rsidP="00C40095">
      <w:r>
        <w:separator/>
      </w:r>
    </w:p>
  </w:footnote>
  <w:footnote w:type="continuationSeparator" w:id="0">
    <w:p w14:paraId="0162A5E9" w14:textId="77777777" w:rsidR="00FA65EA" w:rsidRDefault="00FA65EA" w:rsidP="00C40095">
      <w:r>
        <w:continuationSeparator/>
      </w:r>
    </w:p>
  </w:footnote>
  <w:footnote w:type="continuationNotice" w:id="1">
    <w:p w14:paraId="10252050" w14:textId="77777777" w:rsidR="00FA65EA" w:rsidRDefault="00FA65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58103"/>
      <w:docPartObj>
        <w:docPartGallery w:val="Page Numbers (Top of Page)"/>
        <w:docPartUnique/>
      </w:docPartObj>
    </w:sdtPr>
    <w:sdtEndPr>
      <w:rPr>
        <w:noProof/>
      </w:rPr>
    </w:sdtEndPr>
    <w:sdtContent>
      <w:p w14:paraId="32EA25D9" w14:textId="77777777" w:rsidR="005A0EEF" w:rsidRDefault="005A0EEF" w:rsidP="000F6C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00F"/>
    <w:multiLevelType w:val="hybridMultilevel"/>
    <w:tmpl w:val="D9CE2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77D4A"/>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D4F9D"/>
    <w:multiLevelType w:val="hybridMultilevel"/>
    <w:tmpl w:val="F22E52AC"/>
    <w:lvl w:ilvl="0" w:tplc="0409000F">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 w15:restartNumberingAfterBreak="0">
    <w:nsid w:val="071F54F5"/>
    <w:multiLevelType w:val="hybridMultilevel"/>
    <w:tmpl w:val="E65C05F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4" w15:restartNumberingAfterBreak="0">
    <w:nsid w:val="08B12501"/>
    <w:multiLevelType w:val="hybridMultilevel"/>
    <w:tmpl w:val="B622D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430A5"/>
    <w:multiLevelType w:val="hybridMultilevel"/>
    <w:tmpl w:val="683E8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B93C5A"/>
    <w:multiLevelType w:val="multilevel"/>
    <w:tmpl w:val="15FE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E618E9"/>
    <w:multiLevelType w:val="hybridMultilevel"/>
    <w:tmpl w:val="7DF47026"/>
    <w:lvl w:ilvl="0" w:tplc="1C52C44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8" w15:restartNumberingAfterBreak="0">
    <w:nsid w:val="195202D9"/>
    <w:multiLevelType w:val="hybridMultilevel"/>
    <w:tmpl w:val="401E1F3E"/>
    <w:lvl w:ilvl="0" w:tplc="C0B8041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9" w15:restartNumberingAfterBreak="0">
    <w:nsid w:val="1A183EDB"/>
    <w:multiLevelType w:val="hybridMultilevel"/>
    <w:tmpl w:val="272C4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944AA7"/>
    <w:multiLevelType w:val="hybridMultilevel"/>
    <w:tmpl w:val="47F60808"/>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 w15:restartNumberingAfterBreak="0">
    <w:nsid w:val="1EDD3679"/>
    <w:multiLevelType w:val="hybridMultilevel"/>
    <w:tmpl w:val="89146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9D2BBF"/>
    <w:multiLevelType w:val="multilevel"/>
    <w:tmpl w:val="149C007A"/>
    <w:lvl w:ilvl="0">
      <w:start w:val="1"/>
      <w:numFmt w:val="decimal"/>
      <w:pStyle w:val="Heading1"/>
      <w:lvlText w:val="%1"/>
      <w:lvlJc w:val="left"/>
      <w:pPr>
        <w:ind w:left="3551"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2636328"/>
    <w:multiLevelType w:val="hybridMultilevel"/>
    <w:tmpl w:val="14F07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9A30E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2044D5"/>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CC75FC"/>
    <w:multiLevelType w:val="multilevel"/>
    <w:tmpl w:val="39F26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BC55E8"/>
    <w:multiLevelType w:val="hybridMultilevel"/>
    <w:tmpl w:val="BAB41402"/>
    <w:lvl w:ilvl="0" w:tplc="0809000F">
      <w:start w:val="1"/>
      <w:numFmt w:val="decimal"/>
      <w:lvlText w:val="%1."/>
      <w:lvlJc w:val="left"/>
      <w:pPr>
        <w:ind w:left="1296" w:hanging="360"/>
      </w:pPr>
    </w:lvl>
    <w:lvl w:ilvl="1" w:tplc="08090019" w:tentative="1">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18" w15:restartNumberingAfterBreak="0">
    <w:nsid w:val="270235E7"/>
    <w:multiLevelType w:val="hybridMultilevel"/>
    <w:tmpl w:val="4A6C789E"/>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19" w15:restartNumberingAfterBreak="0">
    <w:nsid w:val="2DF07E74"/>
    <w:multiLevelType w:val="hybridMultilevel"/>
    <w:tmpl w:val="8FF88BA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AD009B0"/>
    <w:multiLevelType w:val="multilevel"/>
    <w:tmpl w:val="BFB6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4A141D"/>
    <w:multiLevelType w:val="hybridMultilevel"/>
    <w:tmpl w:val="855A3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6C3110"/>
    <w:multiLevelType w:val="hybridMultilevel"/>
    <w:tmpl w:val="B01A4C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BD2D98"/>
    <w:multiLevelType w:val="hybridMultilevel"/>
    <w:tmpl w:val="BBC2AE7E"/>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4" w15:restartNumberingAfterBreak="0">
    <w:nsid w:val="3F19528C"/>
    <w:multiLevelType w:val="hybridMultilevel"/>
    <w:tmpl w:val="5DB09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3F620E"/>
    <w:multiLevelType w:val="hybridMultilevel"/>
    <w:tmpl w:val="D4B24648"/>
    <w:lvl w:ilvl="0" w:tplc="0D96A8B0">
      <w:start w:val="1"/>
      <w:numFmt w:val="decimal"/>
      <w:lvlText w:val="%1."/>
      <w:lvlJc w:val="left"/>
      <w:pPr>
        <w:ind w:left="36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6" w15:restartNumberingAfterBreak="0">
    <w:nsid w:val="42312539"/>
    <w:multiLevelType w:val="hybridMultilevel"/>
    <w:tmpl w:val="67906C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3293417"/>
    <w:multiLevelType w:val="hybridMultilevel"/>
    <w:tmpl w:val="6CD458A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A636A54"/>
    <w:multiLevelType w:val="hybridMultilevel"/>
    <w:tmpl w:val="E01A01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CA355B2"/>
    <w:multiLevelType w:val="hybridMultilevel"/>
    <w:tmpl w:val="CD4A2C2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0" w15:restartNumberingAfterBreak="0">
    <w:nsid w:val="57D021F6"/>
    <w:multiLevelType w:val="multilevel"/>
    <w:tmpl w:val="202C885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2D6D6E"/>
    <w:multiLevelType w:val="hybridMultilevel"/>
    <w:tmpl w:val="E188CA9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2" w15:restartNumberingAfterBreak="0">
    <w:nsid w:val="59B9670B"/>
    <w:multiLevelType w:val="hybridMultilevel"/>
    <w:tmpl w:val="C09E256C"/>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3" w15:restartNumberingAfterBreak="0">
    <w:nsid w:val="5ED67477"/>
    <w:multiLevelType w:val="hybridMultilevel"/>
    <w:tmpl w:val="8BE669EA"/>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6032DD"/>
    <w:multiLevelType w:val="hybridMultilevel"/>
    <w:tmpl w:val="E42E3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CF6293"/>
    <w:multiLevelType w:val="hybridMultilevel"/>
    <w:tmpl w:val="FEF46212"/>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6" w15:restartNumberingAfterBreak="0">
    <w:nsid w:val="632C5B9C"/>
    <w:multiLevelType w:val="multilevel"/>
    <w:tmpl w:val="6F36FF9A"/>
    <w:lvl w:ilvl="0">
      <w:numFmt w:val="bullet"/>
      <w:lvlText w:val="❍"/>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37" w15:restartNumberingAfterBreak="0">
    <w:nsid w:val="672A7F87"/>
    <w:multiLevelType w:val="hybridMultilevel"/>
    <w:tmpl w:val="65C0171C"/>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8" w15:restartNumberingAfterBreak="0">
    <w:nsid w:val="674E678F"/>
    <w:multiLevelType w:val="hybridMultilevel"/>
    <w:tmpl w:val="2B2CBB8A"/>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9" w15:restartNumberingAfterBreak="0">
    <w:nsid w:val="6C5C4631"/>
    <w:multiLevelType w:val="hybridMultilevel"/>
    <w:tmpl w:val="139229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04F655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537D14"/>
    <w:multiLevelType w:val="hybridMultilevel"/>
    <w:tmpl w:val="1804C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99728C"/>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982A92"/>
    <w:multiLevelType w:val="hybridMultilevel"/>
    <w:tmpl w:val="9C80570A"/>
    <w:lvl w:ilvl="0" w:tplc="0809000F">
      <w:start w:val="1"/>
      <w:numFmt w:val="decimal"/>
      <w:lvlText w:val="%1."/>
      <w:lvlJc w:val="left"/>
      <w:pPr>
        <w:ind w:left="1296" w:hanging="360"/>
      </w:pPr>
    </w:lvl>
    <w:lvl w:ilvl="1" w:tplc="08090019" w:tentative="1">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44" w15:restartNumberingAfterBreak="0">
    <w:nsid w:val="75D6577D"/>
    <w:multiLevelType w:val="hybridMultilevel"/>
    <w:tmpl w:val="5C7C957C"/>
    <w:lvl w:ilvl="0" w:tplc="EE1C270E">
      <w:start w:val="1"/>
      <w:numFmt w:val="decimal"/>
      <w:lvlText w:val="%1."/>
      <w:lvlJc w:val="left"/>
      <w:pPr>
        <w:ind w:left="780" w:hanging="4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79D12756"/>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2E3F88"/>
    <w:multiLevelType w:val="hybridMultilevel"/>
    <w:tmpl w:val="0FD49870"/>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485511056">
    <w:abstractNumId w:val="34"/>
  </w:num>
  <w:num w:numId="2" w16cid:durableId="150870880">
    <w:abstractNumId w:val="1"/>
  </w:num>
  <w:num w:numId="3" w16cid:durableId="467018518">
    <w:abstractNumId w:val="13"/>
  </w:num>
  <w:num w:numId="4" w16cid:durableId="147064813">
    <w:abstractNumId w:val="41"/>
  </w:num>
  <w:num w:numId="5" w16cid:durableId="1922910383">
    <w:abstractNumId w:val="0"/>
  </w:num>
  <w:num w:numId="6" w16cid:durableId="2069375728">
    <w:abstractNumId w:val="24"/>
  </w:num>
  <w:num w:numId="7" w16cid:durableId="914363681">
    <w:abstractNumId w:val="11"/>
  </w:num>
  <w:num w:numId="8" w16cid:durableId="2000452371">
    <w:abstractNumId w:val="42"/>
  </w:num>
  <w:num w:numId="9" w16cid:durableId="2058431767">
    <w:abstractNumId w:val="12"/>
  </w:num>
  <w:num w:numId="10" w16cid:durableId="402992425">
    <w:abstractNumId w:val="12"/>
  </w:num>
  <w:num w:numId="11" w16cid:durableId="1817990970">
    <w:abstractNumId w:val="12"/>
  </w:num>
  <w:num w:numId="12" w16cid:durableId="460536218">
    <w:abstractNumId w:val="12"/>
  </w:num>
  <w:num w:numId="13" w16cid:durableId="757949187">
    <w:abstractNumId w:val="12"/>
  </w:num>
  <w:num w:numId="14" w16cid:durableId="1562404316">
    <w:abstractNumId w:val="12"/>
  </w:num>
  <w:num w:numId="15" w16cid:durableId="553198981">
    <w:abstractNumId w:val="12"/>
  </w:num>
  <w:num w:numId="16" w16cid:durableId="1239024445">
    <w:abstractNumId w:val="12"/>
  </w:num>
  <w:num w:numId="17" w16cid:durableId="1870029546">
    <w:abstractNumId w:val="12"/>
  </w:num>
  <w:num w:numId="18" w16cid:durableId="1735162376">
    <w:abstractNumId w:val="45"/>
  </w:num>
  <w:num w:numId="19" w16cid:durableId="1993756984">
    <w:abstractNumId w:val="35"/>
  </w:num>
  <w:num w:numId="20" w16cid:durableId="1963344316">
    <w:abstractNumId w:val="21"/>
  </w:num>
  <w:num w:numId="21" w16cid:durableId="3899055">
    <w:abstractNumId w:val="40"/>
  </w:num>
  <w:num w:numId="22" w16cid:durableId="155999996">
    <w:abstractNumId w:val="36"/>
  </w:num>
  <w:num w:numId="23" w16cid:durableId="1148596078">
    <w:abstractNumId w:val="2"/>
  </w:num>
  <w:num w:numId="24" w16cid:durableId="359160071">
    <w:abstractNumId w:val="14"/>
  </w:num>
  <w:num w:numId="25" w16cid:durableId="211312759">
    <w:abstractNumId w:val="10"/>
  </w:num>
  <w:num w:numId="26" w16cid:durableId="1170021494">
    <w:abstractNumId w:val="23"/>
  </w:num>
  <w:num w:numId="27" w16cid:durableId="1668053193">
    <w:abstractNumId w:val="31"/>
  </w:num>
  <w:num w:numId="28" w16cid:durableId="1861818626">
    <w:abstractNumId w:val="46"/>
  </w:num>
  <w:num w:numId="29" w16cid:durableId="1080059744">
    <w:abstractNumId w:val="37"/>
  </w:num>
  <w:num w:numId="30" w16cid:durableId="436566064">
    <w:abstractNumId w:val="33"/>
  </w:num>
  <w:num w:numId="31" w16cid:durableId="914510919">
    <w:abstractNumId w:val="7"/>
  </w:num>
  <w:num w:numId="32" w16cid:durableId="533425229">
    <w:abstractNumId w:val="8"/>
  </w:num>
  <w:num w:numId="33" w16cid:durableId="185099716">
    <w:abstractNumId w:val="3"/>
  </w:num>
  <w:num w:numId="34" w16cid:durableId="1331711245">
    <w:abstractNumId w:val="38"/>
  </w:num>
  <w:num w:numId="35" w16cid:durableId="1641616397">
    <w:abstractNumId w:val="29"/>
  </w:num>
  <w:num w:numId="36" w16cid:durableId="1633945324">
    <w:abstractNumId w:val="32"/>
  </w:num>
  <w:num w:numId="37" w16cid:durableId="2062821854">
    <w:abstractNumId w:val="18"/>
  </w:num>
  <w:num w:numId="38" w16cid:durableId="1684935043">
    <w:abstractNumId w:val="15"/>
  </w:num>
  <w:num w:numId="39" w16cid:durableId="1053043909">
    <w:abstractNumId w:val="4"/>
  </w:num>
  <w:num w:numId="40" w16cid:durableId="844976502">
    <w:abstractNumId w:val="25"/>
  </w:num>
  <w:num w:numId="41" w16cid:durableId="1953709282">
    <w:abstractNumId w:val="20"/>
  </w:num>
  <w:num w:numId="42" w16cid:durableId="433941699">
    <w:abstractNumId w:val="30"/>
  </w:num>
  <w:num w:numId="43" w16cid:durableId="545030141">
    <w:abstractNumId w:val="9"/>
  </w:num>
  <w:num w:numId="44" w16cid:durableId="1324552378">
    <w:abstractNumId w:val="5"/>
  </w:num>
  <w:num w:numId="45" w16cid:durableId="1336804051">
    <w:abstractNumId w:val="28"/>
  </w:num>
  <w:num w:numId="46" w16cid:durableId="1229196101">
    <w:abstractNumId w:val="44"/>
  </w:num>
  <w:num w:numId="47" w16cid:durableId="608202565">
    <w:abstractNumId w:val="39"/>
  </w:num>
  <w:num w:numId="48" w16cid:durableId="1436169547">
    <w:abstractNumId w:val="26"/>
  </w:num>
  <w:num w:numId="49" w16cid:durableId="139001947">
    <w:abstractNumId w:val="19"/>
  </w:num>
  <w:num w:numId="50" w16cid:durableId="38747407">
    <w:abstractNumId w:val="27"/>
  </w:num>
  <w:num w:numId="51" w16cid:durableId="1298219878">
    <w:abstractNumId w:val="22"/>
  </w:num>
  <w:num w:numId="52" w16cid:durableId="927663033">
    <w:abstractNumId w:val="43"/>
  </w:num>
  <w:num w:numId="53" w16cid:durableId="10526580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44592037">
    <w:abstractNumId w:val="17"/>
  </w:num>
  <w:num w:numId="55" w16cid:durableId="876819523">
    <w:abstractNumId w:val="16"/>
  </w:num>
  <w:num w:numId="56" w16cid:durableId="2010987336">
    <w:abstractNumId w:val="6"/>
  </w:num>
  <w:num w:numId="57" w16cid:durableId="18506788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trackRevisions/>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0F"/>
    <w:rsid w:val="0002787C"/>
    <w:rsid w:val="00034044"/>
    <w:rsid w:val="000356E8"/>
    <w:rsid w:val="000553B5"/>
    <w:rsid w:val="00067173"/>
    <w:rsid w:val="00070D9F"/>
    <w:rsid w:val="00084474"/>
    <w:rsid w:val="000A40A7"/>
    <w:rsid w:val="000B4CE2"/>
    <w:rsid w:val="000C780E"/>
    <w:rsid w:val="000E1EE5"/>
    <w:rsid w:val="000E4E4A"/>
    <w:rsid w:val="000F6C7B"/>
    <w:rsid w:val="000F74B9"/>
    <w:rsid w:val="00101740"/>
    <w:rsid w:val="0011045E"/>
    <w:rsid w:val="00120D35"/>
    <w:rsid w:val="0014626C"/>
    <w:rsid w:val="00170DC9"/>
    <w:rsid w:val="001A1686"/>
    <w:rsid w:val="001A7AB9"/>
    <w:rsid w:val="001D7436"/>
    <w:rsid w:val="001E0252"/>
    <w:rsid w:val="001E2205"/>
    <w:rsid w:val="001F309B"/>
    <w:rsid w:val="002059D7"/>
    <w:rsid w:val="00222330"/>
    <w:rsid w:val="0023796B"/>
    <w:rsid w:val="00241164"/>
    <w:rsid w:val="002500F8"/>
    <w:rsid w:val="002528C8"/>
    <w:rsid w:val="00257D5B"/>
    <w:rsid w:val="002622F5"/>
    <w:rsid w:val="00265CDD"/>
    <w:rsid w:val="0027066E"/>
    <w:rsid w:val="002875CF"/>
    <w:rsid w:val="0029633C"/>
    <w:rsid w:val="002A0ED3"/>
    <w:rsid w:val="002A28C7"/>
    <w:rsid w:val="002A36BB"/>
    <w:rsid w:val="002A5F77"/>
    <w:rsid w:val="002B0052"/>
    <w:rsid w:val="002B17F3"/>
    <w:rsid w:val="002B6543"/>
    <w:rsid w:val="002C33BF"/>
    <w:rsid w:val="002D16A0"/>
    <w:rsid w:val="002E3F5D"/>
    <w:rsid w:val="002F131C"/>
    <w:rsid w:val="00306C8B"/>
    <w:rsid w:val="00312793"/>
    <w:rsid w:val="0031783A"/>
    <w:rsid w:val="00336441"/>
    <w:rsid w:val="003429BF"/>
    <w:rsid w:val="00342D35"/>
    <w:rsid w:val="00353CAD"/>
    <w:rsid w:val="00363712"/>
    <w:rsid w:val="00386CD0"/>
    <w:rsid w:val="00396422"/>
    <w:rsid w:val="003A1139"/>
    <w:rsid w:val="003A1F12"/>
    <w:rsid w:val="003A7702"/>
    <w:rsid w:val="003B5410"/>
    <w:rsid w:val="003C7F96"/>
    <w:rsid w:val="003D165C"/>
    <w:rsid w:val="003D22D3"/>
    <w:rsid w:val="003D3EDD"/>
    <w:rsid w:val="003F0796"/>
    <w:rsid w:val="003F13B6"/>
    <w:rsid w:val="003F2E2A"/>
    <w:rsid w:val="003F4577"/>
    <w:rsid w:val="004126E1"/>
    <w:rsid w:val="00420083"/>
    <w:rsid w:val="00424861"/>
    <w:rsid w:val="00434ED8"/>
    <w:rsid w:val="0043728D"/>
    <w:rsid w:val="004430DE"/>
    <w:rsid w:val="00446F75"/>
    <w:rsid w:val="00455C94"/>
    <w:rsid w:val="00476816"/>
    <w:rsid w:val="00482CB5"/>
    <w:rsid w:val="00495CBC"/>
    <w:rsid w:val="004962C9"/>
    <w:rsid w:val="004976B0"/>
    <w:rsid w:val="004B24E0"/>
    <w:rsid w:val="004B3671"/>
    <w:rsid w:val="004E1C77"/>
    <w:rsid w:val="004E62CC"/>
    <w:rsid w:val="004E6474"/>
    <w:rsid w:val="004E76AB"/>
    <w:rsid w:val="0050004F"/>
    <w:rsid w:val="00506BEA"/>
    <w:rsid w:val="005133F6"/>
    <w:rsid w:val="00515A64"/>
    <w:rsid w:val="00516750"/>
    <w:rsid w:val="0052039C"/>
    <w:rsid w:val="00551CB7"/>
    <w:rsid w:val="00552FCF"/>
    <w:rsid w:val="00555DDB"/>
    <w:rsid w:val="00565094"/>
    <w:rsid w:val="0056671D"/>
    <w:rsid w:val="00567709"/>
    <w:rsid w:val="0057472F"/>
    <w:rsid w:val="00582C9E"/>
    <w:rsid w:val="005A0EEF"/>
    <w:rsid w:val="005A4C3F"/>
    <w:rsid w:val="005A546D"/>
    <w:rsid w:val="005B2B41"/>
    <w:rsid w:val="005B77CA"/>
    <w:rsid w:val="005D114D"/>
    <w:rsid w:val="005D61B4"/>
    <w:rsid w:val="005D674B"/>
    <w:rsid w:val="005E0DA0"/>
    <w:rsid w:val="005E3314"/>
    <w:rsid w:val="005E677C"/>
    <w:rsid w:val="00607B49"/>
    <w:rsid w:val="0061370B"/>
    <w:rsid w:val="006162A5"/>
    <w:rsid w:val="0063356E"/>
    <w:rsid w:val="0064278D"/>
    <w:rsid w:val="00662BDF"/>
    <w:rsid w:val="006832E5"/>
    <w:rsid w:val="0069238E"/>
    <w:rsid w:val="006B6558"/>
    <w:rsid w:val="006C1D49"/>
    <w:rsid w:val="006C2850"/>
    <w:rsid w:val="006C3A75"/>
    <w:rsid w:val="006F1BD0"/>
    <w:rsid w:val="00702350"/>
    <w:rsid w:val="00707C03"/>
    <w:rsid w:val="00712E2B"/>
    <w:rsid w:val="0076638C"/>
    <w:rsid w:val="007807BF"/>
    <w:rsid w:val="00790E06"/>
    <w:rsid w:val="0079215F"/>
    <w:rsid w:val="007957E2"/>
    <w:rsid w:val="007A19E5"/>
    <w:rsid w:val="007B4972"/>
    <w:rsid w:val="007D083C"/>
    <w:rsid w:val="007D5194"/>
    <w:rsid w:val="007D57C9"/>
    <w:rsid w:val="007D5DF5"/>
    <w:rsid w:val="007D7369"/>
    <w:rsid w:val="007E4E57"/>
    <w:rsid w:val="00800D23"/>
    <w:rsid w:val="00812B79"/>
    <w:rsid w:val="008219A7"/>
    <w:rsid w:val="00830D6E"/>
    <w:rsid w:val="008310F4"/>
    <w:rsid w:val="00850B2B"/>
    <w:rsid w:val="00857A6A"/>
    <w:rsid w:val="00861E8C"/>
    <w:rsid w:val="00872608"/>
    <w:rsid w:val="00892BCC"/>
    <w:rsid w:val="008A289A"/>
    <w:rsid w:val="008A4CB7"/>
    <w:rsid w:val="008C47F0"/>
    <w:rsid w:val="008C5D15"/>
    <w:rsid w:val="008E0518"/>
    <w:rsid w:val="008E13AD"/>
    <w:rsid w:val="008F7751"/>
    <w:rsid w:val="009107EC"/>
    <w:rsid w:val="00921B69"/>
    <w:rsid w:val="0092655F"/>
    <w:rsid w:val="00931371"/>
    <w:rsid w:val="00951C76"/>
    <w:rsid w:val="00960003"/>
    <w:rsid w:val="009722EC"/>
    <w:rsid w:val="0099372C"/>
    <w:rsid w:val="00993959"/>
    <w:rsid w:val="00995F60"/>
    <w:rsid w:val="009A0EF6"/>
    <w:rsid w:val="009B282F"/>
    <w:rsid w:val="009D32AF"/>
    <w:rsid w:val="009D4F39"/>
    <w:rsid w:val="009F3E90"/>
    <w:rsid w:val="00A00B6A"/>
    <w:rsid w:val="00A0694E"/>
    <w:rsid w:val="00A13714"/>
    <w:rsid w:val="00A14AA9"/>
    <w:rsid w:val="00A1712E"/>
    <w:rsid w:val="00A212DD"/>
    <w:rsid w:val="00A23C53"/>
    <w:rsid w:val="00A41C23"/>
    <w:rsid w:val="00A5109D"/>
    <w:rsid w:val="00A55853"/>
    <w:rsid w:val="00A60E05"/>
    <w:rsid w:val="00A634A2"/>
    <w:rsid w:val="00A91D42"/>
    <w:rsid w:val="00A930A4"/>
    <w:rsid w:val="00A94F2F"/>
    <w:rsid w:val="00AB716B"/>
    <w:rsid w:val="00AD7930"/>
    <w:rsid w:val="00AE0726"/>
    <w:rsid w:val="00AE47D8"/>
    <w:rsid w:val="00AF372C"/>
    <w:rsid w:val="00B10059"/>
    <w:rsid w:val="00B27EEB"/>
    <w:rsid w:val="00B33191"/>
    <w:rsid w:val="00B400D4"/>
    <w:rsid w:val="00B53EB2"/>
    <w:rsid w:val="00B60D10"/>
    <w:rsid w:val="00B62DF7"/>
    <w:rsid w:val="00B63CEA"/>
    <w:rsid w:val="00B71790"/>
    <w:rsid w:val="00B741C1"/>
    <w:rsid w:val="00B741C3"/>
    <w:rsid w:val="00B768F3"/>
    <w:rsid w:val="00B83065"/>
    <w:rsid w:val="00B835EC"/>
    <w:rsid w:val="00BA4152"/>
    <w:rsid w:val="00BB205C"/>
    <w:rsid w:val="00BC12AC"/>
    <w:rsid w:val="00BC1B61"/>
    <w:rsid w:val="00C20CCC"/>
    <w:rsid w:val="00C21F0A"/>
    <w:rsid w:val="00C2300F"/>
    <w:rsid w:val="00C30483"/>
    <w:rsid w:val="00C40095"/>
    <w:rsid w:val="00C437BB"/>
    <w:rsid w:val="00C44602"/>
    <w:rsid w:val="00C87FDA"/>
    <w:rsid w:val="00CA7BEF"/>
    <w:rsid w:val="00CB16FE"/>
    <w:rsid w:val="00CD223A"/>
    <w:rsid w:val="00CD3536"/>
    <w:rsid w:val="00CD7C57"/>
    <w:rsid w:val="00CF23AF"/>
    <w:rsid w:val="00D00E6F"/>
    <w:rsid w:val="00D041B6"/>
    <w:rsid w:val="00D16D28"/>
    <w:rsid w:val="00D26B85"/>
    <w:rsid w:val="00D53045"/>
    <w:rsid w:val="00D551CB"/>
    <w:rsid w:val="00D56CE2"/>
    <w:rsid w:val="00D635D6"/>
    <w:rsid w:val="00D80FAE"/>
    <w:rsid w:val="00D81971"/>
    <w:rsid w:val="00D90826"/>
    <w:rsid w:val="00D9755B"/>
    <w:rsid w:val="00DA5251"/>
    <w:rsid w:val="00DB3111"/>
    <w:rsid w:val="00DB45DF"/>
    <w:rsid w:val="00DB603F"/>
    <w:rsid w:val="00DB791F"/>
    <w:rsid w:val="00DC0557"/>
    <w:rsid w:val="00DC0E8C"/>
    <w:rsid w:val="00DD034B"/>
    <w:rsid w:val="00DE0C7B"/>
    <w:rsid w:val="00DF792E"/>
    <w:rsid w:val="00E013ED"/>
    <w:rsid w:val="00E03CF9"/>
    <w:rsid w:val="00E06EDA"/>
    <w:rsid w:val="00E111F4"/>
    <w:rsid w:val="00E17883"/>
    <w:rsid w:val="00E21AD5"/>
    <w:rsid w:val="00E22340"/>
    <w:rsid w:val="00E22AA7"/>
    <w:rsid w:val="00E27916"/>
    <w:rsid w:val="00E327F8"/>
    <w:rsid w:val="00E50991"/>
    <w:rsid w:val="00E5129E"/>
    <w:rsid w:val="00E56831"/>
    <w:rsid w:val="00E659CC"/>
    <w:rsid w:val="00E70686"/>
    <w:rsid w:val="00E9052D"/>
    <w:rsid w:val="00E93595"/>
    <w:rsid w:val="00EB076C"/>
    <w:rsid w:val="00EB1260"/>
    <w:rsid w:val="00EB41CB"/>
    <w:rsid w:val="00EB5A1A"/>
    <w:rsid w:val="00EC1DDD"/>
    <w:rsid w:val="00EC2C0F"/>
    <w:rsid w:val="00ED03BE"/>
    <w:rsid w:val="00EE167D"/>
    <w:rsid w:val="00EF06CD"/>
    <w:rsid w:val="00EF3CF6"/>
    <w:rsid w:val="00EF408C"/>
    <w:rsid w:val="00EF43F3"/>
    <w:rsid w:val="00EF759F"/>
    <w:rsid w:val="00F037AC"/>
    <w:rsid w:val="00F0640D"/>
    <w:rsid w:val="00F21268"/>
    <w:rsid w:val="00F21639"/>
    <w:rsid w:val="00F3284B"/>
    <w:rsid w:val="00F365B2"/>
    <w:rsid w:val="00F44CFE"/>
    <w:rsid w:val="00F514C8"/>
    <w:rsid w:val="00F6289C"/>
    <w:rsid w:val="00F65975"/>
    <w:rsid w:val="00F70EE2"/>
    <w:rsid w:val="00F711AE"/>
    <w:rsid w:val="00F75B62"/>
    <w:rsid w:val="00F84AF0"/>
    <w:rsid w:val="00FA65EA"/>
    <w:rsid w:val="00FB55F3"/>
    <w:rsid w:val="00FC49F4"/>
    <w:rsid w:val="00FD7573"/>
    <w:rsid w:val="00FF2B31"/>
    <w:rsid w:val="00FF3945"/>
    <w:rsid w:val="19D9CB1D"/>
    <w:rsid w:val="472F77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4AEA7"/>
  <w15:docId w15:val="{FD117CFE-1C34-45AB-9499-B45C990D5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DC9"/>
    <w:pPr>
      <w:widowControl w:val="0"/>
      <w:autoSpaceDE w:val="0"/>
      <w:autoSpaceDN w:val="0"/>
      <w:adjustRightInd w:val="0"/>
      <w:spacing w:after="0" w:line="240" w:lineRule="auto"/>
      <w:ind w:left="576" w:firstLine="0"/>
    </w:pPr>
    <w:rPr>
      <w:rFonts w:ascii="Arial" w:hAnsi="Arial" w:cs="Arial"/>
      <w:sz w:val="20"/>
      <w:szCs w:val="20"/>
    </w:rPr>
  </w:style>
  <w:style w:type="paragraph" w:styleId="Heading1">
    <w:name w:val="heading 1"/>
    <w:basedOn w:val="Normal"/>
    <w:next w:val="Normal"/>
    <w:link w:val="Heading1Char"/>
    <w:uiPriority w:val="9"/>
    <w:qFormat/>
    <w:rsid w:val="00170DC9"/>
    <w:pPr>
      <w:numPr>
        <w:numId w:val="17"/>
      </w:numPr>
      <w:spacing w:before="100" w:beforeAutospacing="1" w:after="100" w:afterAutospacing="1"/>
      <w:contextualSpacing/>
      <w:outlineLvl w:val="0"/>
    </w:pPr>
    <w:rPr>
      <w:rFonts w:eastAsiaTheme="majorEastAsia" w:cstheme="majorBidi"/>
      <w:b/>
      <w:bCs/>
      <w:iCs/>
      <w:sz w:val="24"/>
      <w:szCs w:val="24"/>
    </w:rPr>
  </w:style>
  <w:style w:type="paragraph" w:styleId="Heading2">
    <w:name w:val="heading 2"/>
    <w:basedOn w:val="Normal"/>
    <w:next w:val="Normal"/>
    <w:link w:val="Heading2Char"/>
    <w:uiPriority w:val="9"/>
    <w:unhideWhenUsed/>
    <w:qFormat/>
    <w:rsid w:val="00170DC9"/>
    <w:pPr>
      <w:numPr>
        <w:ilvl w:val="1"/>
        <w:numId w:val="17"/>
      </w:numPr>
      <w:contextualSpacing/>
      <w:outlineLvl w:val="1"/>
    </w:pPr>
    <w:rPr>
      <w:rFonts w:eastAsiaTheme="majorEastAsia" w:cstheme="majorBidi"/>
      <w:b/>
      <w:bCs/>
      <w:i/>
      <w:iCs/>
      <w:lang w:val="en-AU"/>
    </w:rPr>
  </w:style>
  <w:style w:type="paragraph" w:styleId="Heading3">
    <w:name w:val="heading 3"/>
    <w:basedOn w:val="Normal"/>
    <w:next w:val="Normal"/>
    <w:link w:val="Heading3Char"/>
    <w:uiPriority w:val="9"/>
    <w:semiHidden/>
    <w:unhideWhenUsed/>
    <w:qFormat/>
    <w:rsid w:val="00170DC9"/>
    <w:pPr>
      <w:numPr>
        <w:ilvl w:val="2"/>
        <w:numId w:val="17"/>
      </w:numPr>
      <w:contextualSpacing/>
      <w:outlineLvl w:val="2"/>
    </w:pPr>
    <w:rPr>
      <w:rFonts w:eastAsiaTheme="majorEastAsia" w:cstheme="majorBidi"/>
      <w:bCs/>
      <w:i/>
      <w:iCs/>
      <w:lang w:val="en-AU"/>
    </w:rPr>
  </w:style>
  <w:style w:type="paragraph" w:styleId="Heading4">
    <w:name w:val="heading 4"/>
    <w:basedOn w:val="Normal"/>
    <w:next w:val="Normal"/>
    <w:link w:val="Heading4Char"/>
    <w:uiPriority w:val="9"/>
    <w:semiHidden/>
    <w:unhideWhenUsed/>
    <w:qFormat/>
    <w:rsid w:val="00170DC9"/>
    <w:pPr>
      <w:numPr>
        <w:ilvl w:val="3"/>
        <w:numId w:val="17"/>
      </w:numPr>
      <w:tabs>
        <w:tab w:val="num" w:pos="360"/>
      </w:tabs>
      <w:spacing w:before="100" w:beforeAutospacing="1" w:after="100" w:afterAutospacing="1"/>
      <w:ind w:left="576" w:firstLine="0"/>
      <w:contextualSpacing/>
      <w:outlineLvl w:val="3"/>
    </w:pPr>
    <w:rPr>
      <w:rFonts w:ascii="Times New Roman" w:eastAsiaTheme="majorEastAsia" w:hAnsi="Times New Roman" w:cstheme="majorBidi"/>
      <w:b/>
      <w:bCs/>
      <w:iCs/>
      <w:sz w:val="24"/>
      <w:szCs w:val="24"/>
    </w:rPr>
  </w:style>
  <w:style w:type="paragraph" w:styleId="Heading5">
    <w:name w:val="heading 5"/>
    <w:basedOn w:val="Normal"/>
    <w:next w:val="Normal"/>
    <w:link w:val="Heading5Char"/>
    <w:uiPriority w:val="9"/>
    <w:semiHidden/>
    <w:unhideWhenUsed/>
    <w:qFormat/>
    <w:rsid w:val="00170DC9"/>
    <w:pPr>
      <w:numPr>
        <w:ilvl w:val="4"/>
        <w:numId w:val="17"/>
      </w:numPr>
      <w:tabs>
        <w:tab w:val="num" w:pos="360"/>
      </w:tabs>
      <w:spacing w:before="280" w:line="360" w:lineRule="auto"/>
      <w:ind w:left="576" w:firstLine="0"/>
      <w:outlineLvl w:val="4"/>
    </w:pPr>
    <w:rPr>
      <w:rFonts w:asciiTheme="majorHAnsi" w:eastAsiaTheme="majorEastAsia" w:hAnsiTheme="majorHAnsi" w:cstheme="majorBidi"/>
      <w:b/>
      <w:bCs/>
      <w:i/>
      <w:iCs/>
      <w:sz w:val="24"/>
      <w:szCs w:val="22"/>
    </w:rPr>
  </w:style>
  <w:style w:type="paragraph" w:styleId="Heading6">
    <w:name w:val="heading 6"/>
    <w:basedOn w:val="Normal"/>
    <w:next w:val="Normal"/>
    <w:link w:val="Heading6Char"/>
    <w:uiPriority w:val="9"/>
    <w:semiHidden/>
    <w:unhideWhenUsed/>
    <w:qFormat/>
    <w:rsid w:val="00170DC9"/>
    <w:pPr>
      <w:numPr>
        <w:ilvl w:val="5"/>
        <w:numId w:val="17"/>
      </w:numPr>
      <w:tabs>
        <w:tab w:val="num" w:pos="360"/>
      </w:tabs>
      <w:spacing w:before="280" w:after="80" w:line="360" w:lineRule="auto"/>
      <w:ind w:left="576" w:firstLine="0"/>
      <w:outlineLvl w:val="5"/>
    </w:pPr>
    <w:rPr>
      <w:rFonts w:asciiTheme="majorHAnsi" w:eastAsiaTheme="majorEastAsia" w:hAnsiTheme="majorHAnsi" w:cstheme="majorBidi"/>
      <w:b/>
      <w:bCs/>
      <w:i/>
      <w:iCs/>
      <w:sz w:val="24"/>
      <w:szCs w:val="22"/>
    </w:rPr>
  </w:style>
  <w:style w:type="paragraph" w:styleId="Heading7">
    <w:name w:val="heading 7"/>
    <w:basedOn w:val="Normal"/>
    <w:next w:val="Normal"/>
    <w:link w:val="Heading7Char"/>
    <w:uiPriority w:val="9"/>
    <w:semiHidden/>
    <w:unhideWhenUsed/>
    <w:qFormat/>
    <w:rsid w:val="00170DC9"/>
    <w:pPr>
      <w:numPr>
        <w:ilvl w:val="6"/>
        <w:numId w:val="17"/>
      </w:numPr>
      <w:tabs>
        <w:tab w:val="num" w:pos="360"/>
      </w:tabs>
      <w:spacing w:before="280" w:line="360" w:lineRule="auto"/>
      <w:ind w:left="576" w:firstLine="0"/>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170DC9"/>
    <w:pPr>
      <w:numPr>
        <w:ilvl w:val="7"/>
        <w:numId w:val="17"/>
      </w:numPr>
      <w:tabs>
        <w:tab w:val="num" w:pos="360"/>
      </w:tabs>
      <w:spacing w:before="280" w:line="360" w:lineRule="auto"/>
      <w:ind w:left="576" w:firstLine="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170DC9"/>
    <w:pPr>
      <w:spacing w:before="280" w:line="360" w:lineRule="auto"/>
      <w:ind w:left="1584" w:hanging="1584"/>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DC9"/>
    <w:pPr>
      <w:ind w:left="720"/>
      <w:contextualSpacing/>
    </w:pPr>
  </w:style>
  <w:style w:type="paragraph" w:styleId="BalloonText">
    <w:name w:val="Balloon Text"/>
    <w:basedOn w:val="Normal"/>
    <w:link w:val="BalloonTextChar"/>
    <w:uiPriority w:val="99"/>
    <w:semiHidden/>
    <w:unhideWhenUsed/>
    <w:rsid w:val="0064278D"/>
    <w:rPr>
      <w:rFonts w:ascii="Tahoma" w:hAnsi="Tahoma" w:cs="Tahoma"/>
      <w:sz w:val="16"/>
      <w:szCs w:val="16"/>
    </w:rPr>
  </w:style>
  <w:style w:type="character" w:customStyle="1" w:styleId="BalloonTextChar">
    <w:name w:val="Balloon Text Char"/>
    <w:basedOn w:val="DefaultParagraphFont"/>
    <w:link w:val="BalloonText"/>
    <w:uiPriority w:val="99"/>
    <w:semiHidden/>
    <w:rsid w:val="0064278D"/>
    <w:rPr>
      <w:rFonts w:ascii="Tahoma" w:hAnsi="Tahoma" w:cs="Tahoma"/>
      <w:sz w:val="16"/>
      <w:szCs w:val="16"/>
      <w:lang w:val="en-AU"/>
    </w:rPr>
  </w:style>
  <w:style w:type="character" w:customStyle="1" w:styleId="Heading1Char">
    <w:name w:val="Heading 1 Char"/>
    <w:basedOn w:val="DefaultParagraphFont"/>
    <w:link w:val="Heading1"/>
    <w:uiPriority w:val="9"/>
    <w:rsid w:val="00170DC9"/>
    <w:rPr>
      <w:rFonts w:ascii="Arial" w:eastAsiaTheme="majorEastAsia" w:hAnsi="Arial" w:cstheme="majorBidi"/>
      <w:b/>
      <w:bCs/>
      <w:iCs/>
      <w:sz w:val="24"/>
      <w:szCs w:val="24"/>
    </w:rPr>
  </w:style>
  <w:style w:type="character" w:customStyle="1" w:styleId="Heading2Char">
    <w:name w:val="Heading 2 Char"/>
    <w:basedOn w:val="DefaultParagraphFont"/>
    <w:link w:val="Heading2"/>
    <w:uiPriority w:val="9"/>
    <w:rsid w:val="00170DC9"/>
    <w:rPr>
      <w:rFonts w:ascii="Arial" w:eastAsiaTheme="majorEastAsia" w:hAnsi="Arial" w:cstheme="majorBidi"/>
      <w:b/>
      <w:bCs/>
      <w:i/>
      <w:iCs/>
      <w:sz w:val="20"/>
      <w:szCs w:val="20"/>
      <w:lang w:val="en-AU"/>
    </w:rPr>
  </w:style>
  <w:style w:type="character" w:customStyle="1" w:styleId="Heading3Char">
    <w:name w:val="Heading 3 Char"/>
    <w:basedOn w:val="DefaultParagraphFont"/>
    <w:link w:val="Heading3"/>
    <w:uiPriority w:val="9"/>
    <w:semiHidden/>
    <w:rsid w:val="00170DC9"/>
    <w:rPr>
      <w:rFonts w:ascii="Arial" w:eastAsiaTheme="majorEastAsia" w:hAnsi="Arial" w:cstheme="majorBidi"/>
      <w:bCs/>
      <w:i/>
      <w:iCs/>
      <w:sz w:val="20"/>
      <w:szCs w:val="20"/>
      <w:lang w:val="en-AU"/>
    </w:rPr>
  </w:style>
  <w:style w:type="character" w:customStyle="1" w:styleId="Heading4Char">
    <w:name w:val="Heading 4 Char"/>
    <w:basedOn w:val="DefaultParagraphFont"/>
    <w:link w:val="Heading4"/>
    <w:uiPriority w:val="9"/>
    <w:semiHidden/>
    <w:rsid w:val="00170DC9"/>
    <w:rPr>
      <w:rFonts w:ascii="Times New Roman" w:eastAsiaTheme="majorEastAsia" w:hAnsi="Times New Roman" w:cstheme="majorBidi"/>
      <w:b/>
      <w:bCs/>
      <w:iCs/>
      <w:sz w:val="24"/>
      <w:szCs w:val="24"/>
    </w:rPr>
  </w:style>
  <w:style w:type="character" w:customStyle="1" w:styleId="Heading5Char">
    <w:name w:val="Heading 5 Char"/>
    <w:basedOn w:val="DefaultParagraphFont"/>
    <w:link w:val="Heading5"/>
    <w:uiPriority w:val="9"/>
    <w:semiHidden/>
    <w:rsid w:val="00170DC9"/>
    <w:rPr>
      <w:rFonts w:asciiTheme="majorHAnsi" w:eastAsiaTheme="majorEastAsia" w:hAnsiTheme="majorHAnsi" w:cstheme="majorBidi"/>
      <w:b/>
      <w:bCs/>
      <w:i/>
      <w:iCs/>
      <w:sz w:val="24"/>
    </w:rPr>
  </w:style>
  <w:style w:type="character" w:customStyle="1" w:styleId="Heading6Char">
    <w:name w:val="Heading 6 Char"/>
    <w:basedOn w:val="DefaultParagraphFont"/>
    <w:link w:val="Heading6"/>
    <w:uiPriority w:val="9"/>
    <w:semiHidden/>
    <w:rsid w:val="00170DC9"/>
    <w:rPr>
      <w:rFonts w:asciiTheme="majorHAnsi" w:eastAsiaTheme="majorEastAsia" w:hAnsiTheme="majorHAnsi" w:cstheme="majorBidi"/>
      <w:b/>
      <w:bCs/>
      <w:i/>
      <w:iCs/>
      <w:sz w:val="24"/>
    </w:rPr>
  </w:style>
  <w:style w:type="character" w:customStyle="1" w:styleId="Heading7Char">
    <w:name w:val="Heading 7 Char"/>
    <w:basedOn w:val="DefaultParagraphFont"/>
    <w:link w:val="Heading7"/>
    <w:uiPriority w:val="9"/>
    <w:semiHidden/>
    <w:rsid w:val="00170DC9"/>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170DC9"/>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170DC9"/>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170DC9"/>
    <w:rPr>
      <w:b/>
      <w:bCs/>
      <w:sz w:val="18"/>
      <w:szCs w:val="18"/>
    </w:rPr>
  </w:style>
  <w:style w:type="paragraph" w:styleId="Title">
    <w:name w:val="Title"/>
    <w:basedOn w:val="Normal"/>
    <w:next w:val="Normal"/>
    <w:link w:val="TitleChar"/>
    <w:uiPriority w:val="10"/>
    <w:qFormat/>
    <w:rsid w:val="00170DC9"/>
    <w:pPr>
      <w:ind w:left="0"/>
    </w:pPr>
    <w:rPr>
      <w:rFonts w:asciiTheme="majorHAnsi" w:eastAsiaTheme="majorEastAsia" w:hAnsiTheme="majorHAnsi" w:cstheme="majorBidi"/>
      <w:b/>
      <w:bCs/>
      <w:i/>
      <w:iCs/>
      <w:spacing w:val="10"/>
      <w:sz w:val="40"/>
      <w:szCs w:val="40"/>
    </w:rPr>
  </w:style>
  <w:style w:type="character" w:customStyle="1" w:styleId="TitleChar">
    <w:name w:val="Title Char"/>
    <w:basedOn w:val="DefaultParagraphFont"/>
    <w:link w:val="Title"/>
    <w:uiPriority w:val="10"/>
    <w:rsid w:val="00170DC9"/>
    <w:rPr>
      <w:rFonts w:asciiTheme="majorHAnsi" w:eastAsiaTheme="majorEastAsia" w:hAnsiTheme="majorHAnsi" w:cstheme="majorBidi"/>
      <w:b/>
      <w:bCs/>
      <w:i/>
      <w:iCs/>
      <w:spacing w:val="10"/>
      <w:sz w:val="40"/>
      <w:szCs w:val="40"/>
    </w:rPr>
  </w:style>
  <w:style w:type="paragraph" w:styleId="Subtitle">
    <w:name w:val="Subtitle"/>
    <w:basedOn w:val="Normal"/>
    <w:next w:val="Normal"/>
    <w:link w:val="SubtitleChar"/>
    <w:uiPriority w:val="11"/>
    <w:qFormat/>
    <w:rsid w:val="00170DC9"/>
    <w:pPr>
      <w:spacing w:after="320"/>
      <w:jc w:val="right"/>
    </w:pPr>
    <w:rPr>
      <w:rFonts w:asciiTheme="minorHAnsi" w:hAnsiTheme="minorHAnsi" w:cstheme="minorBidi"/>
      <w:i/>
      <w:iCs/>
      <w:color w:val="808080" w:themeColor="text1" w:themeTint="7F"/>
      <w:spacing w:val="10"/>
      <w:sz w:val="24"/>
      <w:szCs w:val="24"/>
    </w:rPr>
  </w:style>
  <w:style w:type="character" w:customStyle="1" w:styleId="SubtitleChar">
    <w:name w:val="Subtitle Char"/>
    <w:basedOn w:val="DefaultParagraphFont"/>
    <w:link w:val="Subtitle"/>
    <w:uiPriority w:val="11"/>
    <w:rsid w:val="00170DC9"/>
    <w:rPr>
      <w:i/>
      <w:iCs/>
      <w:color w:val="808080" w:themeColor="text1" w:themeTint="7F"/>
      <w:spacing w:val="10"/>
      <w:sz w:val="24"/>
      <w:szCs w:val="24"/>
    </w:rPr>
  </w:style>
  <w:style w:type="character" w:styleId="Strong">
    <w:name w:val="Strong"/>
    <w:basedOn w:val="DefaultParagraphFont"/>
    <w:uiPriority w:val="22"/>
    <w:qFormat/>
    <w:rsid w:val="00170DC9"/>
    <w:rPr>
      <w:b/>
      <w:bCs/>
      <w:spacing w:val="0"/>
    </w:rPr>
  </w:style>
  <w:style w:type="character" w:styleId="Emphasis">
    <w:name w:val="Emphasis"/>
    <w:uiPriority w:val="20"/>
    <w:qFormat/>
    <w:rsid w:val="00170DC9"/>
    <w:rPr>
      <w:b/>
      <w:bCs/>
      <w:i/>
      <w:iCs/>
      <w:color w:val="auto"/>
    </w:rPr>
  </w:style>
  <w:style w:type="paragraph" w:styleId="NoSpacing">
    <w:name w:val="No Spacing"/>
    <w:aliases w:val="No Indent"/>
    <w:basedOn w:val="Normal"/>
    <w:link w:val="NoSpacingChar"/>
    <w:uiPriority w:val="1"/>
    <w:qFormat/>
    <w:rsid w:val="00170DC9"/>
    <w:rPr>
      <w:rFonts w:ascii="Times New Roman" w:hAnsi="Times New Roman" w:cstheme="minorBidi"/>
      <w:sz w:val="24"/>
      <w:szCs w:val="22"/>
    </w:rPr>
  </w:style>
  <w:style w:type="character" w:customStyle="1" w:styleId="NoSpacingChar">
    <w:name w:val="No Spacing Char"/>
    <w:aliases w:val="No Indent Char"/>
    <w:basedOn w:val="DefaultParagraphFont"/>
    <w:link w:val="NoSpacing"/>
    <w:uiPriority w:val="1"/>
    <w:rsid w:val="00170DC9"/>
    <w:rPr>
      <w:rFonts w:ascii="Times New Roman" w:hAnsi="Times New Roman"/>
      <w:sz w:val="24"/>
    </w:rPr>
  </w:style>
  <w:style w:type="paragraph" w:styleId="Quote">
    <w:name w:val="Quote"/>
    <w:basedOn w:val="Normal"/>
    <w:next w:val="Normal"/>
    <w:link w:val="QuoteChar"/>
    <w:uiPriority w:val="29"/>
    <w:qFormat/>
    <w:rsid w:val="00170DC9"/>
    <w:rPr>
      <w:rFonts w:asciiTheme="minorHAnsi" w:hAnsiTheme="minorHAnsi" w:cstheme="minorBidi"/>
      <w:color w:val="5A5A5A" w:themeColor="text1" w:themeTint="A5"/>
      <w:sz w:val="22"/>
      <w:szCs w:val="22"/>
    </w:rPr>
  </w:style>
  <w:style w:type="character" w:customStyle="1" w:styleId="QuoteChar">
    <w:name w:val="Quote Char"/>
    <w:basedOn w:val="DefaultParagraphFont"/>
    <w:link w:val="Quote"/>
    <w:uiPriority w:val="29"/>
    <w:rsid w:val="00170DC9"/>
    <w:rPr>
      <w:color w:val="5A5A5A" w:themeColor="text1" w:themeTint="A5"/>
    </w:rPr>
  </w:style>
  <w:style w:type="paragraph" w:styleId="IntenseQuote">
    <w:name w:val="Intense Quote"/>
    <w:basedOn w:val="Normal"/>
    <w:next w:val="Normal"/>
    <w:link w:val="IntenseQuoteChar"/>
    <w:uiPriority w:val="30"/>
    <w:qFormat/>
    <w:rsid w:val="00170DC9"/>
    <w:pPr>
      <w:spacing w:before="320" w:after="480"/>
      <w:ind w:left="720" w:right="720"/>
      <w:jc w:val="center"/>
    </w:pPr>
    <w:rPr>
      <w:rFonts w:asciiTheme="majorHAnsi" w:eastAsiaTheme="majorEastAsia" w:hAnsiTheme="majorHAnsi" w:cstheme="majorBidi"/>
      <w:i/>
      <w:iCs/>
    </w:rPr>
  </w:style>
  <w:style w:type="character" w:customStyle="1" w:styleId="IntenseQuoteChar">
    <w:name w:val="Intense Quote Char"/>
    <w:basedOn w:val="DefaultParagraphFont"/>
    <w:link w:val="IntenseQuote"/>
    <w:uiPriority w:val="30"/>
    <w:rsid w:val="00170DC9"/>
    <w:rPr>
      <w:rFonts w:asciiTheme="majorHAnsi" w:eastAsiaTheme="majorEastAsia" w:hAnsiTheme="majorHAnsi" w:cstheme="majorBidi"/>
      <w:i/>
      <w:iCs/>
      <w:sz w:val="20"/>
      <w:szCs w:val="20"/>
    </w:rPr>
  </w:style>
  <w:style w:type="character" w:styleId="SubtleEmphasis">
    <w:name w:val="Subtle Emphasis"/>
    <w:uiPriority w:val="19"/>
    <w:qFormat/>
    <w:rsid w:val="00170DC9"/>
    <w:rPr>
      <w:i/>
      <w:iCs/>
      <w:color w:val="5A5A5A" w:themeColor="text1" w:themeTint="A5"/>
    </w:rPr>
  </w:style>
  <w:style w:type="character" w:styleId="IntenseEmphasis">
    <w:name w:val="Intense Emphasis"/>
    <w:uiPriority w:val="21"/>
    <w:qFormat/>
    <w:rsid w:val="00170DC9"/>
    <w:rPr>
      <w:b/>
      <w:bCs/>
      <w:i/>
      <w:iCs/>
      <w:color w:val="auto"/>
      <w:u w:val="single"/>
    </w:rPr>
  </w:style>
  <w:style w:type="character" w:styleId="SubtleReference">
    <w:name w:val="Subtle Reference"/>
    <w:uiPriority w:val="31"/>
    <w:qFormat/>
    <w:rsid w:val="00170DC9"/>
    <w:rPr>
      <w:smallCaps/>
    </w:rPr>
  </w:style>
  <w:style w:type="character" w:styleId="IntenseReference">
    <w:name w:val="Intense Reference"/>
    <w:uiPriority w:val="32"/>
    <w:qFormat/>
    <w:rsid w:val="00170DC9"/>
    <w:rPr>
      <w:b/>
      <w:bCs/>
      <w:smallCaps/>
      <w:color w:val="auto"/>
    </w:rPr>
  </w:style>
  <w:style w:type="character" w:styleId="BookTitle">
    <w:name w:val="Book Title"/>
    <w:uiPriority w:val="33"/>
    <w:qFormat/>
    <w:rsid w:val="00170DC9"/>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unhideWhenUsed/>
    <w:qFormat/>
    <w:rsid w:val="00170DC9"/>
    <w:pPr>
      <w:numPr>
        <w:numId w:val="0"/>
      </w:numPr>
      <w:outlineLvl w:val="9"/>
    </w:pPr>
    <w:rPr>
      <w:sz w:val="20"/>
    </w:rPr>
  </w:style>
  <w:style w:type="paragraph" w:styleId="TOC1">
    <w:name w:val="toc 1"/>
    <w:basedOn w:val="Normal"/>
    <w:next w:val="Normal"/>
    <w:autoRedefine/>
    <w:uiPriority w:val="39"/>
    <w:unhideWhenUsed/>
    <w:rsid w:val="00E56831"/>
    <w:pPr>
      <w:spacing w:before="120"/>
      <w:ind w:left="0"/>
    </w:pPr>
    <w:rPr>
      <w:rFonts w:asciiTheme="minorHAnsi" w:hAnsiTheme="minorHAnsi"/>
      <w:b/>
      <w:sz w:val="24"/>
      <w:szCs w:val="24"/>
    </w:rPr>
  </w:style>
  <w:style w:type="paragraph" w:styleId="TOC2">
    <w:name w:val="toc 2"/>
    <w:basedOn w:val="Normal"/>
    <w:next w:val="Normal"/>
    <w:autoRedefine/>
    <w:uiPriority w:val="39"/>
    <w:semiHidden/>
    <w:unhideWhenUsed/>
    <w:rsid w:val="00E56831"/>
    <w:pPr>
      <w:ind w:left="200"/>
    </w:pPr>
    <w:rPr>
      <w:rFonts w:asciiTheme="minorHAnsi" w:hAnsiTheme="minorHAnsi"/>
      <w:b/>
      <w:sz w:val="22"/>
      <w:szCs w:val="22"/>
    </w:rPr>
  </w:style>
  <w:style w:type="paragraph" w:styleId="TOC3">
    <w:name w:val="toc 3"/>
    <w:basedOn w:val="Normal"/>
    <w:next w:val="Normal"/>
    <w:autoRedefine/>
    <w:uiPriority w:val="39"/>
    <w:semiHidden/>
    <w:unhideWhenUsed/>
    <w:rsid w:val="00E56831"/>
    <w:pPr>
      <w:ind w:left="400"/>
    </w:pPr>
    <w:rPr>
      <w:rFonts w:asciiTheme="minorHAnsi" w:hAnsiTheme="minorHAnsi"/>
      <w:sz w:val="22"/>
      <w:szCs w:val="22"/>
    </w:rPr>
  </w:style>
  <w:style w:type="paragraph" w:styleId="TOC4">
    <w:name w:val="toc 4"/>
    <w:basedOn w:val="Normal"/>
    <w:next w:val="Normal"/>
    <w:autoRedefine/>
    <w:uiPriority w:val="39"/>
    <w:semiHidden/>
    <w:unhideWhenUsed/>
    <w:rsid w:val="00E56831"/>
    <w:pPr>
      <w:ind w:left="600"/>
    </w:pPr>
    <w:rPr>
      <w:rFonts w:asciiTheme="minorHAnsi" w:hAnsiTheme="minorHAnsi"/>
    </w:rPr>
  </w:style>
  <w:style w:type="paragraph" w:styleId="TOC5">
    <w:name w:val="toc 5"/>
    <w:basedOn w:val="Normal"/>
    <w:next w:val="Normal"/>
    <w:autoRedefine/>
    <w:uiPriority w:val="39"/>
    <w:semiHidden/>
    <w:unhideWhenUsed/>
    <w:rsid w:val="00E56831"/>
    <w:pPr>
      <w:ind w:left="800"/>
    </w:pPr>
    <w:rPr>
      <w:rFonts w:asciiTheme="minorHAnsi" w:hAnsiTheme="minorHAnsi"/>
    </w:rPr>
  </w:style>
  <w:style w:type="paragraph" w:styleId="TOC6">
    <w:name w:val="toc 6"/>
    <w:basedOn w:val="Normal"/>
    <w:next w:val="Normal"/>
    <w:autoRedefine/>
    <w:uiPriority w:val="39"/>
    <w:semiHidden/>
    <w:unhideWhenUsed/>
    <w:rsid w:val="00E56831"/>
    <w:pPr>
      <w:ind w:left="1000"/>
    </w:pPr>
    <w:rPr>
      <w:rFonts w:asciiTheme="minorHAnsi" w:hAnsiTheme="minorHAnsi"/>
    </w:rPr>
  </w:style>
  <w:style w:type="paragraph" w:styleId="TOC7">
    <w:name w:val="toc 7"/>
    <w:basedOn w:val="Normal"/>
    <w:next w:val="Normal"/>
    <w:autoRedefine/>
    <w:uiPriority w:val="39"/>
    <w:semiHidden/>
    <w:unhideWhenUsed/>
    <w:rsid w:val="00E56831"/>
    <w:pPr>
      <w:ind w:left="1200"/>
    </w:pPr>
    <w:rPr>
      <w:rFonts w:asciiTheme="minorHAnsi" w:hAnsiTheme="minorHAnsi"/>
    </w:rPr>
  </w:style>
  <w:style w:type="paragraph" w:styleId="TOC8">
    <w:name w:val="toc 8"/>
    <w:basedOn w:val="Normal"/>
    <w:next w:val="Normal"/>
    <w:autoRedefine/>
    <w:uiPriority w:val="39"/>
    <w:semiHidden/>
    <w:unhideWhenUsed/>
    <w:rsid w:val="00E56831"/>
    <w:pPr>
      <w:ind w:left="1400"/>
    </w:pPr>
    <w:rPr>
      <w:rFonts w:asciiTheme="minorHAnsi" w:hAnsiTheme="minorHAnsi"/>
    </w:rPr>
  </w:style>
  <w:style w:type="paragraph" w:styleId="TOC9">
    <w:name w:val="toc 9"/>
    <w:basedOn w:val="Normal"/>
    <w:next w:val="Normal"/>
    <w:autoRedefine/>
    <w:uiPriority w:val="39"/>
    <w:semiHidden/>
    <w:unhideWhenUsed/>
    <w:rsid w:val="00E56831"/>
    <w:pPr>
      <w:ind w:left="1600"/>
    </w:pPr>
    <w:rPr>
      <w:rFonts w:asciiTheme="minorHAnsi" w:hAnsiTheme="minorHAnsi"/>
    </w:rPr>
  </w:style>
  <w:style w:type="character" w:styleId="Hyperlink">
    <w:name w:val="Hyperlink"/>
    <w:basedOn w:val="DefaultParagraphFont"/>
    <w:uiPriority w:val="99"/>
    <w:unhideWhenUsed/>
    <w:rsid w:val="0050004F"/>
    <w:rPr>
      <w:color w:val="0000FF" w:themeColor="hyperlink"/>
      <w:u w:val="single"/>
    </w:rPr>
  </w:style>
  <w:style w:type="paragraph" w:customStyle="1" w:styleId="Default">
    <w:name w:val="Default"/>
    <w:rsid w:val="003D165C"/>
    <w:pPr>
      <w:autoSpaceDE w:val="0"/>
      <w:autoSpaceDN w:val="0"/>
      <w:adjustRightInd w:val="0"/>
      <w:spacing w:after="0" w:line="240" w:lineRule="auto"/>
      <w:ind w:firstLine="0"/>
    </w:pPr>
    <w:rPr>
      <w:rFonts w:ascii="AKBMKP+TimesNewRoman" w:hAnsi="AKBMKP+TimesNewRoman" w:cs="AKBMKP+TimesNewRoman"/>
      <w:color w:val="000000"/>
      <w:sz w:val="24"/>
      <w:szCs w:val="24"/>
    </w:rPr>
  </w:style>
  <w:style w:type="paragraph" w:styleId="Header">
    <w:name w:val="header"/>
    <w:basedOn w:val="Normal"/>
    <w:link w:val="HeaderChar"/>
    <w:uiPriority w:val="99"/>
    <w:unhideWhenUsed/>
    <w:rsid w:val="00C40095"/>
    <w:pPr>
      <w:tabs>
        <w:tab w:val="center" w:pos="4513"/>
        <w:tab w:val="right" w:pos="9026"/>
      </w:tabs>
    </w:pPr>
  </w:style>
  <w:style w:type="character" w:customStyle="1" w:styleId="HeaderChar">
    <w:name w:val="Header Char"/>
    <w:basedOn w:val="DefaultParagraphFont"/>
    <w:link w:val="Header"/>
    <w:uiPriority w:val="99"/>
    <w:rsid w:val="00C40095"/>
    <w:rPr>
      <w:rFonts w:ascii="Arial" w:hAnsi="Arial" w:cs="Arial"/>
      <w:sz w:val="20"/>
      <w:szCs w:val="20"/>
    </w:rPr>
  </w:style>
  <w:style w:type="paragraph" w:styleId="Footer">
    <w:name w:val="footer"/>
    <w:basedOn w:val="Normal"/>
    <w:link w:val="FooterChar"/>
    <w:uiPriority w:val="99"/>
    <w:unhideWhenUsed/>
    <w:rsid w:val="00C40095"/>
    <w:pPr>
      <w:tabs>
        <w:tab w:val="center" w:pos="4513"/>
        <w:tab w:val="right" w:pos="9026"/>
      </w:tabs>
    </w:pPr>
  </w:style>
  <w:style w:type="character" w:customStyle="1" w:styleId="FooterChar">
    <w:name w:val="Footer Char"/>
    <w:basedOn w:val="DefaultParagraphFont"/>
    <w:link w:val="Footer"/>
    <w:uiPriority w:val="99"/>
    <w:rsid w:val="00C40095"/>
    <w:rPr>
      <w:rFonts w:ascii="Arial" w:hAnsi="Arial" w:cs="Arial"/>
      <w:sz w:val="20"/>
      <w:szCs w:val="20"/>
    </w:rPr>
  </w:style>
  <w:style w:type="paragraph" w:styleId="NormalWeb">
    <w:name w:val="Normal (Web)"/>
    <w:basedOn w:val="Normal"/>
    <w:uiPriority w:val="99"/>
    <w:semiHidden/>
    <w:unhideWhenUsed/>
    <w:rsid w:val="00D9755B"/>
    <w:pPr>
      <w:widowControl/>
      <w:autoSpaceDE/>
      <w:autoSpaceDN/>
      <w:adjustRightInd/>
      <w:spacing w:before="100" w:beforeAutospacing="1" w:after="100" w:afterAutospacing="1"/>
      <w:ind w:left="0"/>
    </w:pPr>
    <w:rPr>
      <w:rFonts w:ascii="Times New Roman" w:eastAsia="Times New Roman" w:hAnsi="Times New Roman" w:cs="Times New Roman"/>
      <w:sz w:val="24"/>
      <w:szCs w:val="24"/>
      <w:lang w:val="en-AU" w:eastAsia="en-GB"/>
    </w:rPr>
  </w:style>
  <w:style w:type="table" w:styleId="TableGrid">
    <w:name w:val="Table Grid"/>
    <w:basedOn w:val="TableNormal"/>
    <w:uiPriority w:val="59"/>
    <w:rsid w:val="00D9755B"/>
    <w:pPr>
      <w:spacing w:after="0" w:line="240" w:lineRule="auto"/>
      <w:ind w:firstLine="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B6558"/>
    <w:pPr>
      <w:spacing w:after="0" w:line="240" w:lineRule="auto"/>
      <w:ind w:firstLine="0"/>
    </w:pPr>
    <w:rPr>
      <w:rFonts w:ascii="Arial" w:hAnsi="Arial" w:cs="Arial"/>
      <w:sz w:val="20"/>
      <w:szCs w:val="20"/>
    </w:rPr>
  </w:style>
  <w:style w:type="paragraph" w:customStyle="1" w:styleId="p1">
    <w:name w:val="p1"/>
    <w:basedOn w:val="Normal"/>
    <w:rsid w:val="00AD7930"/>
    <w:pPr>
      <w:widowControl/>
      <w:autoSpaceDE/>
      <w:autoSpaceDN/>
      <w:adjustRightInd/>
      <w:spacing w:before="100" w:beforeAutospacing="1" w:after="100" w:afterAutospacing="1"/>
      <w:ind w:left="0"/>
    </w:pPr>
    <w:rPr>
      <w:rFonts w:ascii="Times New Roman" w:eastAsia="Times New Roman" w:hAnsi="Times New Roman" w:cs="Times New Roman"/>
      <w:sz w:val="24"/>
      <w:szCs w:val="24"/>
      <w:lang w:val="en-AU" w:eastAsia="en-GB"/>
    </w:rPr>
  </w:style>
  <w:style w:type="character" w:customStyle="1" w:styleId="apple-converted-space">
    <w:name w:val="apple-converted-space"/>
    <w:basedOn w:val="DefaultParagraphFont"/>
    <w:rsid w:val="00AD7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7365">
      <w:bodyDiv w:val="1"/>
      <w:marLeft w:val="0"/>
      <w:marRight w:val="0"/>
      <w:marTop w:val="0"/>
      <w:marBottom w:val="0"/>
      <w:divBdr>
        <w:top w:val="none" w:sz="0" w:space="0" w:color="auto"/>
        <w:left w:val="none" w:sz="0" w:space="0" w:color="auto"/>
        <w:bottom w:val="none" w:sz="0" w:space="0" w:color="auto"/>
        <w:right w:val="none" w:sz="0" w:space="0" w:color="auto"/>
      </w:divBdr>
    </w:div>
    <w:div w:id="210962087">
      <w:bodyDiv w:val="1"/>
      <w:marLeft w:val="0"/>
      <w:marRight w:val="0"/>
      <w:marTop w:val="0"/>
      <w:marBottom w:val="0"/>
      <w:divBdr>
        <w:top w:val="none" w:sz="0" w:space="0" w:color="auto"/>
        <w:left w:val="none" w:sz="0" w:space="0" w:color="auto"/>
        <w:bottom w:val="none" w:sz="0" w:space="0" w:color="auto"/>
        <w:right w:val="none" w:sz="0" w:space="0" w:color="auto"/>
      </w:divBdr>
    </w:div>
    <w:div w:id="216016224">
      <w:bodyDiv w:val="1"/>
      <w:marLeft w:val="0"/>
      <w:marRight w:val="0"/>
      <w:marTop w:val="0"/>
      <w:marBottom w:val="0"/>
      <w:divBdr>
        <w:top w:val="none" w:sz="0" w:space="0" w:color="auto"/>
        <w:left w:val="none" w:sz="0" w:space="0" w:color="auto"/>
        <w:bottom w:val="none" w:sz="0" w:space="0" w:color="auto"/>
        <w:right w:val="none" w:sz="0" w:space="0" w:color="auto"/>
      </w:divBdr>
    </w:div>
    <w:div w:id="294609173">
      <w:bodyDiv w:val="1"/>
      <w:marLeft w:val="0"/>
      <w:marRight w:val="0"/>
      <w:marTop w:val="0"/>
      <w:marBottom w:val="0"/>
      <w:divBdr>
        <w:top w:val="none" w:sz="0" w:space="0" w:color="auto"/>
        <w:left w:val="none" w:sz="0" w:space="0" w:color="auto"/>
        <w:bottom w:val="none" w:sz="0" w:space="0" w:color="auto"/>
        <w:right w:val="none" w:sz="0" w:space="0" w:color="auto"/>
      </w:divBdr>
    </w:div>
    <w:div w:id="354893509">
      <w:bodyDiv w:val="1"/>
      <w:marLeft w:val="0"/>
      <w:marRight w:val="0"/>
      <w:marTop w:val="0"/>
      <w:marBottom w:val="0"/>
      <w:divBdr>
        <w:top w:val="none" w:sz="0" w:space="0" w:color="auto"/>
        <w:left w:val="none" w:sz="0" w:space="0" w:color="auto"/>
        <w:bottom w:val="none" w:sz="0" w:space="0" w:color="auto"/>
        <w:right w:val="none" w:sz="0" w:space="0" w:color="auto"/>
      </w:divBdr>
    </w:div>
    <w:div w:id="570967343">
      <w:bodyDiv w:val="1"/>
      <w:marLeft w:val="0"/>
      <w:marRight w:val="0"/>
      <w:marTop w:val="0"/>
      <w:marBottom w:val="0"/>
      <w:divBdr>
        <w:top w:val="none" w:sz="0" w:space="0" w:color="auto"/>
        <w:left w:val="none" w:sz="0" w:space="0" w:color="auto"/>
        <w:bottom w:val="none" w:sz="0" w:space="0" w:color="auto"/>
        <w:right w:val="none" w:sz="0" w:space="0" w:color="auto"/>
      </w:divBdr>
    </w:div>
    <w:div w:id="611858495">
      <w:bodyDiv w:val="1"/>
      <w:marLeft w:val="0"/>
      <w:marRight w:val="0"/>
      <w:marTop w:val="0"/>
      <w:marBottom w:val="0"/>
      <w:divBdr>
        <w:top w:val="none" w:sz="0" w:space="0" w:color="auto"/>
        <w:left w:val="none" w:sz="0" w:space="0" w:color="auto"/>
        <w:bottom w:val="none" w:sz="0" w:space="0" w:color="auto"/>
        <w:right w:val="none" w:sz="0" w:space="0" w:color="auto"/>
      </w:divBdr>
      <w:divsChild>
        <w:div w:id="140466787">
          <w:marLeft w:val="0"/>
          <w:marRight w:val="0"/>
          <w:marTop w:val="0"/>
          <w:marBottom w:val="0"/>
          <w:divBdr>
            <w:top w:val="none" w:sz="0" w:space="0" w:color="auto"/>
            <w:left w:val="none" w:sz="0" w:space="0" w:color="auto"/>
            <w:bottom w:val="none" w:sz="0" w:space="0" w:color="auto"/>
            <w:right w:val="none" w:sz="0" w:space="0" w:color="auto"/>
          </w:divBdr>
        </w:div>
        <w:div w:id="884172416">
          <w:marLeft w:val="0"/>
          <w:marRight w:val="0"/>
          <w:marTop w:val="0"/>
          <w:marBottom w:val="0"/>
          <w:divBdr>
            <w:top w:val="none" w:sz="0" w:space="0" w:color="auto"/>
            <w:left w:val="none" w:sz="0" w:space="0" w:color="auto"/>
            <w:bottom w:val="none" w:sz="0" w:space="0" w:color="auto"/>
            <w:right w:val="none" w:sz="0" w:space="0" w:color="auto"/>
          </w:divBdr>
        </w:div>
        <w:div w:id="1702588111">
          <w:marLeft w:val="0"/>
          <w:marRight w:val="0"/>
          <w:marTop w:val="0"/>
          <w:marBottom w:val="0"/>
          <w:divBdr>
            <w:top w:val="none" w:sz="0" w:space="0" w:color="auto"/>
            <w:left w:val="none" w:sz="0" w:space="0" w:color="auto"/>
            <w:bottom w:val="none" w:sz="0" w:space="0" w:color="auto"/>
            <w:right w:val="none" w:sz="0" w:space="0" w:color="auto"/>
          </w:divBdr>
        </w:div>
      </w:divsChild>
    </w:div>
    <w:div w:id="684400456">
      <w:bodyDiv w:val="1"/>
      <w:marLeft w:val="0"/>
      <w:marRight w:val="0"/>
      <w:marTop w:val="0"/>
      <w:marBottom w:val="0"/>
      <w:divBdr>
        <w:top w:val="none" w:sz="0" w:space="0" w:color="auto"/>
        <w:left w:val="none" w:sz="0" w:space="0" w:color="auto"/>
        <w:bottom w:val="none" w:sz="0" w:space="0" w:color="auto"/>
        <w:right w:val="none" w:sz="0" w:space="0" w:color="auto"/>
      </w:divBdr>
      <w:divsChild>
        <w:div w:id="125510057">
          <w:marLeft w:val="0"/>
          <w:marRight w:val="0"/>
          <w:marTop w:val="0"/>
          <w:marBottom w:val="0"/>
          <w:divBdr>
            <w:top w:val="none" w:sz="0" w:space="0" w:color="auto"/>
            <w:left w:val="none" w:sz="0" w:space="0" w:color="auto"/>
            <w:bottom w:val="none" w:sz="0" w:space="0" w:color="auto"/>
            <w:right w:val="none" w:sz="0" w:space="0" w:color="auto"/>
          </w:divBdr>
          <w:divsChild>
            <w:div w:id="1214317058">
              <w:marLeft w:val="0"/>
              <w:marRight w:val="0"/>
              <w:marTop w:val="0"/>
              <w:marBottom w:val="0"/>
              <w:divBdr>
                <w:top w:val="none" w:sz="0" w:space="0" w:color="auto"/>
                <w:left w:val="none" w:sz="0" w:space="0" w:color="auto"/>
                <w:bottom w:val="none" w:sz="0" w:space="0" w:color="auto"/>
                <w:right w:val="none" w:sz="0" w:space="0" w:color="auto"/>
              </w:divBdr>
              <w:divsChild>
                <w:div w:id="440295496">
                  <w:marLeft w:val="0"/>
                  <w:marRight w:val="0"/>
                  <w:marTop w:val="0"/>
                  <w:marBottom w:val="0"/>
                  <w:divBdr>
                    <w:top w:val="none" w:sz="0" w:space="0" w:color="auto"/>
                    <w:left w:val="none" w:sz="0" w:space="0" w:color="auto"/>
                    <w:bottom w:val="none" w:sz="0" w:space="0" w:color="auto"/>
                    <w:right w:val="none" w:sz="0" w:space="0" w:color="auto"/>
                  </w:divBdr>
                </w:div>
                <w:div w:id="1278104227">
                  <w:marLeft w:val="0"/>
                  <w:marRight w:val="0"/>
                  <w:marTop w:val="0"/>
                  <w:marBottom w:val="0"/>
                  <w:divBdr>
                    <w:top w:val="none" w:sz="0" w:space="0" w:color="auto"/>
                    <w:left w:val="none" w:sz="0" w:space="0" w:color="auto"/>
                    <w:bottom w:val="none" w:sz="0" w:space="0" w:color="auto"/>
                    <w:right w:val="none" w:sz="0" w:space="0" w:color="auto"/>
                  </w:divBdr>
                </w:div>
                <w:div w:id="1341467154">
                  <w:marLeft w:val="0"/>
                  <w:marRight w:val="0"/>
                  <w:marTop w:val="0"/>
                  <w:marBottom w:val="0"/>
                  <w:divBdr>
                    <w:top w:val="none" w:sz="0" w:space="0" w:color="auto"/>
                    <w:left w:val="none" w:sz="0" w:space="0" w:color="auto"/>
                    <w:bottom w:val="none" w:sz="0" w:space="0" w:color="auto"/>
                    <w:right w:val="none" w:sz="0" w:space="0" w:color="auto"/>
                  </w:divBdr>
                </w:div>
              </w:divsChild>
            </w:div>
            <w:div w:id="1243950184">
              <w:marLeft w:val="0"/>
              <w:marRight w:val="0"/>
              <w:marTop w:val="0"/>
              <w:marBottom w:val="0"/>
              <w:divBdr>
                <w:top w:val="none" w:sz="0" w:space="0" w:color="auto"/>
                <w:left w:val="none" w:sz="0" w:space="0" w:color="auto"/>
                <w:bottom w:val="none" w:sz="0" w:space="0" w:color="auto"/>
                <w:right w:val="none" w:sz="0" w:space="0" w:color="auto"/>
              </w:divBdr>
              <w:divsChild>
                <w:div w:id="528181177">
                  <w:marLeft w:val="0"/>
                  <w:marRight w:val="0"/>
                  <w:marTop w:val="0"/>
                  <w:marBottom w:val="0"/>
                  <w:divBdr>
                    <w:top w:val="none" w:sz="0" w:space="0" w:color="auto"/>
                    <w:left w:val="none" w:sz="0" w:space="0" w:color="auto"/>
                    <w:bottom w:val="none" w:sz="0" w:space="0" w:color="auto"/>
                    <w:right w:val="none" w:sz="0" w:space="0" w:color="auto"/>
                  </w:divBdr>
                </w:div>
              </w:divsChild>
            </w:div>
            <w:div w:id="1989360884">
              <w:marLeft w:val="0"/>
              <w:marRight w:val="0"/>
              <w:marTop w:val="0"/>
              <w:marBottom w:val="0"/>
              <w:divBdr>
                <w:top w:val="none" w:sz="0" w:space="0" w:color="auto"/>
                <w:left w:val="none" w:sz="0" w:space="0" w:color="auto"/>
                <w:bottom w:val="none" w:sz="0" w:space="0" w:color="auto"/>
                <w:right w:val="none" w:sz="0" w:space="0" w:color="auto"/>
              </w:divBdr>
              <w:divsChild>
                <w:div w:id="2907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2199">
          <w:marLeft w:val="0"/>
          <w:marRight w:val="0"/>
          <w:marTop w:val="0"/>
          <w:marBottom w:val="0"/>
          <w:divBdr>
            <w:top w:val="none" w:sz="0" w:space="0" w:color="auto"/>
            <w:left w:val="none" w:sz="0" w:space="0" w:color="auto"/>
            <w:bottom w:val="none" w:sz="0" w:space="0" w:color="auto"/>
            <w:right w:val="none" w:sz="0" w:space="0" w:color="auto"/>
          </w:divBdr>
          <w:divsChild>
            <w:div w:id="1824467059">
              <w:marLeft w:val="0"/>
              <w:marRight w:val="0"/>
              <w:marTop w:val="0"/>
              <w:marBottom w:val="0"/>
              <w:divBdr>
                <w:top w:val="none" w:sz="0" w:space="0" w:color="auto"/>
                <w:left w:val="none" w:sz="0" w:space="0" w:color="auto"/>
                <w:bottom w:val="none" w:sz="0" w:space="0" w:color="auto"/>
                <w:right w:val="none" w:sz="0" w:space="0" w:color="auto"/>
              </w:divBdr>
              <w:divsChild>
                <w:div w:id="140968564">
                  <w:marLeft w:val="0"/>
                  <w:marRight w:val="0"/>
                  <w:marTop w:val="0"/>
                  <w:marBottom w:val="0"/>
                  <w:divBdr>
                    <w:top w:val="none" w:sz="0" w:space="0" w:color="auto"/>
                    <w:left w:val="none" w:sz="0" w:space="0" w:color="auto"/>
                    <w:bottom w:val="none" w:sz="0" w:space="0" w:color="auto"/>
                    <w:right w:val="none" w:sz="0" w:space="0" w:color="auto"/>
                  </w:divBdr>
                </w:div>
                <w:div w:id="70702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11944">
      <w:bodyDiv w:val="1"/>
      <w:marLeft w:val="0"/>
      <w:marRight w:val="0"/>
      <w:marTop w:val="0"/>
      <w:marBottom w:val="0"/>
      <w:divBdr>
        <w:top w:val="none" w:sz="0" w:space="0" w:color="auto"/>
        <w:left w:val="none" w:sz="0" w:space="0" w:color="auto"/>
        <w:bottom w:val="none" w:sz="0" w:space="0" w:color="auto"/>
        <w:right w:val="none" w:sz="0" w:space="0" w:color="auto"/>
      </w:divBdr>
    </w:div>
    <w:div w:id="759176469">
      <w:bodyDiv w:val="1"/>
      <w:marLeft w:val="0"/>
      <w:marRight w:val="0"/>
      <w:marTop w:val="0"/>
      <w:marBottom w:val="0"/>
      <w:divBdr>
        <w:top w:val="none" w:sz="0" w:space="0" w:color="auto"/>
        <w:left w:val="none" w:sz="0" w:space="0" w:color="auto"/>
        <w:bottom w:val="none" w:sz="0" w:space="0" w:color="auto"/>
        <w:right w:val="none" w:sz="0" w:space="0" w:color="auto"/>
      </w:divBdr>
    </w:div>
    <w:div w:id="800266201">
      <w:bodyDiv w:val="1"/>
      <w:marLeft w:val="0"/>
      <w:marRight w:val="0"/>
      <w:marTop w:val="0"/>
      <w:marBottom w:val="0"/>
      <w:divBdr>
        <w:top w:val="none" w:sz="0" w:space="0" w:color="auto"/>
        <w:left w:val="none" w:sz="0" w:space="0" w:color="auto"/>
        <w:bottom w:val="none" w:sz="0" w:space="0" w:color="auto"/>
        <w:right w:val="none" w:sz="0" w:space="0" w:color="auto"/>
      </w:divBdr>
    </w:div>
    <w:div w:id="962003465">
      <w:bodyDiv w:val="1"/>
      <w:marLeft w:val="0"/>
      <w:marRight w:val="0"/>
      <w:marTop w:val="0"/>
      <w:marBottom w:val="0"/>
      <w:divBdr>
        <w:top w:val="none" w:sz="0" w:space="0" w:color="auto"/>
        <w:left w:val="none" w:sz="0" w:space="0" w:color="auto"/>
        <w:bottom w:val="none" w:sz="0" w:space="0" w:color="auto"/>
        <w:right w:val="none" w:sz="0" w:space="0" w:color="auto"/>
      </w:divBdr>
    </w:div>
    <w:div w:id="1010134159">
      <w:bodyDiv w:val="1"/>
      <w:marLeft w:val="0"/>
      <w:marRight w:val="0"/>
      <w:marTop w:val="0"/>
      <w:marBottom w:val="0"/>
      <w:divBdr>
        <w:top w:val="none" w:sz="0" w:space="0" w:color="auto"/>
        <w:left w:val="none" w:sz="0" w:space="0" w:color="auto"/>
        <w:bottom w:val="none" w:sz="0" w:space="0" w:color="auto"/>
        <w:right w:val="none" w:sz="0" w:space="0" w:color="auto"/>
      </w:divBdr>
    </w:div>
    <w:div w:id="1018965637">
      <w:bodyDiv w:val="1"/>
      <w:marLeft w:val="0"/>
      <w:marRight w:val="0"/>
      <w:marTop w:val="0"/>
      <w:marBottom w:val="0"/>
      <w:divBdr>
        <w:top w:val="none" w:sz="0" w:space="0" w:color="auto"/>
        <w:left w:val="none" w:sz="0" w:space="0" w:color="auto"/>
        <w:bottom w:val="none" w:sz="0" w:space="0" w:color="auto"/>
        <w:right w:val="none" w:sz="0" w:space="0" w:color="auto"/>
      </w:divBdr>
    </w:div>
    <w:div w:id="1472482641">
      <w:bodyDiv w:val="1"/>
      <w:marLeft w:val="0"/>
      <w:marRight w:val="0"/>
      <w:marTop w:val="0"/>
      <w:marBottom w:val="0"/>
      <w:divBdr>
        <w:top w:val="none" w:sz="0" w:space="0" w:color="auto"/>
        <w:left w:val="none" w:sz="0" w:space="0" w:color="auto"/>
        <w:bottom w:val="none" w:sz="0" w:space="0" w:color="auto"/>
        <w:right w:val="none" w:sz="0" w:space="0" w:color="auto"/>
      </w:divBdr>
    </w:div>
    <w:div w:id="1743940724">
      <w:bodyDiv w:val="1"/>
      <w:marLeft w:val="0"/>
      <w:marRight w:val="0"/>
      <w:marTop w:val="0"/>
      <w:marBottom w:val="0"/>
      <w:divBdr>
        <w:top w:val="none" w:sz="0" w:space="0" w:color="auto"/>
        <w:left w:val="none" w:sz="0" w:space="0" w:color="auto"/>
        <w:bottom w:val="none" w:sz="0" w:space="0" w:color="auto"/>
        <w:right w:val="none" w:sz="0" w:space="0" w:color="auto"/>
      </w:divBdr>
    </w:div>
    <w:div w:id="1763646569">
      <w:bodyDiv w:val="1"/>
      <w:marLeft w:val="0"/>
      <w:marRight w:val="0"/>
      <w:marTop w:val="0"/>
      <w:marBottom w:val="0"/>
      <w:divBdr>
        <w:top w:val="none" w:sz="0" w:space="0" w:color="auto"/>
        <w:left w:val="none" w:sz="0" w:space="0" w:color="auto"/>
        <w:bottom w:val="none" w:sz="0" w:space="0" w:color="auto"/>
        <w:right w:val="none" w:sz="0" w:space="0" w:color="auto"/>
      </w:divBdr>
    </w:div>
    <w:div w:id="186863526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B3890B-6724-4D08-B4E9-159BFEE67D5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474A65-A323-4623-9615-D1C0D182902F}">
  <ds:schemaRefs>
    <ds:schemaRef ds:uri="http://schemas.microsoft.com/sharepoint/v3/contenttype/forms"/>
  </ds:schemaRefs>
</ds:datastoreItem>
</file>

<file path=customXml/itemProps3.xml><?xml version="1.0" encoding="utf-8"?>
<ds:datastoreItem xmlns:ds="http://schemas.openxmlformats.org/officeDocument/2006/customXml" ds:itemID="{C73D84C3-F0B8-4D7E-9F91-D82EC5908C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BC44F9-D89E-4956-B068-01F4D7046D6E}">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28</Pages>
  <Words>8595</Words>
  <Characters>48996</Characters>
  <Application>Microsoft Office Word</Application>
  <DocSecurity>0</DocSecurity>
  <Lines>408</Lines>
  <Paragraphs>114</Paragraphs>
  <ScaleCrop>false</ScaleCrop>
  <Company>HP</Company>
  <LinksUpToDate>false</LinksUpToDate>
  <CharactersWithSpaces>57477</CharactersWithSpaces>
  <SharedDoc>false</SharedDoc>
  <HLinks>
    <vt:vector size="120" baseType="variant">
      <vt:variant>
        <vt:i4>2031676</vt:i4>
      </vt:variant>
      <vt:variant>
        <vt:i4>116</vt:i4>
      </vt:variant>
      <vt:variant>
        <vt:i4>0</vt:i4>
      </vt:variant>
      <vt:variant>
        <vt:i4>5</vt:i4>
      </vt:variant>
      <vt:variant>
        <vt:lpwstr/>
      </vt:variant>
      <vt:variant>
        <vt:lpwstr>_Toc192079886</vt:lpwstr>
      </vt:variant>
      <vt:variant>
        <vt:i4>2031676</vt:i4>
      </vt:variant>
      <vt:variant>
        <vt:i4>110</vt:i4>
      </vt:variant>
      <vt:variant>
        <vt:i4>0</vt:i4>
      </vt:variant>
      <vt:variant>
        <vt:i4>5</vt:i4>
      </vt:variant>
      <vt:variant>
        <vt:lpwstr/>
      </vt:variant>
      <vt:variant>
        <vt:lpwstr>_Toc192079885</vt:lpwstr>
      </vt:variant>
      <vt:variant>
        <vt:i4>2031676</vt:i4>
      </vt:variant>
      <vt:variant>
        <vt:i4>104</vt:i4>
      </vt:variant>
      <vt:variant>
        <vt:i4>0</vt:i4>
      </vt:variant>
      <vt:variant>
        <vt:i4>5</vt:i4>
      </vt:variant>
      <vt:variant>
        <vt:lpwstr/>
      </vt:variant>
      <vt:variant>
        <vt:lpwstr>_Toc192079884</vt:lpwstr>
      </vt:variant>
      <vt:variant>
        <vt:i4>2031676</vt:i4>
      </vt:variant>
      <vt:variant>
        <vt:i4>98</vt:i4>
      </vt:variant>
      <vt:variant>
        <vt:i4>0</vt:i4>
      </vt:variant>
      <vt:variant>
        <vt:i4>5</vt:i4>
      </vt:variant>
      <vt:variant>
        <vt:lpwstr/>
      </vt:variant>
      <vt:variant>
        <vt:lpwstr>_Toc192079883</vt:lpwstr>
      </vt:variant>
      <vt:variant>
        <vt:i4>2031676</vt:i4>
      </vt:variant>
      <vt:variant>
        <vt:i4>92</vt:i4>
      </vt:variant>
      <vt:variant>
        <vt:i4>0</vt:i4>
      </vt:variant>
      <vt:variant>
        <vt:i4>5</vt:i4>
      </vt:variant>
      <vt:variant>
        <vt:lpwstr/>
      </vt:variant>
      <vt:variant>
        <vt:lpwstr>_Toc192079882</vt:lpwstr>
      </vt:variant>
      <vt:variant>
        <vt:i4>2031676</vt:i4>
      </vt:variant>
      <vt:variant>
        <vt:i4>86</vt:i4>
      </vt:variant>
      <vt:variant>
        <vt:i4>0</vt:i4>
      </vt:variant>
      <vt:variant>
        <vt:i4>5</vt:i4>
      </vt:variant>
      <vt:variant>
        <vt:lpwstr/>
      </vt:variant>
      <vt:variant>
        <vt:lpwstr>_Toc192079881</vt:lpwstr>
      </vt:variant>
      <vt:variant>
        <vt:i4>2031676</vt:i4>
      </vt:variant>
      <vt:variant>
        <vt:i4>80</vt:i4>
      </vt:variant>
      <vt:variant>
        <vt:i4>0</vt:i4>
      </vt:variant>
      <vt:variant>
        <vt:i4>5</vt:i4>
      </vt:variant>
      <vt:variant>
        <vt:lpwstr/>
      </vt:variant>
      <vt:variant>
        <vt:lpwstr>_Toc192079880</vt:lpwstr>
      </vt:variant>
      <vt:variant>
        <vt:i4>1048636</vt:i4>
      </vt:variant>
      <vt:variant>
        <vt:i4>74</vt:i4>
      </vt:variant>
      <vt:variant>
        <vt:i4>0</vt:i4>
      </vt:variant>
      <vt:variant>
        <vt:i4>5</vt:i4>
      </vt:variant>
      <vt:variant>
        <vt:lpwstr/>
      </vt:variant>
      <vt:variant>
        <vt:lpwstr>_Toc192079879</vt:lpwstr>
      </vt:variant>
      <vt:variant>
        <vt:i4>1048636</vt:i4>
      </vt:variant>
      <vt:variant>
        <vt:i4>68</vt:i4>
      </vt:variant>
      <vt:variant>
        <vt:i4>0</vt:i4>
      </vt:variant>
      <vt:variant>
        <vt:i4>5</vt:i4>
      </vt:variant>
      <vt:variant>
        <vt:lpwstr/>
      </vt:variant>
      <vt:variant>
        <vt:lpwstr>_Toc192079878</vt:lpwstr>
      </vt:variant>
      <vt:variant>
        <vt:i4>1048636</vt:i4>
      </vt:variant>
      <vt:variant>
        <vt:i4>62</vt:i4>
      </vt:variant>
      <vt:variant>
        <vt:i4>0</vt:i4>
      </vt:variant>
      <vt:variant>
        <vt:i4>5</vt:i4>
      </vt:variant>
      <vt:variant>
        <vt:lpwstr/>
      </vt:variant>
      <vt:variant>
        <vt:lpwstr>_Toc192079877</vt:lpwstr>
      </vt:variant>
      <vt:variant>
        <vt:i4>1048636</vt:i4>
      </vt:variant>
      <vt:variant>
        <vt:i4>56</vt:i4>
      </vt:variant>
      <vt:variant>
        <vt:i4>0</vt:i4>
      </vt:variant>
      <vt:variant>
        <vt:i4>5</vt:i4>
      </vt:variant>
      <vt:variant>
        <vt:lpwstr/>
      </vt:variant>
      <vt:variant>
        <vt:lpwstr>_Toc192079876</vt:lpwstr>
      </vt:variant>
      <vt:variant>
        <vt:i4>1048636</vt:i4>
      </vt:variant>
      <vt:variant>
        <vt:i4>50</vt:i4>
      </vt:variant>
      <vt:variant>
        <vt:i4>0</vt:i4>
      </vt:variant>
      <vt:variant>
        <vt:i4>5</vt:i4>
      </vt:variant>
      <vt:variant>
        <vt:lpwstr/>
      </vt:variant>
      <vt:variant>
        <vt:lpwstr>_Toc192079875</vt:lpwstr>
      </vt:variant>
      <vt:variant>
        <vt:i4>1048636</vt:i4>
      </vt:variant>
      <vt:variant>
        <vt:i4>44</vt:i4>
      </vt:variant>
      <vt:variant>
        <vt:i4>0</vt:i4>
      </vt:variant>
      <vt:variant>
        <vt:i4>5</vt:i4>
      </vt:variant>
      <vt:variant>
        <vt:lpwstr/>
      </vt:variant>
      <vt:variant>
        <vt:lpwstr>_Toc192079874</vt:lpwstr>
      </vt:variant>
      <vt:variant>
        <vt:i4>1048636</vt:i4>
      </vt:variant>
      <vt:variant>
        <vt:i4>38</vt:i4>
      </vt:variant>
      <vt:variant>
        <vt:i4>0</vt:i4>
      </vt:variant>
      <vt:variant>
        <vt:i4>5</vt:i4>
      </vt:variant>
      <vt:variant>
        <vt:lpwstr/>
      </vt:variant>
      <vt:variant>
        <vt:lpwstr>_Toc192079873</vt:lpwstr>
      </vt:variant>
      <vt:variant>
        <vt:i4>1048636</vt:i4>
      </vt:variant>
      <vt:variant>
        <vt:i4>32</vt:i4>
      </vt:variant>
      <vt:variant>
        <vt:i4>0</vt:i4>
      </vt:variant>
      <vt:variant>
        <vt:i4>5</vt:i4>
      </vt:variant>
      <vt:variant>
        <vt:lpwstr/>
      </vt:variant>
      <vt:variant>
        <vt:lpwstr>_Toc192079872</vt:lpwstr>
      </vt:variant>
      <vt:variant>
        <vt:i4>1048636</vt:i4>
      </vt:variant>
      <vt:variant>
        <vt:i4>26</vt:i4>
      </vt:variant>
      <vt:variant>
        <vt:i4>0</vt:i4>
      </vt:variant>
      <vt:variant>
        <vt:i4>5</vt:i4>
      </vt:variant>
      <vt:variant>
        <vt:lpwstr/>
      </vt:variant>
      <vt:variant>
        <vt:lpwstr>_Toc192079871</vt:lpwstr>
      </vt:variant>
      <vt:variant>
        <vt:i4>1048636</vt:i4>
      </vt:variant>
      <vt:variant>
        <vt:i4>20</vt:i4>
      </vt:variant>
      <vt:variant>
        <vt:i4>0</vt:i4>
      </vt:variant>
      <vt:variant>
        <vt:i4>5</vt:i4>
      </vt:variant>
      <vt:variant>
        <vt:lpwstr/>
      </vt:variant>
      <vt:variant>
        <vt:lpwstr>_Toc192079870</vt:lpwstr>
      </vt:variant>
      <vt:variant>
        <vt:i4>1114172</vt:i4>
      </vt:variant>
      <vt:variant>
        <vt:i4>14</vt:i4>
      </vt:variant>
      <vt:variant>
        <vt:i4>0</vt:i4>
      </vt:variant>
      <vt:variant>
        <vt:i4>5</vt:i4>
      </vt:variant>
      <vt:variant>
        <vt:lpwstr/>
      </vt:variant>
      <vt:variant>
        <vt:lpwstr>_Toc192079869</vt:lpwstr>
      </vt:variant>
      <vt:variant>
        <vt:i4>1114172</vt:i4>
      </vt:variant>
      <vt:variant>
        <vt:i4>8</vt:i4>
      </vt:variant>
      <vt:variant>
        <vt:i4>0</vt:i4>
      </vt:variant>
      <vt:variant>
        <vt:i4>5</vt:i4>
      </vt:variant>
      <vt:variant>
        <vt:lpwstr/>
      </vt:variant>
      <vt:variant>
        <vt:lpwstr>_Toc192079868</vt:lpwstr>
      </vt:variant>
      <vt:variant>
        <vt:i4>1114172</vt:i4>
      </vt:variant>
      <vt:variant>
        <vt:i4>2</vt:i4>
      </vt:variant>
      <vt:variant>
        <vt:i4>0</vt:i4>
      </vt:variant>
      <vt:variant>
        <vt:i4>5</vt:i4>
      </vt:variant>
      <vt:variant>
        <vt:lpwstr/>
      </vt:variant>
      <vt:variant>
        <vt:lpwstr>_Toc192079867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dpb</dc:creator>
  <cp:keywords/>
  <cp:lastModifiedBy>Kit Double</cp:lastModifiedBy>
  <cp:revision>8</cp:revision>
  <dcterms:created xsi:type="dcterms:W3CDTF">2025-04-28T03:15:00Z</dcterms:created>
  <dcterms:modified xsi:type="dcterms:W3CDTF">2025-07-16T04:28:00Z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