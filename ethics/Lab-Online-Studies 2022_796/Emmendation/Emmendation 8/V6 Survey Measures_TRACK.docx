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565BBE5A" w14:textId="6BFBD919" w:rsidR="00A634A2" w:rsidRDefault="00E56831">
          <w:pPr>
            <w:pStyle w:val="TOC1"/>
            <w:tabs>
              <w:tab w:val="left" w:pos="400"/>
              <w:tab w:val="right" w:leader="dot" w:pos="9962"/>
            </w:tabs>
            <w:rPr>
              <w:ins w:id="0" w:author="Kit Double" w:date="2025-04-28T13:29:00Z" w16du:dateUtc="2025-04-28T03:29:00Z"/>
              <w:rFonts w:cstheme="minorBidi"/>
              <w:b w:val="0"/>
              <w:noProof/>
              <w:kern w:val="2"/>
              <w:lang w:val="en-AU" w:eastAsia="en-GB"/>
              <w14:ligatures w14:val="standardContextual"/>
            </w:rPr>
          </w:pPr>
          <w:r>
            <w:rPr>
              <w:b w:val="0"/>
            </w:rPr>
            <w:fldChar w:fldCharType="begin"/>
          </w:r>
          <w:r>
            <w:instrText xml:space="preserve"> TOC \o "1-3" \h \z \u </w:instrText>
          </w:r>
          <w:r>
            <w:rPr>
              <w:b w:val="0"/>
            </w:rPr>
            <w:fldChar w:fldCharType="separate"/>
          </w:r>
          <w:ins w:id="1" w:author="Kit Double" w:date="2025-04-28T13:29:00Z" w16du:dateUtc="2025-04-28T03:29:00Z">
            <w:r w:rsidR="00A634A2" w:rsidRPr="006B0A29">
              <w:rPr>
                <w:rStyle w:val="Hyperlink"/>
                <w:noProof/>
              </w:rPr>
              <w:fldChar w:fldCharType="begin"/>
            </w:r>
            <w:r w:rsidR="00A634A2" w:rsidRPr="006B0A29">
              <w:rPr>
                <w:rStyle w:val="Hyperlink"/>
                <w:noProof/>
              </w:rPr>
              <w:instrText xml:space="preserve"> </w:instrText>
            </w:r>
            <w:r w:rsidR="00A634A2">
              <w:rPr>
                <w:noProof/>
              </w:rPr>
              <w:instrText>HYPERLINK \l "_Toc196739417"</w:instrText>
            </w:r>
            <w:r w:rsidR="00A634A2" w:rsidRPr="006B0A29">
              <w:rPr>
                <w:rStyle w:val="Hyperlink"/>
                <w:noProof/>
              </w:rPr>
              <w:instrText xml:space="preserve"> </w:instrText>
            </w:r>
            <w:r w:rsidR="00A634A2" w:rsidRPr="006B0A29">
              <w:rPr>
                <w:rStyle w:val="Hyperlink"/>
                <w:noProof/>
              </w:rPr>
            </w:r>
            <w:r w:rsidR="00A634A2" w:rsidRPr="006B0A29">
              <w:rPr>
                <w:rStyle w:val="Hyperlink"/>
                <w:noProof/>
              </w:rPr>
              <w:fldChar w:fldCharType="separate"/>
            </w:r>
            <w:r w:rsidR="00A634A2" w:rsidRPr="006B0A29">
              <w:rPr>
                <w:rStyle w:val="Hyperlink"/>
                <w:noProof/>
              </w:rPr>
              <w:t>1</w:t>
            </w:r>
            <w:r w:rsidR="00A634A2">
              <w:rPr>
                <w:rFonts w:cstheme="minorBidi"/>
                <w:b w:val="0"/>
                <w:noProof/>
                <w:kern w:val="2"/>
                <w:lang w:val="en-AU" w:eastAsia="en-GB"/>
                <w14:ligatures w14:val="standardContextual"/>
              </w:rPr>
              <w:tab/>
            </w:r>
            <w:r w:rsidR="00A634A2" w:rsidRPr="006B0A29">
              <w:rPr>
                <w:rStyle w:val="Hyperlink"/>
                <w:noProof/>
              </w:rPr>
              <w:t>Demographic Questionnaire</w:t>
            </w:r>
            <w:r w:rsidR="00A634A2">
              <w:rPr>
                <w:noProof/>
                <w:webHidden/>
              </w:rPr>
              <w:tab/>
            </w:r>
            <w:r w:rsidR="00A634A2">
              <w:rPr>
                <w:noProof/>
                <w:webHidden/>
              </w:rPr>
              <w:fldChar w:fldCharType="begin"/>
            </w:r>
            <w:r w:rsidR="00A634A2">
              <w:rPr>
                <w:noProof/>
                <w:webHidden/>
              </w:rPr>
              <w:instrText xml:space="preserve"> PAGEREF _Toc196739417 \h </w:instrText>
            </w:r>
            <w:r w:rsidR="00A634A2">
              <w:rPr>
                <w:noProof/>
                <w:webHidden/>
              </w:rPr>
            </w:r>
          </w:ins>
          <w:r w:rsidR="00A634A2">
            <w:rPr>
              <w:noProof/>
              <w:webHidden/>
            </w:rPr>
            <w:fldChar w:fldCharType="separate"/>
          </w:r>
          <w:ins w:id="2" w:author="Kit Double" w:date="2025-04-28T13:29:00Z" w16du:dateUtc="2025-04-28T03:29:00Z">
            <w:r w:rsidR="00A634A2">
              <w:rPr>
                <w:noProof/>
                <w:webHidden/>
              </w:rPr>
              <w:t>3</w:t>
            </w:r>
            <w:r w:rsidR="00A634A2">
              <w:rPr>
                <w:noProof/>
                <w:webHidden/>
              </w:rPr>
              <w:fldChar w:fldCharType="end"/>
            </w:r>
            <w:r w:rsidR="00A634A2" w:rsidRPr="006B0A29">
              <w:rPr>
                <w:rStyle w:val="Hyperlink"/>
                <w:noProof/>
              </w:rPr>
              <w:fldChar w:fldCharType="end"/>
            </w:r>
          </w:ins>
        </w:p>
        <w:p w14:paraId="18A26D3F" w14:textId="50F7AAF0" w:rsidR="00A634A2" w:rsidRDefault="00A634A2">
          <w:pPr>
            <w:pStyle w:val="TOC1"/>
            <w:tabs>
              <w:tab w:val="left" w:pos="400"/>
              <w:tab w:val="right" w:leader="dot" w:pos="9962"/>
            </w:tabs>
            <w:rPr>
              <w:ins w:id="3" w:author="Kit Double" w:date="2025-04-28T13:29:00Z" w16du:dateUtc="2025-04-28T03:29:00Z"/>
              <w:rFonts w:cstheme="minorBidi"/>
              <w:b w:val="0"/>
              <w:noProof/>
              <w:kern w:val="2"/>
              <w:lang w:val="en-AU" w:eastAsia="en-GB"/>
              <w14:ligatures w14:val="standardContextual"/>
            </w:rPr>
          </w:pPr>
          <w:ins w:id="4"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"_Toc196739418"</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2</w:t>
            </w:r>
            <w:r>
              <w:rPr>
                <w:rFonts w:cstheme="minorBidi"/>
                <w:b w:val="0"/>
                <w:noProof/>
                <w:kern w:val="2"/>
                <w:lang w:val="en-AU" w:eastAsia="en-GB"/>
                <w14:ligatures w14:val="standardContextual"/>
              </w:rPr>
              <w:tab/>
            </w:r>
            <w:r w:rsidRPr="006B0A29">
              <w:rPr>
                <w:rStyle w:val="Hyperlink"/>
                <w:noProof/>
              </w:rPr>
              <w:t>Implicit Theories Of Personality</w:t>
            </w:r>
            <w:r>
              <w:rPr>
                <w:noProof/>
                <w:webHidden/>
              </w:rPr>
              <w:tab/>
            </w:r>
            <w:r>
              <w:rPr>
                <w:noProof/>
                <w:webHidden/>
              </w:rPr>
              <w:fldChar w:fldCharType="begin"/>
            </w:r>
            <w:r>
              <w:rPr>
                <w:noProof/>
                <w:webHidden/>
              </w:rPr>
              <w:instrText xml:space="preserve"> PAGEREF _Toc196739418 \h </w:instrText>
            </w:r>
            <w:r>
              <w:rPr>
                <w:noProof/>
                <w:webHidden/>
              </w:rPr>
            </w:r>
          </w:ins>
          <w:r>
            <w:rPr>
              <w:noProof/>
              <w:webHidden/>
            </w:rPr>
            <w:fldChar w:fldCharType="separate"/>
          </w:r>
          <w:ins w:id="5" w:author="Kit Double" w:date="2025-04-28T13:29:00Z" w16du:dateUtc="2025-04-28T03:29:00Z">
            <w:r>
              <w:rPr>
                <w:noProof/>
                <w:webHidden/>
              </w:rPr>
              <w:t>4</w:t>
            </w:r>
            <w:r>
              <w:rPr>
                <w:noProof/>
                <w:webHidden/>
              </w:rPr>
              <w:fldChar w:fldCharType="end"/>
            </w:r>
            <w:r w:rsidRPr="006B0A29">
              <w:rPr>
                <w:rStyle w:val="Hyperlink"/>
                <w:noProof/>
              </w:rPr>
              <w:fldChar w:fldCharType="end"/>
            </w:r>
          </w:ins>
        </w:p>
        <w:p w14:paraId="2A45C89A" w14:textId="001BEE29" w:rsidR="00A634A2" w:rsidRDefault="00A634A2">
          <w:pPr>
            <w:pStyle w:val="TOC1"/>
            <w:tabs>
              <w:tab w:val="left" w:pos="400"/>
              <w:tab w:val="right" w:leader="dot" w:pos="9962"/>
            </w:tabs>
            <w:rPr>
              <w:ins w:id="6" w:author="Kit Double" w:date="2025-04-28T13:29:00Z" w16du:dateUtc="2025-04-28T03:29:00Z"/>
              <w:rFonts w:cstheme="minorBidi"/>
              <w:b w:val="0"/>
              <w:noProof/>
              <w:kern w:val="2"/>
              <w:lang w:val="en-AU" w:eastAsia="en-GB"/>
              <w14:ligatures w14:val="standardContextual"/>
            </w:rPr>
          </w:pPr>
          <w:ins w:id="7"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"_Toc196739419"</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3</w:t>
            </w:r>
            <w:r>
              <w:rPr>
                <w:rFonts w:cstheme="minorBidi"/>
                <w:b w:val="0"/>
                <w:noProof/>
                <w:kern w:val="2"/>
                <w:lang w:val="en-AU" w:eastAsia="en-GB"/>
                <w14:ligatures w14:val="standardContextual"/>
              </w:rPr>
              <w:tab/>
            </w:r>
            <w:r w:rsidRPr="006B0A29">
              <w:rPr>
                <w:rStyle w:val="Hyperlink"/>
                <w:noProof/>
              </w:rPr>
              <w:t>Implicit Theories Of Intelligence</w:t>
            </w:r>
            <w:r>
              <w:rPr>
                <w:noProof/>
                <w:webHidden/>
              </w:rPr>
              <w:tab/>
            </w:r>
            <w:r>
              <w:rPr>
                <w:noProof/>
                <w:webHidden/>
              </w:rPr>
              <w:fldChar w:fldCharType="begin"/>
            </w:r>
            <w:r>
              <w:rPr>
                <w:noProof/>
                <w:webHidden/>
              </w:rPr>
              <w:instrText xml:space="preserve"> PAGEREF _Toc196739419 \h </w:instrText>
            </w:r>
            <w:r>
              <w:rPr>
                <w:noProof/>
                <w:webHidden/>
              </w:rPr>
            </w:r>
          </w:ins>
          <w:r>
            <w:rPr>
              <w:noProof/>
              <w:webHidden/>
            </w:rPr>
            <w:fldChar w:fldCharType="separate"/>
          </w:r>
          <w:ins w:id="8" w:author="Kit Double" w:date="2025-04-28T13:29:00Z" w16du:dateUtc="2025-04-28T03:29:00Z">
            <w:r>
              <w:rPr>
                <w:noProof/>
                <w:webHidden/>
              </w:rPr>
              <w:t>5</w:t>
            </w:r>
            <w:r>
              <w:rPr>
                <w:noProof/>
                <w:webHidden/>
              </w:rPr>
              <w:fldChar w:fldCharType="end"/>
            </w:r>
            <w:r w:rsidRPr="006B0A29">
              <w:rPr>
                <w:rStyle w:val="Hyperlink"/>
                <w:noProof/>
              </w:rPr>
              <w:fldChar w:fldCharType="end"/>
            </w:r>
          </w:ins>
        </w:p>
        <w:p w14:paraId="522D970F" w14:textId="6354A899" w:rsidR="00A634A2" w:rsidRDefault="00A634A2">
          <w:pPr>
            <w:pStyle w:val="TOC1"/>
            <w:tabs>
              <w:tab w:val="left" w:pos="400"/>
              <w:tab w:val="right" w:leader="dot" w:pos="9962"/>
            </w:tabs>
            <w:rPr>
              <w:ins w:id="9" w:author="Kit Double" w:date="2025-04-28T13:29:00Z" w16du:dateUtc="2025-04-28T03:29:00Z"/>
              <w:rFonts w:cstheme="minorBidi"/>
              <w:b w:val="0"/>
              <w:noProof/>
              <w:kern w:val="2"/>
              <w:lang w:val="en-AU" w:eastAsia="en-GB"/>
              <w14:ligatures w14:val="standardContextual"/>
            </w:rPr>
          </w:pPr>
          <w:ins w:id="10"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"_Toc196739420"</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4</w:t>
            </w:r>
            <w:r>
              <w:rPr>
                <w:rFonts w:cstheme="minorBidi"/>
                <w:b w:val="0"/>
                <w:noProof/>
                <w:kern w:val="2"/>
                <w:lang w:val="en-AU" w:eastAsia="en-GB"/>
                <w14:ligatures w14:val="standardContextual"/>
              </w:rPr>
              <w:tab/>
            </w:r>
            <w:r w:rsidRPr="006B0A29">
              <w:rPr>
                <w:rStyle w:val="Hyperlink"/>
                <w:noProof/>
              </w:rPr>
              <w:t>Need For Cognition</w:t>
            </w:r>
            <w:r>
              <w:rPr>
                <w:noProof/>
                <w:webHidden/>
              </w:rPr>
              <w:tab/>
            </w:r>
            <w:r>
              <w:rPr>
                <w:noProof/>
                <w:webHidden/>
              </w:rPr>
              <w:fldChar w:fldCharType="begin"/>
            </w:r>
            <w:r>
              <w:rPr>
                <w:noProof/>
                <w:webHidden/>
              </w:rPr>
              <w:instrText xml:space="preserve"> PAGEREF _Toc196739420 \h </w:instrText>
            </w:r>
            <w:r>
              <w:rPr>
                <w:noProof/>
                <w:webHidden/>
              </w:rPr>
            </w:r>
          </w:ins>
          <w:r>
            <w:rPr>
              <w:noProof/>
              <w:webHidden/>
            </w:rPr>
            <w:fldChar w:fldCharType="separate"/>
          </w:r>
          <w:ins w:id="11" w:author="Kit Double" w:date="2025-04-28T13:29:00Z" w16du:dateUtc="2025-04-28T03:29:00Z">
            <w:r>
              <w:rPr>
                <w:noProof/>
                <w:webHidden/>
              </w:rPr>
              <w:t>5</w:t>
            </w:r>
            <w:r>
              <w:rPr>
                <w:noProof/>
                <w:webHidden/>
              </w:rPr>
              <w:fldChar w:fldCharType="end"/>
            </w:r>
            <w:r w:rsidRPr="006B0A29">
              <w:rPr>
                <w:rStyle w:val="Hyperlink"/>
                <w:noProof/>
              </w:rPr>
              <w:fldChar w:fldCharType="end"/>
            </w:r>
          </w:ins>
        </w:p>
        <w:p w14:paraId="3A08EF7E" w14:textId="41383F62" w:rsidR="00A634A2" w:rsidRDefault="00A634A2">
          <w:pPr>
            <w:pStyle w:val="TOC1"/>
            <w:tabs>
              <w:tab w:val="left" w:pos="400"/>
              <w:tab w:val="right" w:leader="dot" w:pos="9962"/>
            </w:tabs>
            <w:rPr>
              <w:ins w:id="12" w:author="Kit Double" w:date="2025-04-28T13:29:00Z" w16du:dateUtc="2025-04-28T03:29:00Z"/>
              <w:rFonts w:cstheme="minorBidi"/>
              <w:b w:val="0"/>
              <w:noProof/>
              <w:kern w:val="2"/>
              <w:lang w:val="en-AU" w:eastAsia="en-GB"/>
              <w14:ligatures w14:val="standardContextual"/>
            </w:rPr>
          </w:pPr>
          <w:ins w:id="13"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"_Toc196739421"</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5</w:t>
            </w:r>
            <w:r>
              <w:rPr>
                <w:rFonts w:cstheme="minorBidi"/>
                <w:b w:val="0"/>
                <w:noProof/>
                <w:kern w:val="2"/>
                <w:lang w:val="en-AU" w:eastAsia="en-GB"/>
                <w14:ligatures w14:val="standardContextual"/>
              </w:rPr>
              <w:tab/>
            </w:r>
            <w:r w:rsidRPr="006B0A29">
              <w:rPr>
                <w:rStyle w:val="Hyperlink"/>
                <w:noProof/>
              </w:rPr>
              <w:t>Goal Orientation</w:t>
            </w:r>
            <w:r>
              <w:rPr>
                <w:noProof/>
                <w:webHidden/>
              </w:rPr>
              <w:tab/>
            </w:r>
            <w:r>
              <w:rPr>
                <w:noProof/>
                <w:webHidden/>
              </w:rPr>
              <w:fldChar w:fldCharType="begin"/>
            </w:r>
            <w:r>
              <w:rPr>
                <w:noProof/>
                <w:webHidden/>
              </w:rPr>
              <w:instrText xml:space="preserve"> PAGEREF _Toc196739421 \h </w:instrText>
            </w:r>
            <w:r>
              <w:rPr>
                <w:noProof/>
                <w:webHidden/>
              </w:rPr>
            </w:r>
          </w:ins>
          <w:r>
            <w:rPr>
              <w:noProof/>
              <w:webHidden/>
            </w:rPr>
            <w:fldChar w:fldCharType="separate"/>
          </w:r>
          <w:ins w:id="14" w:author="Kit Double" w:date="2025-04-28T13:29:00Z" w16du:dateUtc="2025-04-28T03:29:00Z">
            <w:r>
              <w:rPr>
                <w:noProof/>
                <w:webHidden/>
              </w:rPr>
              <w:t>5</w:t>
            </w:r>
            <w:r>
              <w:rPr>
                <w:noProof/>
                <w:webHidden/>
              </w:rPr>
              <w:fldChar w:fldCharType="end"/>
            </w:r>
            <w:r w:rsidRPr="006B0A29">
              <w:rPr>
                <w:rStyle w:val="Hyperlink"/>
                <w:noProof/>
              </w:rPr>
              <w:fldChar w:fldCharType="end"/>
            </w:r>
          </w:ins>
        </w:p>
        <w:p w14:paraId="03D894D6" w14:textId="3C30F710" w:rsidR="00A634A2" w:rsidRDefault="00A634A2">
          <w:pPr>
            <w:pStyle w:val="TOC1"/>
            <w:tabs>
              <w:tab w:val="left" w:pos="400"/>
              <w:tab w:val="right" w:leader="dot" w:pos="9962"/>
            </w:tabs>
            <w:rPr>
              <w:ins w:id="15" w:author="Kit Double" w:date="2025-04-28T13:29:00Z" w16du:dateUtc="2025-04-28T03:29:00Z"/>
              <w:rFonts w:cstheme="minorBidi"/>
              <w:b w:val="0"/>
              <w:noProof/>
              <w:kern w:val="2"/>
              <w:lang w:val="en-AU" w:eastAsia="en-GB"/>
              <w14:ligatures w14:val="standardContextual"/>
            </w:rPr>
          </w:pPr>
          <w:ins w:id="16"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"_Toc196739422"</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6</w:t>
            </w:r>
            <w:r>
              <w:rPr>
                <w:rFonts w:cstheme="minorBidi"/>
                <w:b w:val="0"/>
                <w:noProof/>
                <w:kern w:val="2"/>
                <w:lang w:val="en-AU" w:eastAsia="en-GB"/>
                <w14:ligatures w14:val="standardContextual"/>
              </w:rPr>
              <w:tab/>
            </w:r>
            <w:r w:rsidRPr="006B0A29">
              <w:rPr>
                <w:rStyle w:val="Hyperlink"/>
                <w:noProof/>
              </w:rPr>
              <w:t>Memory And Reasoning Self Concept</w:t>
            </w:r>
            <w:r>
              <w:rPr>
                <w:noProof/>
                <w:webHidden/>
              </w:rPr>
              <w:tab/>
            </w:r>
            <w:r>
              <w:rPr>
                <w:noProof/>
                <w:webHidden/>
              </w:rPr>
              <w:fldChar w:fldCharType="begin"/>
            </w:r>
            <w:r>
              <w:rPr>
                <w:noProof/>
                <w:webHidden/>
              </w:rPr>
              <w:instrText xml:space="preserve"> PAGEREF _Toc196739422 \h </w:instrText>
            </w:r>
            <w:r>
              <w:rPr>
                <w:noProof/>
                <w:webHidden/>
              </w:rPr>
            </w:r>
          </w:ins>
          <w:r>
            <w:rPr>
              <w:noProof/>
              <w:webHidden/>
            </w:rPr>
            <w:fldChar w:fldCharType="separate"/>
          </w:r>
          <w:ins w:id="17" w:author="Kit Double" w:date="2025-04-28T13:29:00Z" w16du:dateUtc="2025-04-28T03:29:00Z">
            <w:r>
              <w:rPr>
                <w:noProof/>
                <w:webHidden/>
              </w:rPr>
              <w:t>6</w:t>
            </w:r>
            <w:r>
              <w:rPr>
                <w:noProof/>
                <w:webHidden/>
              </w:rPr>
              <w:fldChar w:fldCharType="end"/>
            </w:r>
            <w:r w:rsidRPr="006B0A29">
              <w:rPr>
                <w:rStyle w:val="Hyperlink"/>
                <w:noProof/>
              </w:rPr>
              <w:fldChar w:fldCharType="end"/>
            </w:r>
          </w:ins>
        </w:p>
        <w:p w14:paraId="26D283FA" w14:textId="59BB8A48" w:rsidR="00A634A2" w:rsidRDefault="00A634A2">
          <w:pPr>
            <w:pStyle w:val="TOC1"/>
            <w:tabs>
              <w:tab w:val="left" w:pos="400"/>
              <w:tab w:val="right" w:leader="dot" w:pos="9962"/>
            </w:tabs>
            <w:rPr>
              <w:ins w:id="18" w:author="Kit Double" w:date="2025-04-28T13:29:00Z" w16du:dateUtc="2025-04-28T03:29:00Z"/>
              <w:rFonts w:cstheme="minorBidi"/>
              <w:b w:val="0"/>
              <w:noProof/>
              <w:kern w:val="2"/>
              <w:lang w:val="en-AU" w:eastAsia="en-GB"/>
              <w14:ligatures w14:val="standardContextual"/>
            </w:rPr>
          </w:pPr>
          <w:ins w:id="19"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"_Toc196739423"</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7</w:t>
            </w:r>
            <w:r>
              <w:rPr>
                <w:rFonts w:cstheme="minorBidi"/>
                <w:b w:val="0"/>
                <w:noProof/>
                <w:kern w:val="2"/>
                <w:lang w:val="en-AU" w:eastAsia="en-GB"/>
                <w14:ligatures w14:val="standardContextual"/>
              </w:rPr>
              <w:tab/>
            </w:r>
            <w:r w:rsidRPr="006B0A29">
              <w:rPr>
                <w:rStyle w:val="Hyperlink"/>
                <w:noProof/>
              </w:rPr>
              <w:t>Big Five Personality</w:t>
            </w:r>
            <w:r>
              <w:rPr>
                <w:noProof/>
                <w:webHidden/>
              </w:rPr>
              <w:tab/>
            </w:r>
            <w:r>
              <w:rPr>
                <w:noProof/>
                <w:webHidden/>
              </w:rPr>
              <w:fldChar w:fldCharType="begin"/>
            </w:r>
            <w:r>
              <w:rPr>
                <w:noProof/>
                <w:webHidden/>
              </w:rPr>
              <w:instrText xml:space="preserve"> PAGEREF _Toc196739423 \h </w:instrText>
            </w:r>
            <w:r>
              <w:rPr>
                <w:noProof/>
                <w:webHidden/>
              </w:rPr>
            </w:r>
          </w:ins>
          <w:r>
            <w:rPr>
              <w:noProof/>
              <w:webHidden/>
            </w:rPr>
            <w:fldChar w:fldCharType="separate"/>
          </w:r>
          <w:ins w:id="20" w:author="Kit Double" w:date="2025-04-28T13:29:00Z" w16du:dateUtc="2025-04-28T03:29:00Z">
            <w:r>
              <w:rPr>
                <w:noProof/>
                <w:webHidden/>
              </w:rPr>
              <w:t>7</w:t>
            </w:r>
            <w:r>
              <w:rPr>
                <w:noProof/>
                <w:webHidden/>
              </w:rPr>
              <w:fldChar w:fldCharType="end"/>
            </w:r>
            <w:r w:rsidRPr="006B0A29">
              <w:rPr>
                <w:rStyle w:val="Hyperlink"/>
                <w:noProof/>
              </w:rPr>
              <w:fldChar w:fldCharType="end"/>
            </w:r>
          </w:ins>
        </w:p>
        <w:p w14:paraId="751DC411" w14:textId="071CFA8B" w:rsidR="00A634A2" w:rsidRDefault="00A634A2">
          <w:pPr>
            <w:pStyle w:val="TOC1"/>
            <w:tabs>
              <w:tab w:val="left" w:pos="400"/>
              <w:tab w:val="right" w:leader="dot" w:pos="9962"/>
            </w:tabs>
            <w:rPr>
              <w:ins w:id="21" w:author="Kit Double" w:date="2025-04-28T13:29:00Z" w16du:dateUtc="2025-04-28T03:29:00Z"/>
              <w:rFonts w:cstheme="minorBidi"/>
              <w:b w:val="0"/>
              <w:noProof/>
              <w:kern w:val="2"/>
              <w:lang w:val="en-AU" w:eastAsia="en-GB"/>
              <w14:ligatures w14:val="standardContextual"/>
            </w:rPr>
          </w:pPr>
          <w:ins w:id="22"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"_Toc196739424"</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8</w:t>
            </w:r>
            <w:r>
              <w:rPr>
                <w:rFonts w:cstheme="minorBidi"/>
                <w:b w:val="0"/>
                <w:noProof/>
                <w:kern w:val="2"/>
                <w:lang w:val="en-AU" w:eastAsia="en-GB"/>
                <w14:ligatures w14:val="standardContextual"/>
              </w:rPr>
              <w:tab/>
            </w:r>
            <w:r w:rsidRPr="006B0A29">
              <w:rPr>
                <w:rStyle w:val="Hyperlink"/>
                <w:noProof/>
              </w:rPr>
              <w:t>Self-efficacy scale</w:t>
            </w:r>
            <w:r>
              <w:rPr>
                <w:noProof/>
                <w:webHidden/>
              </w:rPr>
              <w:tab/>
            </w:r>
            <w:r>
              <w:rPr>
                <w:noProof/>
                <w:webHidden/>
              </w:rPr>
              <w:fldChar w:fldCharType="begin"/>
            </w:r>
            <w:r>
              <w:rPr>
                <w:noProof/>
                <w:webHidden/>
              </w:rPr>
              <w:instrText xml:space="preserve"> PAGEREF _Toc196739424 \h </w:instrText>
            </w:r>
            <w:r>
              <w:rPr>
                <w:noProof/>
                <w:webHidden/>
              </w:rPr>
            </w:r>
          </w:ins>
          <w:r>
            <w:rPr>
              <w:noProof/>
              <w:webHidden/>
            </w:rPr>
            <w:fldChar w:fldCharType="separate"/>
          </w:r>
          <w:ins w:id="23" w:author="Kit Double" w:date="2025-04-28T13:29:00Z" w16du:dateUtc="2025-04-28T03:29:00Z">
            <w:r>
              <w:rPr>
                <w:noProof/>
                <w:webHidden/>
              </w:rPr>
              <w:t>8</w:t>
            </w:r>
            <w:r>
              <w:rPr>
                <w:noProof/>
                <w:webHidden/>
              </w:rPr>
              <w:fldChar w:fldCharType="end"/>
            </w:r>
            <w:r w:rsidRPr="006B0A29">
              <w:rPr>
                <w:rStyle w:val="Hyperlink"/>
                <w:noProof/>
              </w:rPr>
              <w:fldChar w:fldCharType="end"/>
            </w:r>
          </w:ins>
        </w:p>
        <w:p w14:paraId="11F7AD80" w14:textId="38AB1C97" w:rsidR="00A634A2" w:rsidRDefault="00A634A2">
          <w:pPr>
            <w:pStyle w:val="TOC1"/>
            <w:tabs>
              <w:tab w:val="left" w:pos="400"/>
              <w:tab w:val="right" w:leader="dot" w:pos="9962"/>
            </w:tabs>
            <w:rPr>
              <w:ins w:id="24" w:author="Kit Double" w:date="2025-04-28T13:29:00Z" w16du:dateUtc="2025-04-28T03:29:00Z"/>
              <w:rFonts w:cstheme="minorBidi"/>
              <w:b w:val="0"/>
              <w:noProof/>
              <w:kern w:val="2"/>
              <w:lang w:val="en-AU" w:eastAsia="en-GB"/>
              <w14:ligatures w14:val="standardContextual"/>
            </w:rPr>
          </w:pPr>
          <w:ins w:id="25"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"_Toc196739425"</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9</w:t>
            </w:r>
            <w:r>
              <w:rPr>
                <w:rFonts w:cstheme="minorBidi"/>
                <w:b w:val="0"/>
                <w:noProof/>
                <w:kern w:val="2"/>
                <w:lang w:val="en-AU" w:eastAsia="en-GB"/>
                <w14:ligatures w14:val="standardContextual"/>
              </w:rPr>
              <w:tab/>
            </w:r>
            <w:r w:rsidRPr="006B0A29">
              <w:rPr>
                <w:rStyle w:val="Hyperlink"/>
                <w:noProof/>
              </w:rPr>
              <w:t>General Self-efficacy scale (1 min)</w:t>
            </w:r>
            <w:r>
              <w:rPr>
                <w:noProof/>
                <w:webHidden/>
              </w:rPr>
              <w:tab/>
            </w:r>
            <w:r>
              <w:rPr>
                <w:noProof/>
                <w:webHidden/>
              </w:rPr>
              <w:fldChar w:fldCharType="begin"/>
            </w:r>
            <w:r>
              <w:rPr>
                <w:noProof/>
                <w:webHidden/>
              </w:rPr>
              <w:instrText xml:space="preserve"> PAGEREF _Toc196739425 \h </w:instrText>
            </w:r>
            <w:r>
              <w:rPr>
                <w:noProof/>
                <w:webHidden/>
              </w:rPr>
            </w:r>
          </w:ins>
          <w:r>
            <w:rPr>
              <w:noProof/>
              <w:webHidden/>
            </w:rPr>
            <w:fldChar w:fldCharType="separate"/>
          </w:r>
          <w:ins w:id="26" w:author="Kit Double" w:date="2025-04-28T13:29:00Z" w16du:dateUtc="2025-04-28T03:29:00Z">
            <w:r>
              <w:rPr>
                <w:noProof/>
                <w:webHidden/>
              </w:rPr>
              <w:t>8</w:t>
            </w:r>
            <w:r>
              <w:rPr>
                <w:noProof/>
                <w:webHidden/>
              </w:rPr>
              <w:fldChar w:fldCharType="end"/>
            </w:r>
            <w:r w:rsidRPr="006B0A29">
              <w:rPr>
                <w:rStyle w:val="Hyperlink"/>
                <w:noProof/>
              </w:rPr>
              <w:fldChar w:fldCharType="end"/>
            </w:r>
          </w:ins>
        </w:p>
        <w:p w14:paraId="65C7BB93" w14:textId="6BAFD400" w:rsidR="00A634A2" w:rsidRDefault="00A634A2">
          <w:pPr>
            <w:pStyle w:val="TOC1"/>
            <w:tabs>
              <w:tab w:val="left" w:pos="600"/>
              <w:tab w:val="right" w:leader="dot" w:pos="9962"/>
            </w:tabs>
            <w:rPr>
              <w:ins w:id="27" w:author="Kit Double" w:date="2025-04-28T13:29:00Z" w16du:dateUtc="2025-04-28T03:29:00Z"/>
              <w:rFonts w:cstheme="minorBidi"/>
              <w:b w:val="0"/>
              <w:noProof/>
              <w:kern w:val="2"/>
              <w:lang w:val="en-AU" w:eastAsia="en-GB"/>
              <w14:ligatures w14:val="standardContextual"/>
            </w:rPr>
          </w:pPr>
          <w:ins w:id="28"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"_Toc196739426"</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10</w:t>
            </w:r>
            <w:r>
              <w:rPr>
                <w:rFonts w:cstheme="minorBidi"/>
                <w:b w:val="0"/>
                <w:noProof/>
                <w:kern w:val="2"/>
                <w:lang w:val="en-AU" w:eastAsia="en-GB"/>
                <w14:ligatures w14:val="standardContextual"/>
              </w:rPr>
              <w:tab/>
            </w:r>
            <w:r w:rsidRPr="006B0A29">
              <w:rPr>
                <w:rStyle w:val="Hyperlink"/>
                <w:noProof/>
              </w:rPr>
              <w:t>Cognitive Failures Questionnaire</w:t>
            </w:r>
            <w:r>
              <w:rPr>
                <w:noProof/>
                <w:webHidden/>
              </w:rPr>
              <w:tab/>
            </w:r>
            <w:r>
              <w:rPr>
                <w:noProof/>
                <w:webHidden/>
              </w:rPr>
              <w:fldChar w:fldCharType="begin"/>
            </w:r>
            <w:r>
              <w:rPr>
                <w:noProof/>
                <w:webHidden/>
              </w:rPr>
              <w:instrText xml:space="preserve"> PAGEREF _Toc196739426 \h </w:instrText>
            </w:r>
            <w:r>
              <w:rPr>
                <w:noProof/>
                <w:webHidden/>
              </w:rPr>
            </w:r>
          </w:ins>
          <w:r>
            <w:rPr>
              <w:noProof/>
              <w:webHidden/>
            </w:rPr>
            <w:fldChar w:fldCharType="separate"/>
          </w:r>
          <w:ins w:id="29" w:author="Kit Double" w:date="2025-04-28T13:29:00Z" w16du:dateUtc="2025-04-28T03:29:00Z">
            <w:r>
              <w:rPr>
                <w:noProof/>
                <w:webHidden/>
              </w:rPr>
              <w:t>9</w:t>
            </w:r>
            <w:r>
              <w:rPr>
                <w:noProof/>
                <w:webHidden/>
              </w:rPr>
              <w:fldChar w:fldCharType="end"/>
            </w:r>
            <w:r w:rsidRPr="006B0A29">
              <w:rPr>
                <w:rStyle w:val="Hyperlink"/>
                <w:noProof/>
              </w:rPr>
              <w:fldChar w:fldCharType="end"/>
            </w:r>
          </w:ins>
        </w:p>
        <w:p w14:paraId="3A73D975" w14:textId="427F1B49" w:rsidR="00A634A2" w:rsidRDefault="00A634A2">
          <w:pPr>
            <w:pStyle w:val="TOC1"/>
            <w:tabs>
              <w:tab w:val="left" w:pos="600"/>
              <w:tab w:val="right" w:leader="dot" w:pos="9962"/>
            </w:tabs>
            <w:rPr>
              <w:ins w:id="30" w:author="Kit Double" w:date="2025-04-28T13:29:00Z" w16du:dateUtc="2025-04-28T03:29:00Z"/>
              <w:rFonts w:cstheme="minorBidi"/>
              <w:b w:val="0"/>
              <w:noProof/>
              <w:kern w:val="2"/>
              <w:lang w:val="en-AU" w:eastAsia="en-GB"/>
              <w14:ligatures w14:val="standardContextual"/>
            </w:rPr>
          </w:pPr>
          <w:ins w:id="31"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"_Toc196739427"</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11</w:t>
            </w:r>
            <w:r>
              <w:rPr>
                <w:rFonts w:cstheme="minorBidi"/>
                <w:b w:val="0"/>
                <w:noProof/>
                <w:kern w:val="2"/>
                <w:lang w:val="en-AU" w:eastAsia="en-GB"/>
                <w14:ligatures w14:val="standardContextual"/>
              </w:rPr>
              <w:tab/>
            </w:r>
            <w:r w:rsidRPr="006B0A29">
              <w:rPr>
                <w:rStyle w:val="Hyperlink"/>
                <w:noProof/>
              </w:rPr>
              <w:t>Cognitive Reflection</w:t>
            </w:r>
            <w:r>
              <w:rPr>
                <w:noProof/>
                <w:webHidden/>
              </w:rPr>
              <w:tab/>
            </w:r>
            <w:r>
              <w:rPr>
                <w:noProof/>
                <w:webHidden/>
              </w:rPr>
              <w:fldChar w:fldCharType="begin"/>
            </w:r>
            <w:r>
              <w:rPr>
                <w:noProof/>
                <w:webHidden/>
              </w:rPr>
              <w:instrText xml:space="preserve"> PAGEREF _Toc196739427 \h </w:instrText>
            </w:r>
            <w:r>
              <w:rPr>
                <w:noProof/>
                <w:webHidden/>
              </w:rPr>
            </w:r>
          </w:ins>
          <w:r>
            <w:rPr>
              <w:noProof/>
              <w:webHidden/>
            </w:rPr>
            <w:fldChar w:fldCharType="separate"/>
          </w:r>
          <w:ins w:id="32" w:author="Kit Double" w:date="2025-04-28T13:29:00Z" w16du:dateUtc="2025-04-28T03:29:00Z">
            <w:r>
              <w:rPr>
                <w:noProof/>
                <w:webHidden/>
              </w:rPr>
              <w:t>9</w:t>
            </w:r>
            <w:r>
              <w:rPr>
                <w:noProof/>
                <w:webHidden/>
              </w:rPr>
              <w:fldChar w:fldCharType="end"/>
            </w:r>
            <w:r w:rsidRPr="006B0A29">
              <w:rPr>
                <w:rStyle w:val="Hyperlink"/>
                <w:noProof/>
              </w:rPr>
              <w:fldChar w:fldCharType="end"/>
            </w:r>
          </w:ins>
        </w:p>
        <w:p w14:paraId="096A3C4B" w14:textId="063989AD" w:rsidR="00A634A2" w:rsidRDefault="00A634A2">
          <w:pPr>
            <w:pStyle w:val="TOC1"/>
            <w:tabs>
              <w:tab w:val="left" w:pos="600"/>
              <w:tab w:val="right" w:leader="dot" w:pos="9962"/>
            </w:tabs>
            <w:rPr>
              <w:ins w:id="33" w:author="Kit Double" w:date="2025-04-28T13:29:00Z" w16du:dateUtc="2025-04-28T03:29:00Z"/>
              <w:rFonts w:cstheme="minorBidi"/>
              <w:b w:val="0"/>
              <w:noProof/>
              <w:kern w:val="2"/>
              <w:lang w:val="en-AU" w:eastAsia="en-GB"/>
              <w14:ligatures w14:val="standardContextual"/>
            </w:rPr>
          </w:pPr>
          <w:ins w:id="34"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"_Toc196739428"</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12</w:t>
            </w:r>
            <w:r>
              <w:rPr>
                <w:rFonts w:cstheme="minorBidi"/>
                <w:b w:val="0"/>
                <w:noProof/>
                <w:kern w:val="2"/>
                <w:lang w:val="en-AU" w:eastAsia="en-GB"/>
                <w14:ligatures w14:val="standardContextual"/>
              </w:rPr>
              <w:tab/>
            </w:r>
            <w:r w:rsidRPr="006B0A29">
              <w:rPr>
                <w:rStyle w:val="Hyperlink"/>
                <w:noProof/>
              </w:rPr>
              <w:t>Emotional Intelligence</w:t>
            </w:r>
            <w:r>
              <w:rPr>
                <w:noProof/>
                <w:webHidden/>
              </w:rPr>
              <w:tab/>
            </w:r>
            <w:r>
              <w:rPr>
                <w:noProof/>
                <w:webHidden/>
              </w:rPr>
              <w:fldChar w:fldCharType="begin"/>
            </w:r>
            <w:r>
              <w:rPr>
                <w:noProof/>
                <w:webHidden/>
              </w:rPr>
              <w:instrText xml:space="preserve"> PAGEREF _Toc196739428 \h </w:instrText>
            </w:r>
            <w:r>
              <w:rPr>
                <w:noProof/>
                <w:webHidden/>
              </w:rPr>
            </w:r>
          </w:ins>
          <w:r>
            <w:rPr>
              <w:noProof/>
              <w:webHidden/>
            </w:rPr>
            <w:fldChar w:fldCharType="separate"/>
          </w:r>
          <w:ins w:id="35" w:author="Kit Double" w:date="2025-04-28T13:29:00Z" w16du:dateUtc="2025-04-28T03:29:00Z">
            <w:r>
              <w:rPr>
                <w:noProof/>
                <w:webHidden/>
              </w:rPr>
              <w:t>10</w:t>
            </w:r>
            <w:r>
              <w:rPr>
                <w:noProof/>
                <w:webHidden/>
              </w:rPr>
              <w:fldChar w:fldCharType="end"/>
            </w:r>
            <w:r w:rsidRPr="006B0A29">
              <w:rPr>
                <w:rStyle w:val="Hyperlink"/>
                <w:noProof/>
              </w:rPr>
              <w:fldChar w:fldCharType="end"/>
            </w:r>
          </w:ins>
        </w:p>
        <w:p w14:paraId="4B97B41B" w14:textId="3E788ACD" w:rsidR="00A634A2" w:rsidRDefault="00A634A2">
          <w:pPr>
            <w:pStyle w:val="TOC1"/>
            <w:tabs>
              <w:tab w:val="left" w:pos="600"/>
              <w:tab w:val="right" w:leader="dot" w:pos="9962"/>
            </w:tabs>
            <w:rPr>
              <w:ins w:id="36" w:author="Kit Double" w:date="2025-04-28T13:29:00Z" w16du:dateUtc="2025-04-28T03:29:00Z"/>
              <w:rFonts w:cstheme="minorBidi"/>
              <w:b w:val="0"/>
              <w:noProof/>
              <w:kern w:val="2"/>
              <w:lang w:val="en-AU" w:eastAsia="en-GB"/>
              <w14:ligatures w14:val="standardContextual"/>
            </w:rPr>
          </w:pPr>
          <w:ins w:id="37"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"_Toc196739429"</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13</w:t>
            </w:r>
            <w:r>
              <w:rPr>
                <w:rFonts w:cstheme="minorBidi"/>
                <w:b w:val="0"/>
                <w:noProof/>
                <w:kern w:val="2"/>
                <w:lang w:val="en-AU" w:eastAsia="en-GB"/>
                <w14:ligatures w14:val="standardContextual"/>
              </w:rPr>
              <w:tab/>
            </w:r>
            <w:r w:rsidRPr="006B0A29">
              <w:rPr>
                <w:rStyle w:val="Hyperlink"/>
                <w:noProof/>
              </w:rPr>
              <w:t>Narcissism Scale</w:t>
            </w:r>
            <w:r>
              <w:rPr>
                <w:noProof/>
                <w:webHidden/>
              </w:rPr>
              <w:tab/>
            </w:r>
            <w:r>
              <w:rPr>
                <w:noProof/>
                <w:webHidden/>
              </w:rPr>
              <w:fldChar w:fldCharType="begin"/>
            </w:r>
            <w:r>
              <w:rPr>
                <w:noProof/>
                <w:webHidden/>
              </w:rPr>
              <w:instrText xml:space="preserve"> PAGEREF _Toc196739429 \h </w:instrText>
            </w:r>
            <w:r>
              <w:rPr>
                <w:noProof/>
                <w:webHidden/>
              </w:rPr>
            </w:r>
          </w:ins>
          <w:r>
            <w:rPr>
              <w:noProof/>
              <w:webHidden/>
            </w:rPr>
            <w:fldChar w:fldCharType="separate"/>
          </w:r>
          <w:ins w:id="38" w:author="Kit Double" w:date="2025-04-28T13:29:00Z" w16du:dateUtc="2025-04-28T03:29:00Z">
            <w:r>
              <w:rPr>
                <w:noProof/>
                <w:webHidden/>
              </w:rPr>
              <w:t>11</w:t>
            </w:r>
            <w:r>
              <w:rPr>
                <w:noProof/>
                <w:webHidden/>
              </w:rPr>
              <w:fldChar w:fldCharType="end"/>
            </w:r>
            <w:r w:rsidRPr="006B0A29">
              <w:rPr>
                <w:rStyle w:val="Hyperlink"/>
                <w:noProof/>
              </w:rPr>
              <w:fldChar w:fldCharType="end"/>
            </w:r>
          </w:ins>
        </w:p>
        <w:p w14:paraId="15E545C1" w14:textId="43466E7A" w:rsidR="00A634A2" w:rsidRDefault="00A634A2">
          <w:pPr>
            <w:pStyle w:val="TOC1"/>
            <w:tabs>
              <w:tab w:val="left" w:pos="600"/>
              <w:tab w:val="right" w:leader="dot" w:pos="9962"/>
            </w:tabs>
            <w:rPr>
              <w:ins w:id="39" w:author="Kit Double" w:date="2025-04-28T13:29:00Z" w16du:dateUtc="2025-04-28T03:29:00Z"/>
              <w:rFonts w:cstheme="minorBidi"/>
              <w:b w:val="0"/>
              <w:noProof/>
              <w:kern w:val="2"/>
              <w:lang w:val="en-AU" w:eastAsia="en-GB"/>
              <w14:ligatures w14:val="standardContextual"/>
            </w:rPr>
          </w:pPr>
          <w:ins w:id="40"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"_Toc196739430"</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rFonts w:cstheme="minorHAnsi"/>
                <w:noProof/>
              </w:rPr>
              <w:t>14</w:t>
            </w:r>
            <w:r>
              <w:rPr>
                <w:rFonts w:cstheme="minorBidi"/>
                <w:b w:val="0"/>
                <w:noProof/>
                <w:kern w:val="2"/>
                <w:lang w:val="en-AU" w:eastAsia="en-GB"/>
                <w14:ligatures w14:val="standardContextual"/>
              </w:rPr>
              <w:tab/>
            </w:r>
            <w:r w:rsidRPr="006B0A29">
              <w:rPr>
                <w:rStyle w:val="Hyperlink"/>
                <w:rFonts w:cstheme="minorHAnsi"/>
                <w:noProof/>
              </w:rPr>
              <w:t>The Situational Test of Emotional Understanding</w:t>
            </w:r>
            <w:r>
              <w:rPr>
                <w:noProof/>
                <w:webHidden/>
              </w:rPr>
              <w:tab/>
            </w:r>
            <w:r>
              <w:rPr>
                <w:noProof/>
                <w:webHidden/>
              </w:rPr>
              <w:fldChar w:fldCharType="begin"/>
            </w:r>
            <w:r>
              <w:rPr>
                <w:noProof/>
                <w:webHidden/>
              </w:rPr>
              <w:instrText xml:space="preserve"> PAGEREF _Toc196739430 \h </w:instrText>
            </w:r>
            <w:r>
              <w:rPr>
                <w:noProof/>
                <w:webHidden/>
              </w:rPr>
            </w:r>
          </w:ins>
          <w:r>
            <w:rPr>
              <w:noProof/>
              <w:webHidden/>
            </w:rPr>
            <w:fldChar w:fldCharType="separate"/>
          </w:r>
          <w:ins w:id="41" w:author="Kit Double" w:date="2025-04-28T13:29:00Z" w16du:dateUtc="2025-04-28T03:29:00Z">
            <w:r>
              <w:rPr>
                <w:noProof/>
                <w:webHidden/>
              </w:rPr>
              <w:t>13</w:t>
            </w:r>
            <w:r>
              <w:rPr>
                <w:noProof/>
                <w:webHidden/>
              </w:rPr>
              <w:fldChar w:fldCharType="end"/>
            </w:r>
            <w:r w:rsidRPr="006B0A29">
              <w:rPr>
                <w:rStyle w:val="Hyperlink"/>
                <w:noProof/>
              </w:rPr>
              <w:fldChar w:fldCharType="end"/>
            </w:r>
          </w:ins>
        </w:p>
        <w:p w14:paraId="17B1BDB4" w14:textId="4E2FC0CF" w:rsidR="00A634A2" w:rsidRDefault="00A634A2">
          <w:pPr>
            <w:pStyle w:val="TOC1"/>
            <w:tabs>
              <w:tab w:val="left" w:pos="600"/>
              <w:tab w:val="right" w:leader="dot" w:pos="9962"/>
            </w:tabs>
            <w:rPr>
              <w:ins w:id="42" w:author="Kit Double" w:date="2025-04-28T13:29:00Z" w16du:dateUtc="2025-04-28T03:29:00Z"/>
              <w:rFonts w:cstheme="minorBidi"/>
              <w:b w:val="0"/>
              <w:noProof/>
              <w:kern w:val="2"/>
              <w:lang w:val="en-AU" w:eastAsia="en-GB"/>
              <w14:ligatures w14:val="standardContextual"/>
            </w:rPr>
          </w:pPr>
          <w:ins w:id="43"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"_Toc196739431"</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rFonts w:cstheme="minorHAnsi"/>
                <w:noProof/>
              </w:rPr>
              <w:t>15</w:t>
            </w:r>
            <w:r>
              <w:rPr>
                <w:rFonts w:cstheme="minorBidi"/>
                <w:b w:val="0"/>
                <w:noProof/>
                <w:kern w:val="2"/>
                <w:lang w:val="en-AU" w:eastAsia="en-GB"/>
                <w14:ligatures w14:val="standardContextual"/>
              </w:rPr>
              <w:tab/>
            </w:r>
            <w:r w:rsidRPr="006B0A29">
              <w:rPr>
                <w:rStyle w:val="Hyperlink"/>
                <w:rFonts w:cstheme="minorHAnsi"/>
                <w:noProof/>
              </w:rPr>
              <w:t>Situational Test of Emotion Management-Brief (STEM-B)</w:t>
            </w:r>
            <w:r>
              <w:rPr>
                <w:noProof/>
                <w:webHidden/>
              </w:rPr>
              <w:tab/>
            </w:r>
            <w:r>
              <w:rPr>
                <w:noProof/>
                <w:webHidden/>
              </w:rPr>
              <w:fldChar w:fldCharType="begin"/>
            </w:r>
            <w:r>
              <w:rPr>
                <w:noProof/>
                <w:webHidden/>
              </w:rPr>
              <w:instrText xml:space="preserve"> PAGEREF _Toc196739431 \h </w:instrText>
            </w:r>
            <w:r>
              <w:rPr>
                <w:noProof/>
                <w:webHidden/>
              </w:rPr>
            </w:r>
          </w:ins>
          <w:r>
            <w:rPr>
              <w:noProof/>
              <w:webHidden/>
            </w:rPr>
            <w:fldChar w:fldCharType="separate"/>
          </w:r>
          <w:ins w:id="44" w:author="Kit Double" w:date="2025-04-28T13:29:00Z" w16du:dateUtc="2025-04-28T03:29:00Z">
            <w:r>
              <w:rPr>
                <w:noProof/>
                <w:webHidden/>
              </w:rPr>
              <w:t>14</w:t>
            </w:r>
            <w:r>
              <w:rPr>
                <w:noProof/>
                <w:webHidden/>
              </w:rPr>
              <w:fldChar w:fldCharType="end"/>
            </w:r>
            <w:r w:rsidRPr="006B0A29">
              <w:rPr>
                <w:rStyle w:val="Hyperlink"/>
                <w:noProof/>
              </w:rPr>
              <w:fldChar w:fldCharType="end"/>
            </w:r>
          </w:ins>
        </w:p>
        <w:p w14:paraId="18C76BE6" w14:textId="69A2C469" w:rsidR="00A634A2" w:rsidRDefault="00A634A2">
          <w:pPr>
            <w:pStyle w:val="TOC1"/>
            <w:tabs>
              <w:tab w:val="left" w:pos="600"/>
              <w:tab w:val="right" w:leader="dot" w:pos="9962"/>
            </w:tabs>
            <w:rPr>
              <w:ins w:id="45" w:author="Kit Double" w:date="2025-04-28T13:29:00Z" w16du:dateUtc="2025-04-28T03:29:00Z"/>
              <w:rFonts w:cstheme="minorBidi"/>
              <w:b w:val="0"/>
              <w:noProof/>
              <w:kern w:val="2"/>
              <w:lang w:val="en-AU" w:eastAsia="en-GB"/>
              <w14:ligatures w14:val="standardContextual"/>
            </w:rPr>
          </w:pPr>
          <w:ins w:id="46"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"_Toc196739432"</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16</w:t>
            </w:r>
            <w:r>
              <w:rPr>
                <w:rFonts w:cstheme="minorBidi"/>
                <w:b w:val="0"/>
                <w:noProof/>
                <w:kern w:val="2"/>
                <w:lang w:val="en-AU" w:eastAsia="en-GB"/>
                <w14:ligatures w14:val="standardContextual"/>
              </w:rPr>
              <w:tab/>
            </w:r>
            <w:r w:rsidRPr="006B0A29">
              <w:rPr>
                <w:rStyle w:val="Hyperlink"/>
                <w:noProof/>
              </w:rPr>
              <w:t>Japanese and Caucasian Brief Affect Recognition Test</w:t>
            </w:r>
            <w:r>
              <w:rPr>
                <w:noProof/>
                <w:webHidden/>
              </w:rPr>
              <w:tab/>
            </w:r>
            <w:r>
              <w:rPr>
                <w:noProof/>
                <w:webHidden/>
              </w:rPr>
              <w:fldChar w:fldCharType="begin"/>
            </w:r>
            <w:r>
              <w:rPr>
                <w:noProof/>
                <w:webHidden/>
              </w:rPr>
              <w:instrText xml:space="preserve"> PAGEREF _Toc196739432 \h </w:instrText>
            </w:r>
            <w:r>
              <w:rPr>
                <w:noProof/>
                <w:webHidden/>
              </w:rPr>
            </w:r>
          </w:ins>
          <w:r>
            <w:rPr>
              <w:noProof/>
              <w:webHidden/>
            </w:rPr>
            <w:fldChar w:fldCharType="separate"/>
          </w:r>
          <w:ins w:id="47" w:author="Kit Double" w:date="2025-04-28T13:29:00Z" w16du:dateUtc="2025-04-28T03:29:00Z">
            <w:r>
              <w:rPr>
                <w:noProof/>
                <w:webHidden/>
              </w:rPr>
              <w:t>19</w:t>
            </w:r>
            <w:r>
              <w:rPr>
                <w:noProof/>
                <w:webHidden/>
              </w:rPr>
              <w:fldChar w:fldCharType="end"/>
            </w:r>
            <w:r w:rsidRPr="006B0A29">
              <w:rPr>
                <w:rStyle w:val="Hyperlink"/>
                <w:noProof/>
              </w:rPr>
              <w:fldChar w:fldCharType="end"/>
            </w:r>
          </w:ins>
        </w:p>
        <w:p w14:paraId="3583114D" w14:textId="7305AC23" w:rsidR="00A634A2" w:rsidRDefault="00A634A2">
          <w:pPr>
            <w:pStyle w:val="TOC1"/>
            <w:tabs>
              <w:tab w:val="left" w:pos="600"/>
              <w:tab w:val="right" w:leader="dot" w:pos="9962"/>
            </w:tabs>
            <w:rPr>
              <w:ins w:id="48" w:author="Kit Double" w:date="2025-04-28T13:29:00Z" w16du:dateUtc="2025-04-28T03:29:00Z"/>
              <w:rFonts w:cstheme="minorBidi"/>
              <w:b w:val="0"/>
              <w:noProof/>
              <w:kern w:val="2"/>
              <w:lang w:val="en-AU" w:eastAsia="en-GB"/>
              <w14:ligatures w14:val="standardContextual"/>
            </w:rPr>
          </w:pPr>
          <w:ins w:id="49"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"_Toc196739433"</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lang w:val="en-GB"/>
              </w:rPr>
              <w:t>17</w:t>
            </w:r>
            <w:r>
              <w:rPr>
                <w:rFonts w:cstheme="minorBidi"/>
                <w:b w:val="0"/>
                <w:noProof/>
                <w:kern w:val="2"/>
                <w:lang w:val="en-AU" w:eastAsia="en-GB"/>
                <w14:ligatures w14:val="standardContextual"/>
              </w:rPr>
              <w:tab/>
            </w:r>
            <w:r w:rsidRPr="006B0A29">
              <w:rPr>
                <w:rStyle w:val="Hyperlink"/>
                <w:noProof/>
                <w:lang w:val="en-GB"/>
              </w:rPr>
              <w:t>Trait Emotional Intelligence Questionnaire—Short Form</w:t>
            </w:r>
            <w:r>
              <w:rPr>
                <w:noProof/>
                <w:webHidden/>
              </w:rPr>
              <w:tab/>
            </w:r>
            <w:r>
              <w:rPr>
                <w:noProof/>
                <w:webHidden/>
              </w:rPr>
              <w:fldChar w:fldCharType="begin"/>
            </w:r>
            <w:r>
              <w:rPr>
                <w:noProof/>
                <w:webHidden/>
              </w:rPr>
              <w:instrText xml:space="preserve"> PAGEREF _Toc196739433 \h </w:instrText>
            </w:r>
            <w:r>
              <w:rPr>
                <w:noProof/>
                <w:webHidden/>
              </w:rPr>
            </w:r>
          </w:ins>
          <w:r>
            <w:rPr>
              <w:noProof/>
              <w:webHidden/>
            </w:rPr>
            <w:fldChar w:fldCharType="separate"/>
          </w:r>
          <w:ins w:id="50" w:author="Kit Double" w:date="2025-04-28T13:29:00Z" w16du:dateUtc="2025-04-28T03:29:00Z">
            <w:r>
              <w:rPr>
                <w:noProof/>
                <w:webHidden/>
              </w:rPr>
              <w:t>20</w:t>
            </w:r>
            <w:r>
              <w:rPr>
                <w:noProof/>
                <w:webHidden/>
              </w:rPr>
              <w:fldChar w:fldCharType="end"/>
            </w:r>
            <w:r w:rsidRPr="006B0A29">
              <w:rPr>
                <w:rStyle w:val="Hyperlink"/>
                <w:noProof/>
              </w:rPr>
              <w:fldChar w:fldCharType="end"/>
            </w:r>
          </w:ins>
        </w:p>
        <w:p w14:paraId="003B7A0A" w14:textId="34FADF29" w:rsidR="00A634A2" w:rsidRDefault="00A634A2">
          <w:pPr>
            <w:pStyle w:val="TOC1"/>
            <w:tabs>
              <w:tab w:val="left" w:pos="600"/>
              <w:tab w:val="right" w:leader="dot" w:pos="9962"/>
            </w:tabs>
            <w:rPr>
              <w:ins w:id="51" w:author="Kit Double" w:date="2025-04-28T13:29:00Z" w16du:dateUtc="2025-04-28T03:29:00Z"/>
              <w:rFonts w:cstheme="minorBidi"/>
              <w:b w:val="0"/>
              <w:noProof/>
              <w:kern w:val="2"/>
              <w:lang w:val="en-AU" w:eastAsia="en-GB"/>
              <w14:ligatures w14:val="standardContextual"/>
            </w:rPr>
          </w:pPr>
          <w:ins w:id="52"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"_Toc196739434"</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lang w:val="en-GB"/>
              </w:rPr>
              <w:t>18</w:t>
            </w:r>
            <w:r>
              <w:rPr>
                <w:rFonts w:cstheme="minorBidi"/>
                <w:b w:val="0"/>
                <w:noProof/>
                <w:kern w:val="2"/>
                <w:lang w:val="en-AU" w:eastAsia="en-GB"/>
                <w14:ligatures w14:val="standardContextual"/>
              </w:rPr>
              <w:tab/>
            </w:r>
            <w:r w:rsidRPr="006B0A29">
              <w:rPr>
                <w:rStyle w:val="Hyperlink"/>
                <w:noProof/>
                <w:lang w:val="en-GB"/>
              </w:rPr>
              <w:t>Wong-Law Emotional Intelligence Scale</w:t>
            </w:r>
            <w:r>
              <w:rPr>
                <w:noProof/>
                <w:webHidden/>
              </w:rPr>
              <w:tab/>
            </w:r>
            <w:r>
              <w:rPr>
                <w:noProof/>
                <w:webHidden/>
              </w:rPr>
              <w:fldChar w:fldCharType="begin"/>
            </w:r>
            <w:r>
              <w:rPr>
                <w:noProof/>
                <w:webHidden/>
              </w:rPr>
              <w:instrText xml:space="preserve"> PAGEREF _Toc196739434 \h </w:instrText>
            </w:r>
            <w:r>
              <w:rPr>
                <w:noProof/>
                <w:webHidden/>
              </w:rPr>
            </w:r>
          </w:ins>
          <w:r>
            <w:rPr>
              <w:noProof/>
              <w:webHidden/>
            </w:rPr>
            <w:fldChar w:fldCharType="separate"/>
          </w:r>
          <w:ins w:id="53" w:author="Kit Double" w:date="2025-04-28T13:29:00Z" w16du:dateUtc="2025-04-28T03:29:00Z">
            <w:r>
              <w:rPr>
                <w:noProof/>
                <w:webHidden/>
              </w:rPr>
              <w:t>21</w:t>
            </w:r>
            <w:r>
              <w:rPr>
                <w:noProof/>
                <w:webHidden/>
              </w:rPr>
              <w:fldChar w:fldCharType="end"/>
            </w:r>
            <w:r w:rsidRPr="006B0A29">
              <w:rPr>
                <w:rStyle w:val="Hyperlink"/>
                <w:noProof/>
              </w:rPr>
              <w:fldChar w:fldCharType="end"/>
            </w:r>
          </w:ins>
        </w:p>
        <w:p w14:paraId="04C5748E" w14:textId="1CFA94FA" w:rsidR="00A634A2" w:rsidRDefault="00A634A2">
          <w:pPr>
            <w:pStyle w:val="TOC1"/>
            <w:tabs>
              <w:tab w:val="left" w:pos="600"/>
              <w:tab w:val="right" w:leader="dot" w:pos="9962"/>
            </w:tabs>
            <w:rPr>
              <w:ins w:id="54" w:author="Kit Double" w:date="2025-04-28T13:29:00Z" w16du:dateUtc="2025-04-28T03:29:00Z"/>
              <w:rFonts w:cstheme="minorBidi"/>
              <w:b w:val="0"/>
              <w:noProof/>
              <w:kern w:val="2"/>
              <w:lang w:val="en-AU" w:eastAsia="en-GB"/>
              <w14:ligatures w14:val="standardContextual"/>
            </w:rPr>
          </w:pPr>
          <w:ins w:id="55"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"_Toc196739435"</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lang w:val="en-AU" w:eastAsia="en-AU"/>
              </w:rPr>
              <w:t>19</w:t>
            </w:r>
            <w:r>
              <w:rPr>
                <w:rFonts w:cstheme="minorBidi"/>
                <w:b w:val="0"/>
                <w:noProof/>
                <w:kern w:val="2"/>
                <w:lang w:val="en-AU" w:eastAsia="en-GB"/>
                <w14:ligatures w14:val="standardContextual"/>
              </w:rPr>
              <w:tab/>
            </w:r>
            <w:r w:rsidRPr="006B0A29">
              <w:rPr>
                <w:rStyle w:val="Hyperlink"/>
                <w:noProof/>
                <w:lang w:val="en-AU" w:eastAsia="en-AU"/>
              </w:rPr>
              <w:t>Psychological Wellbeing</w:t>
            </w:r>
            <w:r>
              <w:rPr>
                <w:noProof/>
                <w:webHidden/>
              </w:rPr>
              <w:tab/>
            </w:r>
            <w:r>
              <w:rPr>
                <w:noProof/>
                <w:webHidden/>
              </w:rPr>
              <w:fldChar w:fldCharType="begin"/>
            </w:r>
            <w:r>
              <w:rPr>
                <w:noProof/>
                <w:webHidden/>
              </w:rPr>
              <w:instrText xml:space="preserve"> PAGEREF _Toc196739435 \h </w:instrText>
            </w:r>
            <w:r>
              <w:rPr>
                <w:noProof/>
                <w:webHidden/>
              </w:rPr>
            </w:r>
          </w:ins>
          <w:r>
            <w:rPr>
              <w:noProof/>
              <w:webHidden/>
            </w:rPr>
            <w:fldChar w:fldCharType="separate"/>
          </w:r>
          <w:ins w:id="56" w:author="Kit Double" w:date="2025-04-28T13:29:00Z" w16du:dateUtc="2025-04-28T03:29:00Z">
            <w:r>
              <w:rPr>
                <w:noProof/>
                <w:webHidden/>
              </w:rPr>
              <w:t>21</w:t>
            </w:r>
            <w:r>
              <w:rPr>
                <w:noProof/>
                <w:webHidden/>
              </w:rPr>
              <w:fldChar w:fldCharType="end"/>
            </w:r>
            <w:r w:rsidRPr="006B0A29">
              <w:rPr>
                <w:rStyle w:val="Hyperlink"/>
                <w:noProof/>
              </w:rPr>
              <w:fldChar w:fldCharType="end"/>
            </w:r>
          </w:ins>
        </w:p>
        <w:p w14:paraId="2615116E" w14:textId="18B6C4E4" w:rsidR="00A634A2" w:rsidRDefault="00A634A2">
          <w:pPr>
            <w:pStyle w:val="TOC1"/>
            <w:tabs>
              <w:tab w:val="left" w:pos="600"/>
              <w:tab w:val="right" w:leader="dot" w:pos="9962"/>
            </w:tabs>
            <w:rPr>
              <w:ins w:id="57" w:author="Kit Double" w:date="2025-04-28T13:29:00Z" w16du:dateUtc="2025-04-28T03:29:00Z"/>
              <w:rFonts w:cstheme="minorBidi"/>
              <w:b w:val="0"/>
              <w:noProof/>
              <w:kern w:val="2"/>
              <w:lang w:val="en-AU" w:eastAsia="en-GB"/>
              <w14:ligatures w14:val="standardContextual"/>
            </w:rPr>
          </w:pPr>
          <w:ins w:id="58"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"_Toc196739436"</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20</w:t>
            </w:r>
            <w:r>
              <w:rPr>
                <w:rFonts w:cstheme="minorBidi"/>
                <w:b w:val="0"/>
                <w:noProof/>
                <w:kern w:val="2"/>
                <w:lang w:val="en-AU" w:eastAsia="en-GB"/>
                <w14:ligatures w14:val="standardContextual"/>
              </w:rPr>
              <w:tab/>
            </w:r>
            <w:r w:rsidRPr="006B0A29">
              <w:rPr>
                <w:rStyle w:val="Hyperlink"/>
                <w:noProof/>
              </w:rPr>
              <w:t>Positive and Negative Affect (Self-report)</w:t>
            </w:r>
            <w:r>
              <w:rPr>
                <w:noProof/>
                <w:webHidden/>
              </w:rPr>
              <w:tab/>
            </w:r>
            <w:r>
              <w:rPr>
                <w:noProof/>
                <w:webHidden/>
              </w:rPr>
              <w:fldChar w:fldCharType="begin"/>
            </w:r>
            <w:r>
              <w:rPr>
                <w:noProof/>
                <w:webHidden/>
              </w:rPr>
              <w:instrText xml:space="preserve"> PAGEREF _Toc196739436 \h </w:instrText>
            </w:r>
            <w:r>
              <w:rPr>
                <w:noProof/>
                <w:webHidden/>
              </w:rPr>
            </w:r>
          </w:ins>
          <w:r>
            <w:rPr>
              <w:noProof/>
              <w:webHidden/>
            </w:rPr>
            <w:fldChar w:fldCharType="separate"/>
          </w:r>
          <w:ins w:id="59" w:author="Kit Double" w:date="2025-04-28T13:29:00Z" w16du:dateUtc="2025-04-28T03:29:00Z">
            <w:r>
              <w:rPr>
                <w:noProof/>
                <w:webHidden/>
              </w:rPr>
              <w:t>23</w:t>
            </w:r>
            <w:r>
              <w:rPr>
                <w:noProof/>
                <w:webHidden/>
              </w:rPr>
              <w:fldChar w:fldCharType="end"/>
            </w:r>
            <w:r w:rsidRPr="006B0A29">
              <w:rPr>
                <w:rStyle w:val="Hyperlink"/>
                <w:noProof/>
              </w:rPr>
              <w:fldChar w:fldCharType="end"/>
            </w:r>
          </w:ins>
        </w:p>
        <w:p w14:paraId="114A6066" w14:textId="571238CA" w:rsidR="00A634A2" w:rsidRDefault="00A634A2">
          <w:pPr>
            <w:pStyle w:val="TOC1"/>
            <w:tabs>
              <w:tab w:val="left" w:pos="600"/>
              <w:tab w:val="right" w:leader="dot" w:pos="9962"/>
            </w:tabs>
            <w:rPr>
              <w:ins w:id="60" w:author="Kit Double" w:date="2025-04-28T13:29:00Z" w16du:dateUtc="2025-04-28T03:29:00Z"/>
              <w:rFonts w:cstheme="minorBidi"/>
              <w:b w:val="0"/>
              <w:noProof/>
              <w:kern w:val="2"/>
              <w:lang w:val="en-AU" w:eastAsia="en-GB"/>
              <w14:ligatures w14:val="standardContextual"/>
            </w:rPr>
          </w:pPr>
          <w:ins w:id="61"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"_Toc196739437"</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21</w:t>
            </w:r>
            <w:r>
              <w:rPr>
                <w:rFonts w:cstheme="minorBidi"/>
                <w:b w:val="0"/>
                <w:noProof/>
                <w:kern w:val="2"/>
                <w:lang w:val="en-AU" w:eastAsia="en-GB"/>
                <w14:ligatures w14:val="standardContextual"/>
              </w:rPr>
              <w:tab/>
            </w:r>
            <w:r w:rsidRPr="006B0A29">
              <w:rPr>
                <w:rStyle w:val="Hyperlink"/>
                <w:noProof/>
              </w:rPr>
              <w:t>Social Media Questionnaire</w:t>
            </w:r>
            <w:r>
              <w:rPr>
                <w:noProof/>
                <w:webHidden/>
              </w:rPr>
              <w:tab/>
            </w:r>
            <w:r>
              <w:rPr>
                <w:noProof/>
                <w:webHidden/>
              </w:rPr>
              <w:fldChar w:fldCharType="begin"/>
            </w:r>
            <w:r>
              <w:rPr>
                <w:noProof/>
                <w:webHidden/>
              </w:rPr>
              <w:instrText xml:space="preserve"> PAGEREF _Toc196739437 \h </w:instrText>
            </w:r>
            <w:r>
              <w:rPr>
                <w:noProof/>
                <w:webHidden/>
              </w:rPr>
            </w:r>
          </w:ins>
          <w:r>
            <w:rPr>
              <w:noProof/>
              <w:webHidden/>
            </w:rPr>
            <w:fldChar w:fldCharType="separate"/>
          </w:r>
          <w:ins w:id="62" w:author="Kit Double" w:date="2025-04-28T13:29:00Z" w16du:dateUtc="2025-04-28T03:29:00Z">
            <w:r>
              <w:rPr>
                <w:noProof/>
                <w:webHidden/>
              </w:rPr>
              <w:t>23</w:t>
            </w:r>
            <w:r>
              <w:rPr>
                <w:noProof/>
                <w:webHidden/>
              </w:rPr>
              <w:fldChar w:fldCharType="end"/>
            </w:r>
            <w:r w:rsidRPr="006B0A29">
              <w:rPr>
                <w:rStyle w:val="Hyperlink"/>
                <w:noProof/>
              </w:rPr>
              <w:fldChar w:fldCharType="end"/>
            </w:r>
          </w:ins>
        </w:p>
        <w:p w14:paraId="6D60D586" w14:textId="0D542A53" w:rsidR="00A634A2" w:rsidRDefault="00A634A2">
          <w:pPr>
            <w:pStyle w:val="TOC1"/>
            <w:tabs>
              <w:tab w:val="left" w:pos="600"/>
              <w:tab w:val="right" w:leader="dot" w:pos="9962"/>
            </w:tabs>
            <w:rPr>
              <w:ins w:id="63" w:author="Kit Double" w:date="2025-04-28T13:29:00Z" w16du:dateUtc="2025-04-28T03:29:00Z"/>
              <w:rFonts w:cstheme="minorBidi"/>
              <w:b w:val="0"/>
              <w:noProof/>
              <w:kern w:val="2"/>
              <w:lang w:val="en-AU" w:eastAsia="en-GB"/>
              <w14:ligatures w14:val="standardContextual"/>
            </w:rPr>
          </w:pPr>
          <w:ins w:id="64"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"_Toc196739438"</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22</w:t>
            </w:r>
            <w:r>
              <w:rPr>
                <w:rFonts w:cstheme="minorBidi"/>
                <w:b w:val="0"/>
                <w:noProof/>
                <w:kern w:val="2"/>
                <w:lang w:val="en-AU" w:eastAsia="en-GB"/>
                <w14:ligatures w14:val="standardContextual"/>
              </w:rPr>
              <w:tab/>
            </w:r>
            <w:r w:rsidRPr="006B0A29">
              <w:rPr>
                <w:rStyle w:val="Hyperlink"/>
                <w:noProof/>
              </w:rPr>
              <w:t>Mobile phone questionnaire</w:t>
            </w:r>
            <w:r>
              <w:rPr>
                <w:noProof/>
                <w:webHidden/>
              </w:rPr>
              <w:tab/>
            </w:r>
            <w:r>
              <w:rPr>
                <w:noProof/>
                <w:webHidden/>
              </w:rPr>
              <w:fldChar w:fldCharType="begin"/>
            </w:r>
            <w:r>
              <w:rPr>
                <w:noProof/>
                <w:webHidden/>
              </w:rPr>
              <w:instrText xml:space="preserve"> PAGEREF _Toc196739438 \h </w:instrText>
            </w:r>
            <w:r>
              <w:rPr>
                <w:noProof/>
                <w:webHidden/>
              </w:rPr>
            </w:r>
          </w:ins>
          <w:r>
            <w:rPr>
              <w:noProof/>
              <w:webHidden/>
            </w:rPr>
            <w:fldChar w:fldCharType="separate"/>
          </w:r>
          <w:ins w:id="65" w:author="Kit Double" w:date="2025-04-28T13:29:00Z" w16du:dateUtc="2025-04-28T03:29:00Z">
            <w:r>
              <w:rPr>
                <w:noProof/>
                <w:webHidden/>
              </w:rPr>
              <w:t>23</w:t>
            </w:r>
            <w:r>
              <w:rPr>
                <w:noProof/>
                <w:webHidden/>
              </w:rPr>
              <w:fldChar w:fldCharType="end"/>
            </w:r>
            <w:r w:rsidRPr="006B0A29">
              <w:rPr>
                <w:rStyle w:val="Hyperlink"/>
                <w:noProof/>
              </w:rPr>
              <w:fldChar w:fldCharType="end"/>
            </w:r>
          </w:ins>
        </w:p>
        <w:p w14:paraId="36EC5B2C" w14:textId="13973C50" w:rsidR="00A634A2" w:rsidRDefault="00A634A2">
          <w:pPr>
            <w:pStyle w:val="TOC1"/>
            <w:tabs>
              <w:tab w:val="left" w:pos="600"/>
              <w:tab w:val="right" w:leader="dot" w:pos="9962"/>
            </w:tabs>
            <w:rPr>
              <w:ins w:id="66" w:author="Kit Double" w:date="2025-04-28T13:29:00Z" w16du:dateUtc="2025-04-28T03:29:00Z"/>
              <w:rFonts w:cstheme="minorBidi"/>
              <w:b w:val="0"/>
              <w:noProof/>
              <w:kern w:val="2"/>
              <w:lang w:val="en-AU" w:eastAsia="en-GB"/>
              <w14:ligatures w14:val="standardContextual"/>
            </w:rPr>
          </w:pPr>
          <w:ins w:id="67"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"_Toc196739439"</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lang w:val="en-AU"/>
              </w:rPr>
              <w:t>23</w:t>
            </w:r>
            <w:r>
              <w:rPr>
                <w:rFonts w:cstheme="minorBidi"/>
                <w:b w:val="0"/>
                <w:noProof/>
                <w:kern w:val="2"/>
                <w:lang w:val="en-AU" w:eastAsia="en-GB"/>
                <w14:ligatures w14:val="standardContextual"/>
              </w:rPr>
              <w:tab/>
            </w:r>
            <w:r w:rsidRPr="006B0A29">
              <w:rPr>
                <w:rStyle w:val="Hyperlink"/>
                <w:noProof/>
                <w:lang w:val="en-AU"/>
              </w:rPr>
              <w:t>SOCIAL NETWORK SCALE</w:t>
            </w:r>
            <w:r>
              <w:rPr>
                <w:noProof/>
                <w:webHidden/>
              </w:rPr>
              <w:tab/>
            </w:r>
            <w:r>
              <w:rPr>
                <w:noProof/>
                <w:webHidden/>
              </w:rPr>
              <w:fldChar w:fldCharType="begin"/>
            </w:r>
            <w:r>
              <w:rPr>
                <w:noProof/>
                <w:webHidden/>
              </w:rPr>
              <w:instrText xml:space="preserve"> PAGEREF _Toc196739439 \h </w:instrText>
            </w:r>
            <w:r>
              <w:rPr>
                <w:noProof/>
                <w:webHidden/>
              </w:rPr>
            </w:r>
          </w:ins>
          <w:r>
            <w:rPr>
              <w:noProof/>
              <w:webHidden/>
            </w:rPr>
            <w:fldChar w:fldCharType="separate"/>
          </w:r>
          <w:ins w:id="68" w:author="Kit Double" w:date="2025-04-28T13:29:00Z" w16du:dateUtc="2025-04-28T03:29:00Z">
            <w:r>
              <w:rPr>
                <w:noProof/>
                <w:webHidden/>
              </w:rPr>
              <w:t>23</w:t>
            </w:r>
            <w:r>
              <w:rPr>
                <w:noProof/>
                <w:webHidden/>
              </w:rPr>
              <w:fldChar w:fldCharType="end"/>
            </w:r>
            <w:r w:rsidRPr="006B0A29">
              <w:rPr>
                <w:rStyle w:val="Hyperlink"/>
                <w:noProof/>
              </w:rPr>
              <w:fldChar w:fldCharType="end"/>
            </w:r>
          </w:ins>
        </w:p>
        <w:p w14:paraId="24726ED8" w14:textId="4E10CD56" w:rsidR="00A634A2" w:rsidRDefault="00A634A2">
          <w:pPr>
            <w:pStyle w:val="TOC1"/>
            <w:tabs>
              <w:tab w:val="left" w:pos="600"/>
              <w:tab w:val="right" w:leader="dot" w:pos="9962"/>
            </w:tabs>
            <w:rPr>
              <w:ins w:id="69" w:author="Kit Double" w:date="2025-04-28T13:29:00Z" w16du:dateUtc="2025-04-28T03:29:00Z"/>
              <w:rFonts w:cstheme="minorBidi"/>
              <w:b w:val="0"/>
              <w:noProof/>
              <w:kern w:val="2"/>
              <w:lang w:val="en-AU" w:eastAsia="en-GB"/>
              <w14:ligatures w14:val="standardContextual"/>
            </w:rPr>
          </w:pPr>
          <w:ins w:id="70"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"_Toc196739440"</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lang w:val="en-AU"/>
              </w:rPr>
              <w:t>24</w:t>
            </w:r>
            <w:r>
              <w:rPr>
                <w:rFonts w:cstheme="minorBidi"/>
                <w:b w:val="0"/>
                <w:noProof/>
                <w:kern w:val="2"/>
                <w:lang w:val="en-AU" w:eastAsia="en-GB"/>
                <w14:ligatures w14:val="standardContextual"/>
              </w:rPr>
              <w:tab/>
            </w:r>
            <w:r w:rsidRPr="006B0A29">
              <w:rPr>
                <w:rStyle w:val="Hyperlink"/>
                <w:noProof/>
                <w:lang w:val="en-AU"/>
              </w:rPr>
              <w:t>Sociability Scale</w:t>
            </w:r>
            <w:r>
              <w:rPr>
                <w:noProof/>
                <w:webHidden/>
              </w:rPr>
              <w:tab/>
            </w:r>
            <w:r>
              <w:rPr>
                <w:noProof/>
                <w:webHidden/>
              </w:rPr>
              <w:fldChar w:fldCharType="begin"/>
            </w:r>
            <w:r>
              <w:rPr>
                <w:noProof/>
                <w:webHidden/>
              </w:rPr>
              <w:instrText xml:space="preserve"> PAGEREF _Toc196739440 \h </w:instrText>
            </w:r>
            <w:r>
              <w:rPr>
                <w:noProof/>
                <w:webHidden/>
              </w:rPr>
            </w:r>
          </w:ins>
          <w:r>
            <w:rPr>
              <w:noProof/>
              <w:webHidden/>
            </w:rPr>
            <w:fldChar w:fldCharType="separate"/>
          </w:r>
          <w:ins w:id="71" w:author="Kit Double" w:date="2025-04-28T13:29:00Z" w16du:dateUtc="2025-04-28T03:29:00Z">
            <w:r>
              <w:rPr>
                <w:noProof/>
                <w:webHidden/>
              </w:rPr>
              <w:t>24</w:t>
            </w:r>
            <w:r>
              <w:rPr>
                <w:noProof/>
                <w:webHidden/>
              </w:rPr>
              <w:fldChar w:fldCharType="end"/>
            </w:r>
            <w:r w:rsidRPr="006B0A29">
              <w:rPr>
                <w:rStyle w:val="Hyperlink"/>
                <w:noProof/>
              </w:rPr>
              <w:fldChar w:fldCharType="end"/>
            </w:r>
          </w:ins>
        </w:p>
        <w:p w14:paraId="55130F5D" w14:textId="4AC755DB" w:rsidR="00A634A2" w:rsidRDefault="00A634A2">
          <w:pPr>
            <w:pStyle w:val="TOC1"/>
            <w:tabs>
              <w:tab w:val="left" w:pos="600"/>
              <w:tab w:val="right" w:leader="dot" w:pos="9962"/>
            </w:tabs>
            <w:rPr>
              <w:ins w:id="72" w:author="Kit Double" w:date="2025-04-28T13:29:00Z" w16du:dateUtc="2025-04-28T03:29:00Z"/>
              <w:rFonts w:cstheme="minorBidi"/>
              <w:b w:val="0"/>
              <w:noProof/>
              <w:kern w:val="2"/>
              <w:lang w:val="en-AU" w:eastAsia="en-GB"/>
              <w14:ligatures w14:val="standardContextual"/>
            </w:rPr>
          </w:pPr>
          <w:ins w:id="73"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"_Toc196739441"</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lang w:val="en-AU"/>
              </w:rPr>
              <w:t>25</w:t>
            </w:r>
            <w:r>
              <w:rPr>
                <w:rFonts w:cstheme="minorBidi"/>
                <w:b w:val="0"/>
                <w:noProof/>
                <w:kern w:val="2"/>
                <w:lang w:val="en-AU" w:eastAsia="en-GB"/>
                <w14:ligatures w14:val="standardContextual"/>
              </w:rPr>
              <w:tab/>
            </w:r>
            <w:r w:rsidRPr="006B0A29">
              <w:rPr>
                <w:rStyle w:val="Hyperlink"/>
                <w:noProof/>
                <w:lang w:val="en-AU"/>
              </w:rPr>
              <w:t>Self-Rated Emotional Intelligence Scale</w:t>
            </w:r>
            <w:r>
              <w:rPr>
                <w:noProof/>
                <w:webHidden/>
              </w:rPr>
              <w:tab/>
            </w:r>
            <w:r>
              <w:rPr>
                <w:noProof/>
                <w:webHidden/>
              </w:rPr>
              <w:fldChar w:fldCharType="begin"/>
            </w:r>
            <w:r>
              <w:rPr>
                <w:noProof/>
                <w:webHidden/>
              </w:rPr>
              <w:instrText xml:space="preserve"> PAGEREF _Toc196739441 \h </w:instrText>
            </w:r>
            <w:r>
              <w:rPr>
                <w:noProof/>
                <w:webHidden/>
              </w:rPr>
            </w:r>
          </w:ins>
          <w:r>
            <w:rPr>
              <w:noProof/>
              <w:webHidden/>
            </w:rPr>
            <w:fldChar w:fldCharType="separate"/>
          </w:r>
          <w:ins w:id="74" w:author="Kit Double" w:date="2025-04-28T13:29:00Z" w16du:dateUtc="2025-04-28T03:29:00Z">
            <w:r>
              <w:rPr>
                <w:noProof/>
                <w:webHidden/>
              </w:rPr>
              <w:t>24</w:t>
            </w:r>
            <w:r>
              <w:rPr>
                <w:noProof/>
                <w:webHidden/>
              </w:rPr>
              <w:fldChar w:fldCharType="end"/>
            </w:r>
            <w:r w:rsidRPr="006B0A29">
              <w:rPr>
                <w:rStyle w:val="Hyperlink"/>
                <w:noProof/>
              </w:rPr>
              <w:fldChar w:fldCharType="end"/>
            </w:r>
          </w:ins>
        </w:p>
        <w:p w14:paraId="574133C8" w14:textId="3B9BA16B" w:rsidR="00A634A2" w:rsidRDefault="00A634A2">
          <w:pPr>
            <w:pStyle w:val="TOC1"/>
            <w:tabs>
              <w:tab w:val="left" w:pos="600"/>
              <w:tab w:val="right" w:leader="dot" w:pos="9962"/>
            </w:tabs>
            <w:rPr>
              <w:ins w:id="75" w:author="Kit Double" w:date="2025-04-28T13:29:00Z" w16du:dateUtc="2025-04-28T03:29:00Z"/>
              <w:rFonts w:cstheme="minorBidi"/>
              <w:b w:val="0"/>
              <w:noProof/>
              <w:kern w:val="2"/>
              <w:lang w:val="en-AU" w:eastAsia="en-GB"/>
              <w14:ligatures w14:val="standardContextual"/>
            </w:rPr>
          </w:pPr>
          <w:ins w:id="76"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"_Toc196739442"</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lang w:val="en-GB"/>
              </w:rPr>
              <w:t>26</w:t>
            </w:r>
            <w:r>
              <w:rPr>
                <w:rFonts w:cstheme="minorBidi"/>
                <w:b w:val="0"/>
                <w:noProof/>
                <w:kern w:val="2"/>
                <w:lang w:val="en-AU" w:eastAsia="en-GB"/>
                <w14:ligatures w14:val="standardContextual"/>
              </w:rPr>
              <w:tab/>
            </w:r>
            <w:r w:rsidRPr="006B0A29">
              <w:rPr>
                <w:rStyle w:val="Hyperlink"/>
                <w:noProof/>
                <w:lang w:val="en-GB"/>
              </w:rPr>
              <w:t>The Profile of Emotional Competence</w:t>
            </w:r>
            <w:r>
              <w:rPr>
                <w:noProof/>
                <w:webHidden/>
              </w:rPr>
              <w:tab/>
            </w:r>
            <w:r>
              <w:rPr>
                <w:noProof/>
                <w:webHidden/>
              </w:rPr>
              <w:fldChar w:fldCharType="begin"/>
            </w:r>
            <w:r>
              <w:rPr>
                <w:noProof/>
                <w:webHidden/>
              </w:rPr>
              <w:instrText xml:space="preserve"> PAGEREF _Toc196739442 \h </w:instrText>
            </w:r>
            <w:r>
              <w:rPr>
                <w:noProof/>
                <w:webHidden/>
              </w:rPr>
            </w:r>
          </w:ins>
          <w:r>
            <w:rPr>
              <w:noProof/>
              <w:webHidden/>
            </w:rPr>
            <w:fldChar w:fldCharType="separate"/>
          </w:r>
          <w:ins w:id="77" w:author="Kit Double" w:date="2025-04-28T13:29:00Z" w16du:dateUtc="2025-04-28T03:29:00Z">
            <w:r>
              <w:rPr>
                <w:noProof/>
                <w:webHidden/>
              </w:rPr>
              <w:t>25</w:t>
            </w:r>
            <w:r>
              <w:rPr>
                <w:noProof/>
                <w:webHidden/>
              </w:rPr>
              <w:fldChar w:fldCharType="end"/>
            </w:r>
            <w:r w:rsidRPr="006B0A29">
              <w:rPr>
                <w:rStyle w:val="Hyperlink"/>
                <w:noProof/>
              </w:rPr>
              <w:fldChar w:fldCharType="end"/>
            </w:r>
          </w:ins>
        </w:p>
        <w:p w14:paraId="7B6C670E" w14:textId="64EDDFFA" w:rsidR="00A634A2" w:rsidRDefault="00A634A2">
          <w:pPr>
            <w:pStyle w:val="TOC1"/>
            <w:tabs>
              <w:tab w:val="left" w:pos="600"/>
              <w:tab w:val="right" w:leader="dot" w:pos="9962"/>
            </w:tabs>
            <w:rPr>
              <w:ins w:id="78" w:author="Kit Double" w:date="2025-04-28T13:29:00Z" w16du:dateUtc="2025-04-28T03:29:00Z"/>
              <w:rFonts w:cstheme="minorBidi"/>
              <w:b w:val="0"/>
              <w:noProof/>
              <w:kern w:val="2"/>
              <w:lang w:val="en-AU" w:eastAsia="en-GB"/>
              <w14:ligatures w14:val="standardContextual"/>
            </w:rPr>
          </w:pPr>
          <w:ins w:id="79"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"_Toc196739443"</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27</w:t>
            </w:r>
            <w:r>
              <w:rPr>
                <w:rFonts w:cstheme="minorBidi"/>
                <w:b w:val="0"/>
                <w:noProof/>
                <w:kern w:val="2"/>
                <w:lang w:val="en-AU" w:eastAsia="en-GB"/>
                <w14:ligatures w14:val="standardContextual"/>
              </w:rPr>
              <w:tab/>
            </w:r>
            <w:r w:rsidRPr="006B0A29">
              <w:rPr>
                <w:rStyle w:val="Hyperlink"/>
                <w:noProof/>
              </w:rPr>
              <w:t>Metacognitive Monitoring Scale</w:t>
            </w:r>
            <w:r>
              <w:rPr>
                <w:noProof/>
                <w:webHidden/>
              </w:rPr>
              <w:tab/>
            </w:r>
            <w:r>
              <w:rPr>
                <w:noProof/>
                <w:webHidden/>
              </w:rPr>
              <w:fldChar w:fldCharType="begin"/>
            </w:r>
            <w:r>
              <w:rPr>
                <w:noProof/>
                <w:webHidden/>
              </w:rPr>
              <w:instrText xml:space="preserve"> PAGEREF _Toc196739443 \h </w:instrText>
            </w:r>
            <w:r>
              <w:rPr>
                <w:noProof/>
                <w:webHidden/>
              </w:rPr>
            </w:r>
          </w:ins>
          <w:r>
            <w:rPr>
              <w:noProof/>
              <w:webHidden/>
            </w:rPr>
            <w:fldChar w:fldCharType="separate"/>
          </w:r>
          <w:ins w:id="80" w:author="Kit Double" w:date="2025-04-28T13:29:00Z" w16du:dateUtc="2025-04-28T03:29:00Z">
            <w:r>
              <w:rPr>
                <w:noProof/>
                <w:webHidden/>
              </w:rPr>
              <w:t>26</w:t>
            </w:r>
            <w:r>
              <w:rPr>
                <w:noProof/>
                <w:webHidden/>
              </w:rPr>
              <w:fldChar w:fldCharType="end"/>
            </w:r>
            <w:r w:rsidRPr="006B0A29">
              <w:rPr>
                <w:rStyle w:val="Hyperlink"/>
                <w:noProof/>
              </w:rPr>
              <w:fldChar w:fldCharType="end"/>
            </w:r>
          </w:ins>
        </w:p>
        <w:p w14:paraId="08BA7767" w14:textId="54AE109F" w:rsidR="00A634A2" w:rsidRDefault="00A634A2">
          <w:pPr>
            <w:pStyle w:val="TOC1"/>
            <w:tabs>
              <w:tab w:val="left" w:pos="600"/>
              <w:tab w:val="right" w:leader="dot" w:pos="9962"/>
            </w:tabs>
            <w:rPr>
              <w:ins w:id="81" w:author="Kit Double" w:date="2025-04-28T13:29:00Z" w16du:dateUtc="2025-04-28T03:29:00Z"/>
              <w:rFonts w:cstheme="minorBidi"/>
              <w:b w:val="0"/>
              <w:noProof/>
              <w:kern w:val="2"/>
              <w:lang w:val="en-AU" w:eastAsia="en-GB"/>
              <w14:ligatures w14:val="standardContextual"/>
            </w:rPr>
          </w:pPr>
          <w:ins w:id="82"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"_Toc196739468"</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28</w:t>
            </w:r>
            <w:r>
              <w:rPr>
                <w:rFonts w:cstheme="minorBidi"/>
                <w:b w:val="0"/>
                <w:noProof/>
                <w:kern w:val="2"/>
                <w:lang w:val="en-AU" w:eastAsia="en-GB"/>
                <w14:ligatures w14:val="standardContextual"/>
              </w:rPr>
              <w:tab/>
            </w:r>
            <w:r w:rsidRPr="006B0A29">
              <w:rPr>
                <w:rStyle w:val="Hyperlink"/>
                <w:noProof/>
              </w:rPr>
              <w:t>Toronto Alexithymia Scale</w:t>
            </w:r>
            <w:r>
              <w:rPr>
                <w:noProof/>
                <w:webHidden/>
              </w:rPr>
              <w:tab/>
            </w:r>
            <w:r>
              <w:rPr>
                <w:noProof/>
                <w:webHidden/>
              </w:rPr>
              <w:fldChar w:fldCharType="begin"/>
            </w:r>
            <w:r>
              <w:rPr>
                <w:noProof/>
                <w:webHidden/>
              </w:rPr>
              <w:instrText xml:space="preserve"> PAGEREF _Toc196739468 \h </w:instrText>
            </w:r>
            <w:r>
              <w:rPr>
                <w:noProof/>
                <w:webHidden/>
              </w:rPr>
            </w:r>
          </w:ins>
          <w:r>
            <w:rPr>
              <w:noProof/>
              <w:webHidden/>
            </w:rPr>
            <w:fldChar w:fldCharType="separate"/>
          </w:r>
          <w:ins w:id="83" w:author="Kit Double" w:date="2025-04-28T13:29:00Z" w16du:dateUtc="2025-04-28T03:29:00Z">
            <w:r>
              <w:rPr>
                <w:noProof/>
                <w:webHidden/>
              </w:rPr>
              <w:t>26</w:t>
            </w:r>
            <w:r>
              <w:rPr>
                <w:noProof/>
                <w:webHidden/>
              </w:rPr>
              <w:fldChar w:fldCharType="end"/>
            </w:r>
            <w:r w:rsidRPr="006B0A29">
              <w:rPr>
                <w:rStyle w:val="Hyperlink"/>
                <w:noProof/>
              </w:rPr>
              <w:fldChar w:fldCharType="end"/>
            </w:r>
          </w:ins>
        </w:p>
        <w:p w14:paraId="748372DF" w14:textId="3E817AFC" w:rsidR="00A634A2" w:rsidRDefault="00A634A2">
          <w:pPr>
            <w:pStyle w:val="TOC1"/>
            <w:tabs>
              <w:tab w:val="left" w:pos="600"/>
              <w:tab w:val="right" w:leader="dot" w:pos="9962"/>
            </w:tabs>
            <w:rPr>
              <w:ins w:id="84" w:author="Kit Double" w:date="2025-04-28T13:29:00Z" w16du:dateUtc="2025-04-28T03:29:00Z"/>
              <w:rFonts w:cstheme="minorBidi"/>
              <w:b w:val="0"/>
              <w:noProof/>
              <w:kern w:val="2"/>
              <w:lang w:val="en-AU" w:eastAsia="en-GB"/>
              <w14:ligatures w14:val="standardContextual"/>
            </w:rPr>
          </w:pPr>
          <w:ins w:id="85" w:author="Kit Double" w:date="2025-04-28T13:29:00Z" w16du:dateUtc="2025-04-28T03:29:00Z">
            <w:r w:rsidRPr="006B0A29">
              <w:rPr>
                <w:rStyle w:val="Hyperlink"/>
                <w:noProof/>
              </w:rPr>
              <w:fldChar w:fldCharType="begin"/>
            </w:r>
            <w:r w:rsidRPr="006B0A29">
              <w:rPr>
                <w:rStyle w:val="Hyperlink"/>
                <w:noProof/>
              </w:rPr>
              <w:instrText xml:space="preserve"> </w:instrText>
            </w:r>
            <w:r>
              <w:rPr>
                <w:noProof/>
              </w:rPr>
              <w:instrText>HYPERLINK \l "_Toc196739469"</w:instrText>
            </w:r>
            <w:r w:rsidRPr="006B0A29">
              <w:rPr>
                <w:rStyle w:val="Hyperlink"/>
                <w:noProof/>
              </w:rPr>
              <w:instrText xml:space="preserve"> </w:instrText>
            </w:r>
            <w:r w:rsidRPr="006B0A29">
              <w:rPr>
                <w:rStyle w:val="Hyperlink"/>
                <w:noProof/>
              </w:rPr>
            </w:r>
            <w:r w:rsidRPr="006B0A29">
              <w:rPr>
                <w:rStyle w:val="Hyperlink"/>
                <w:noProof/>
              </w:rPr>
              <w:fldChar w:fldCharType="separate"/>
            </w:r>
            <w:r w:rsidRPr="006B0A29">
              <w:rPr>
                <w:rStyle w:val="Hyperlink"/>
                <w:noProof/>
              </w:rPr>
              <w:t>29</w:t>
            </w:r>
            <w:r>
              <w:rPr>
                <w:rFonts w:cstheme="minorBidi"/>
                <w:b w:val="0"/>
                <w:noProof/>
                <w:kern w:val="2"/>
                <w:lang w:val="en-AU" w:eastAsia="en-GB"/>
                <w14:ligatures w14:val="standardContextual"/>
              </w:rPr>
              <w:tab/>
            </w:r>
            <w:r w:rsidRPr="006B0A29">
              <w:rPr>
                <w:rStyle w:val="Hyperlink"/>
                <w:noProof/>
              </w:rPr>
              <w:t>Perth Alexithymia Questionnaire</w:t>
            </w:r>
            <w:r>
              <w:rPr>
                <w:noProof/>
                <w:webHidden/>
              </w:rPr>
              <w:tab/>
            </w:r>
            <w:r>
              <w:rPr>
                <w:noProof/>
                <w:webHidden/>
              </w:rPr>
              <w:fldChar w:fldCharType="begin"/>
            </w:r>
            <w:r>
              <w:rPr>
                <w:noProof/>
                <w:webHidden/>
              </w:rPr>
              <w:instrText xml:space="preserve"> PAGEREF _Toc196739469 \h </w:instrText>
            </w:r>
            <w:r>
              <w:rPr>
                <w:noProof/>
                <w:webHidden/>
              </w:rPr>
            </w:r>
          </w:ins>
          <w:r>
            <w:rPr>
              <w:noProof/>
              <w:webHidden/>
            </w:rPr>
            <w:fldChar w:fldCharType="separate"/>
          </w:r>
          <w:ins w:id="86" w:author="Kit Double" w:date="2025-04-28T13:29:00Z" w16du:dateUtc="2025-04-28T03:29:00Z">
            <w:r>
              <w:rPr>
                <w:noProof/>
                <w:webHidden/>
              </w:rPr>
              <w:t>26</w:t>
            </w:r>
            <w:r>
              <w:rPr>
                <w:noProof/>
                <w:webHidden/>
              </w:rPr>
              <w:fldChar w:fldCharType="end"/>
            </w:r>
            <w:r w:rsidRPr="006B0A29">
              <w:rPr>
                <w:rStyle w:val="Hyperlink"/>
                <w:noProof/>
              </w:rPr>
              <w:fldChar w:fldCharType="end"/>
            </w:r>
          </w:ins>
        </w:p>
        <w:p w14:paraId="1AF0DDC7" w14:textId="71DAC7A6" w:rsidR="00A94F2F" w:rsidDel="00861E8C" w:rsidRDefault="00A94F2F">
          <w:pPr>
            <w:pStyle w:val="TOC1"/>
            <w:tabs>
              <w:tab w:val="left" w:pos="400"/>
              <w:tab w:val="right" w:leader="dot" w:pos="9962"/>
            </w:tabs>
            <w:rPr>
              <w:del w:id="87" w:author="Kit Double" w:date="2025-04-28T13:16:00Z" w16du:dateUtc="2025-04-28T03:16:00Z"/>
              <w:rFonts w:cstheme="minorBidi"/>
              <w:b w:val="0"/>
              <w:noProof/>
              <w:kern w:val="2"/>
              <w:lang w:val="en-AU" w:eastAsia="en-GB"/>
              <w14:ligatures w14:val="standardContextual"/>
            </w:rPr>
          </w:pPr>
          <w:del w:id="88" w:author="Kit Double" w:date="2025-04-28T13:16:00Z" w16du:dateUtc="2025-04-28T03:16:00Z">
            <w:r w:rsidRPr="00861E8C" w:rsidDel="00861E8C">
              <w:rPr>
                <w:noProof/>
                <w:rPrChange w:id="89" w:author="Kit Double" w:date="2025-04-28T13:16:00Z" w16du:dateUtc="2025-04-28T03:16:00Z">
                  <w:rPr>
                    <w:rStyle w:val="Hyperlink"/>
                    <w:b w:val="0"/>
                    <w:noProof/>
                  </w:rPr>
                </w:rPrChange>
              </w:rPr>
              <w:lastRenderedPageBreak/>
              <w:delText>1</w:delText>
            </w:r>
            <w:r w:rsidDel="00861E8C">
              <w:rPr>
                <w:rFonts w:cstheme="minorBidi"/>
                <w:b w:val="0"/>
                <w:noProof/>
                <w:kern w:val="2"/>
                <w:lang w:val="en-AU" w:eastAsia="en-GB"/>
                <w14:ligatures w14:val="standardContextual"/>
              </w:rPr>
              <w:tab/>
            </w:r>
            <w:r w:rsidRPr="00861E8C" w:rsidDel="00861E8C">
              <w:rPr>
                <w:noProof/>
                <w:rPrChange w:id="90" w:author="Kit Double" w:date="2025-04-28T13:16:00Z" w16du:dateUtc="2025-04-28T03:16:00Z">
                  <w:rPr>
                    <w:rStyle w:val="Hyperlink"/>
                    <w:b w:val="0"/>
                    <w:noProof/>
                  </w:rPr>
                </w:rPrChange>
              </w:rPr>
              <w:delText>Demographic Questionnaire</w:delText>
            </w:r>
            <w:r w:rsidDel="00861E8C">
              <w:rPr>
                <w:noProof/>
                <w:webHidden/>
              </w:rPr>
              <w:tab/>
              <w:delText>3</w:delText>
            </w:r>
          </w:del>
        </w:p>
        <w:p w14:paraId="2578E1E1" w14:textId="3F6815DA" w:rsidR="00A94F2F" w:rsidDel="00861E8C" w:rsidRDefault="00A94F2F">
          <w:pPr>
            <w:pStyle w:val="TOC1"/>
            <w:tabs>
              <w:tab w:val="left" w:pos="400"/>
              <w:tab w:val="right" w:leader="dot" w:pos="9962"/>
            </w:tabs>
            <w:rPr>
              <w:del w:id="91" w:author="Kit Double" w:date="2025-04-28T13:16:00Z" w16du:dateUtc="2025-04-28T03:16:00Z"/>
              <w:rFonts w:cstheme="minorBidi"/>
              <w:b w:val="0"/>
              <w:noProof/>
              <w:kern w:val="2"/>
              <w:lang w:val="en-AU" w:eastAsia="en-GB"/>
              <w14:ligatures w14:val="standardContextual"/>
            </w:rPr>
          </w:pPr>
          <w:del w:id="92" w:author="Kit Double" w:date="2025-04-28T13:16:00Z" w16du:dateUtc="2025-04-28T03:16:00Z">
            <w:r w:rsidRPr="00861E8C" w:rsidDel="00861E8C">
              <w:rPr>
                <w:noProof/>
                <w:rPrChange w:id="93" w:author="Kit Double" w:date="2025-04-28T13:16:00Z" w16du:dateUtc="2025-04-28T03:16:00Z">
                  <w:rPr>
                    <w:rStyle w:val="Hyperlink"/>
                    <w:b w:val="0"/>
                    <w:noProof/>
                  </w:rPr>
                </w:rPrChange>
              </w:rPr>
              <w:delText>2</w:delText>
            </w:r>
            <w:r w:rsidDel="00861E8C">
              <w:rPr>
                <w:rFonts w:cstheme="minorBidi"/>
                <w:b w:val="0"/>
                <w:noProof/>
                <w:kern w:val="2"/>
                <w:lang w:val="en-AU" w:eastAsia="en-GB"/>
                <w14:ligatures w14:val="standardContextual"/>
              </w:rPr>
              <w:tab/>
            </w:r>
            <w:r w:rsidRPr="00861E8C" w:rsidDel="00861E8C">
              <w:rPr>
                <w:noProof/>
                <w:rPrChange w:id="94" w:author="Kit Double" w:date="2025-04-28T13:16:00Z" w16du:dateUtc="2025-04-28T03:16:00Z">
                  <w:rPr>
                    <w:rStyle w:val="Hyperlink"/>
                    <w:b w:val="0"/>
                    <w:noProof/>
                  </w:rPr>
                </w:rPrChange>
              </w:rPr>
              <w:delText>Implicit Theories Of Personality</w:delText>
            </w:r>
            <w:r w:rsidDel="00861E8C">
              <w:rPr>
                <w:noProof/>
                <w:webHidden/>
              </w:rPr>
              <w:tab/>
              <w:delText>4</w:delText>
            </w:r>
          </w:del>
        </w:p>
        <w:p w14:paraId="297E2C43" w14:textId="02AE9D74" w:rsidR="00A94F2F" w:rsidDel="00861E8C" w:rsidRDefault="00A94F2F">
          <w:pPr>
            <w:pStyle w:val="TOC1"/>
            <w:tabs>
              <w:tab w:val="left" w:pos="400"/>
              <w:tab w:val="right" w:leader="dot" w:pos="9962"/>
            </w:tabs>
            <w:rPr>
              <w:del w:id="95" w:author="Kit Double" w:date="2025-04-28T13:16:00Z" w16du:dateUtc="2025-04-28T03:16:00Z"/>
              <w:rFonts w:cstheme="minorBidi"/>
              <w:b w:val="0"/>
              <w:noProof/>
              <w:kern w:val="2"/>
              <w:lang w:val="en-AU" w:eastAsia="en-GB"/>
              <w14:ligatures w14:val="standardContextual"/>
            </w:rPr>
          </w:pPr>
          <w:del w:id="96" w:author="Kit Double" w:date="2025-04-28T13:16:00Z" w16du:dateUtc="2025-04-28T03:16:00Z">
            <w:r w:rsidRPr="00861E8C" w:rsidDel="00861E8C">
              <w:rPr>
                <w:noProof/>
                <w:rPrChange w:id="97" w:author="Kit Double" w:date="2025-04-28T13:16:00Z" w16du:dateUtc="2025-04-28T03:16:00Z">
                  <w:rPr>
                    <w:rStyle w:val="Hyperlink"/>
                    <w:b w:val="0"/>
                    <w:noProof/>
                  </w:rPr>
                </w:rPrChange>
              </w:rPr>
              <w:delText>3</w:delText>
            </w:r>
            <w:r w:rsidDel="00861E8C">
              <w:rPr>
                <w:rFonts w:cstheme="minorBidi"/>
                <w:b w:val="0"/>
                <w:noProof/>
                <w:kern w:val="2"/>
                <w:lang w:val="en-AU" w:eastAsia="en-GB"/>
                <w14:ligatures w14:val="standardContextual"/>
              </w:rPr>
              <w:tab/>
            </w:r>
            <w:r w:rsidRPr="00861E8C" w:rsidDel="00861E8C">
              <w:rPr>
                <w:noProof/>
                <w:rPrChange w:id="98" w:author="Kit Double" w:date="2025-04-28T13:16:00Z" w16du:dateUtc="2025-04-28T03:16:00Z">
                  <w:rPr>
                    <w:rStyle w:val="Hyperlink"/>
                    <w:b w:val="0"/>
                    <w:noProof/>
                  </w:rPr>
                </w:rPrChange>
              </w:rPr>
              <w:delText>Implicit Theories Of Intelligence</w:delText>
            </w:r>
            <w:r w:rsidDel="00861E8C">
              <w:rPr>
                <w:noProof/>
                <w:webHidden/>
              </w:rPr>
              <w:tab/>
              <w:delText>5</w:delText>
            </w:r>
          </w:del>
        </w:p>
        <w:p w14:paraId="6874D0AB" w14:textId="308F4FEF" w:rsidR="00A94F2F" w:rsidDel="00861E8C" w:rsidRDefault="00A94F2F">
          <w:pPr>
            <w:pStyle w:val="TOC1"/>
            <w:tabs>
              <w:tab w:val="left" w:pos="400"/>
              <w:tab w:val="right" w:leader="dot" w:pos="9962"/>
            </w:tabs>
            <w:rPr>
              <w:del w:id="99" w:author="Kit Double" w:date="2025-04-28T13:16:00Z" w16du:dateUtc="2025-04-28T03:16:00Z"/>
              <w:rFonts w:cstheme="minorBidi"/>
              <w:b w:val="0"/>
              <w:noProof/>
              <w:kern w:val="2"/>
              <w:lang w:val="en-AU" w:eastAsia="en-GB"/>
              <w14:ligatures w14:val="standardContextual"/>
            </w:rPr>
          </w:pPr>
          <w:del w:id="100" w:author="Kit Double" w:date="2025-04-28T13:16:00Z" w16du:dateUtc="2025-04-28T03:16:00Z">
            <w:r w:rsidRPr="00861E8C" w:rsidDel="00861E8C">
              <w:rPr>
                <w:noProof/>
                <w:rPrChange w:id="101" w:author="Kit Double" w:date="2025-04-28T13:16:00Z" w16du:dateUtc="2025-04-28T03:16:00Z">
                  <w:rPr>
                    <w:rStyle w:val="Hyperlink"/>
                    <w:b w:val="0"/>
                    <w:noProof/>
                  </w:rPr>
                </w:rPrChange>
              </w:rPr>
              <w:delText>4</w:delText>
            </w:r>
            <w:r w:rsidDel="00861E8C">
              <w:rPr>
                <w:rFonts w:cstheme="minorBidi"/>
                <w:b w:val="0"/>
                <w:noProof/>
                <w:kern w:val="2"/>
                <w:lang w:val="en-AU" w:eastAsia="en-GB"/>
                <w14:ligatures w14:val="standardContextual"/>
              </w:rPr>
              <w:tab/>
            </w:r>
            <w:r w:rsidRPr="00861E8C" w:rsidDel="00861E8C">
              <w:rPr>
                <w:noProof/>
                <w:rPrChange w:id="102" w:author="Kit Double" w:date="2025-04-28T13:16:00Z" w16du:dateUtc="2025-04-28T03:16:00Z">
                  <w:rPr>
                    <w:rStyle w:val="Hyperlink"/>
                    <w:b w:val="0"/>
                    <w:noProof/>
                  </w:rPr>
                </w:rPrChange>
              </w:rPr>
              <w:delText>Need For Cognition</w:delText>
            </w:r>
            <w:r w:rsidDel="00861E8C">
              <w:rPr>
                <w:noProof/>
                <w:webHidden/>
              </w:rPr>
              <w:tab/>
              <w:delText>5</w:delText>
            </w:r>
          </w:del>
        </w:p>
        <w:p w14:paraId="64761127" w14:textId="61EAD15C" w:rsidR="00A94F2F" w:rsidDel="00861E8C" w:rsidRDefault="00A94F2F">
          <w:pPr>
            <w:pStyle w:val="TOC1"/>
            <w:tabs>
              <w:tab w:val="left" w:pos="400"/>
              <w:tab w:val="right" w:leader="dot" w:pos="9962"/>
            </w:tabs>
            <w:rPr>
              <w:del w:id="103" w:author="Kit Double" w:date="2025-04-28T13:16:00Z" w16du:dateUtc="2025-04-28T03:16:00Z"/>
              <w:rFonts w:cstheme="minorBidi"/>
              <w:b w:val="0"/>
              <w:noProof/>
              <w:kern w:val="2"/>
              <w:lang w:val="en-AU" w:eastAsia="en-GB"/>
              <w14:ligatures w14:val="standardContextual"/>
            </w:rPr>
          </w:pPr>
          <w:del w:id="104" w:author="Kit Double" w:date="2025-04-28T13:16:00Z" w16du:dateUtc="2025-04-28T03:16:00Z">
            <w:r w:rsidRPr="00861E8C" w:rsidDel="00861E8C">
              <w:rPr>
                <w:noProof/>
                <w:rPrChange w:id="105" w:author="Kit Double" w:date="2025-04-28T13:16:00Z" w16du:dateUtc="2025-04-28T03:16:00Z">
                  <w:rPr>
                    <w:rStyle w:val="Hyperlink"/>
                    <w:b w:val="0"/>
                    <w:noProof/>
                  </w:rPr>
                </w:rPrChange>
              </w:rPr>
              <w:delText>5</w:delText>
            </w:r>
            <w:r w:rsidDel="00861E8C">
              <w:rPr>
                <w:rFonts w:cstheme="minorBidi"/>
                <w:b w:val="0"/>
                <w:noProof/>
                <w:kern w:val="2"/>
                <w:lang w:val="en-AU" w:eastAsia="en-GB"/>
                <w14:ligatures w14:val="standardContextual"/>
              </w:rPr>
              <w:tab/>
            </w:r>
            <w:r w:rsidRPr="00861E8C" w:rsidDel="00861E8C">
              <w:rPr>
                <w:noProof/>
                <w:rPrChange w:id="106" w:author="Kit Double" w:date="2025-04-28T13:16:00Z" w16du:dateUtc="2025-04-28T03:16:00Z">
                  <w:rPr>
                    <w:rStyle w:val="Hyperlink"/>
                    <w:b w:val="0"/>
                    <w:noProof/>
                  </w:rPr>
                </w:rPrChange>
              </w:rPr>
              <w:delText>Goal Orientation</w:delText>
            </w:r>
            <w:r w:rsidDel="00861E8C">
              <w:rPr>
                <w:noProof/>
                <w:webHidden/>
              </w:rPr>
              <w:tab/>
              <w:delText>5</w:delText>
            </w:r>
          </w:del>
        </w:p>
        <w:p w14:paraId="207CE7A0" w14:textId="18BA93DC" w:rsidR="00A94F2F" w:rsidDel="00861E8C" w:rsidRDefault="00A94F2F">
          <w:pPr>
            <w:pStyle w:val="TOC1"/>
            <w:tabs>
              <w:tab w:val="left" w:pos="400"/>
              <w:tab w:val="right" w:leader="dot" w:pos="9962"/>
            </w:tabs>
            <w:rPr>
              <w:del w:id="107" w:author="Kit Double" w:date="2025-04-28T13:16:00Z" w16du:dateUtc="2025-04-28T03:16:00Z"/>
              <w:rFonts w:cstheme="minorBidi"/>
              <w:b w:val="0"/>
              <w:noProof/>
              <w:kern w:val="2"/>
              <w:lang w:val="en-AU" w:eastAsia="en-GB"/>
              <w14:ligatures w14:val="standardContextual"/>
            </w:rPr>
          </w:pPr>
          <w:del w:id="108" w:author="Kit Double" w:date="2025-04-28T13:16:00Z" w16du:dateUtc="2025-04-28T03:16:00Z">
            <w:r w:rsidRPr="00861E8C" w:rsidDel="00861E8C">
              <w:rPr>
                <w:noProof/>
                <w:rPrChange w:id="109" w:author="Kit Double" w:date="2025-04-28T13:16:00Z" w16du:dateUtc="2025-04-28T03:16:00Z">
                  <w:rPr>
                    <w:rStyle w:val="Hyperlink"/>
                    <w:b w:val="0"/>
                    <w:noProof/>
                  </w:rPr>
                </w:rPrChange>
              </w:rPr>
              <w:delText>6</w:delText>
            </w:r>
            <w:r w:rsidDel="00861E8C">
              <w:rPr>
                <w:rFonts w:cstheme="minorBidi"/>
                <w:b w:val="0"/>
                <w:noProof/>
                <w:kern w:val="2"/>
                <w:lang w:val="en-AU" w:eastAsia="en-GB"/>
                <w14:ligatures w14:val="standardContextual"/>
              </w:rPr>
              <w:tab/>
            </w:r>
            <w:r w:rsidRPr="00861E8C" w:rsidDel="00861E8C">
              <w:rPr>
                <w:noProof/>
                <w:rPrChange w:id="110" w:author="Kit Double" w:date="2025-04-28T13:16:00Z" w16du:dateUtc="2025-04-28T03:16:00Z">
                  <w:rPr>
                    <w:rStyle w:val="Hyperlink"/>
                    <w:b w:val="0"/>
                    <w:noProof/>
                  </w:rPr>
                </w:rPrChange>
              </w:rPr>
              <w:delText>Memory And Reasoning Self Concept</w:delText>
            </w:r>
            <w:r w:rsidDel="00861E8C">
              <w:rPr>
                <w:noProof/>
                <w:webHidden/>
              </w:rPr>
              <w:tab/>
              <w:delText>6</w:delText>
            </w:r>
          </w:del>
        </w:p>
        <w:p w14:paraId="72CEB286" w14:textId="1732ED29" w:rsidR="00A94F2F" w:rsidDel="00861E8C" w:rsidRDefault="00A94F2F">
          <w:pPr>
            <w:pStyle w:val="TOC1"/>
            <w:tabs>
              <w:tab w:val="left" w:pos="400"/>
              <w:tab w:val="right" w:leader="dot" w:pos="9962"/>
            </w:tabs>
            <w:rPr>
              <w:del w:id="111" w:author="Kit Double" w:date="2025-04-28T13:16:00Z" w16du:dateUtc="2025-04-28T03:16:00Z"/>
              <w:rFonts w:cstheme="minorBidi"/>
              <w:b w:val="0"/>
              <w:noProof/>
              <w:kern w:val="2"/>
              <w:lang w:val="en-AU" w:eastAsia="en-GB"/>
              <w14:ligatures w14:val="standardContextual"/>
            </w:rPr>
          </w:pPr>
          <w:del w:id="112" w:author="Kit Double" w:date="2025-04-28T13:16:00Z" w16du:dateUtc="2025-04-28T03:16:00Z">
            <w:r w:rsidRPr="00861E8C" w:rsidDel="00861E8C">
              <w:rPr>
                <w:noProof/>
                <w:rPrChange w:id="113" w:author="Kit Double" w:date="2025-04-28T13:16:00Z" w16du:dateUtc="2025-04-28T03:16:00Z">
                  <w:rPr>
                    <w:rStyle w:val="Hyperlink"/>
                    <w:b w:val="0"/>
                    <w:noProof/>
                  </w:rPr>
                </w:rPrChange>
              </w:rPr>
              <w:delText>7</w:delText>
            </w:r>
            <w:r w:rsidDel="00861E8C">
              <w:rPr>
                <w:rFonts w:cstheme="minorBidi"/>
                <w:b w:val="0"/>
                <w:noProof/>
                <w:kern w:val="2"/>
                <w:lang w:val="en-AU" w:eastAsia="en-GB"/>
                <w14:ligatures w14:val="standardContextual"/>
              </w:rPr>
              <w:tab/>
            </w:r>
            <w:r w:rsidRPr="00861E8C" w:rsidDel="00861E8C">
              <w:rPr>
                <w:noProof/>
                <w:rPrChange w:id="114" w:author="Kit Double" w:date="2025-04-28T13:16:00Z" w16du:dateUtc="2025-04-28T03:16:00Z">
                  <w:rPr>
                    <w:rStyle w:val="Hyperlink"/>
                    <w:b w:val="0"/>
                    <w:noProof/>
                  </w:rPr>
                </w:rPrChange>
              </w:rPr>
              <w:delText>Big Five Personality</w:delText>
            </w:r>
            <w:r w:rsidDel="00861E8C">
              <w:rPr>
                <w:noProof/>
                <w:webHidden/>
              </w:rPr>
              <w:tab/>
              <w:delText>7</w:delText>
            </w:r>
          </w:del>
        </w:p>
        <w:p w14:paraId="7EA3B0DE" w14:textId="57B364A2" w:rsidR="00A94F2F" w:rsidDel="00861E8C" w:rsidRDefault="00A94F2F">
          <w:pPr>
            <w:pStyle w:val="TOC1"/>
            <w:tabs>
              <w:tab w:val="left" w:pos="400"/>
              <w:tab w:val="right" w:leader="dot" w:pos="9962"/>
            </w:tabs>
            <w:rPr>
              <w:del w:id="115" w:author="Kit Double" w:date="2025-04-28T13:16:00Z" w16du:dateUtc="2025-04-28T03:16:00Z"/>
              <w:rFonts w:cstheme="minorBidi"/>
              <w:b w:val="0"/>
              <w:noProof/>
              <w:kern w:val="2"/>
              <w:lang w:val="en-AU" w:eastAsia="en-GB"/>
              <w14:ligatures w14:val="standardContextual"/>
            </w:rPr>
          </w:pPr>
          <w:del w:id="116" w:author="Kit Double" w:date="2025-04-28T13:16:00Z" w16du:dateUtc="2025-04-28T03:16:00Z">
            <w:r w:rsidRPr="00861E8C" w:rsidDel="00861E8C">
              <w:rPr>
                <w:noProof/>
                <w:rPrChange w:id="117" w:author="Kit Double" w:date="2025-04-28T13:16:00Z" w16du:dateUtc="2025-04-28T03:16:00Z">
                  <w:rPr>
                    <w:rStyle w:val="Hyperlink"/>
                    <w:b w:val="0"/>
                    <w:noProof/>
                  </w:rPr>
                </w:rPrChange>
              </w:rPr>
              <w:delText>8</w:delText>
            </w:r>
            <w:r w:rsidDel="00861E8C">
              <w:rPr>
                <w:rFonts w:cstheme="minorBidi"/>
                <w:b w:val="0"/>
                <w:noProof/>
                <w:kern w:val="2"/>
                <w:lang w:val="en-AU" w:eastAsia="en-GB"/>
                <w14:ligatures w14:val="standardContextual"/>
              </w:rPr>
              <w:tab/>
            </w:r>
            <w:r w:rsidRPr="00861E8C" w:rsidDel="00861E8C">
              <w:rPr>
                <w:noProof/>
                <w:rPrChange w:id="118" w:author="Kit Double" w:date="2025-04-28T13:16:00Z" w16du:dateUtc="2025-04-28T03:16:00Z">
                  <w:rPr>
                    <w:rStyle w:val="Hyperlink"/>
                    <w:b w:val="0"/>
                    <w:noProof/>
                  </w:rPr>
                </w:rPrChange>
              </w:rPr>
              <w:delText>Self-efficacy scale</w:delText>
            </w:r>
            <w:r w:rsidDel="00861E8C">
              <w:rPr>
                <w:noProof/>
                <w:webHidden/>
              </w:rPr>
              <w:tab/>
              <w:delText>8</w:delText>
            </w:r>
          </w:del>
        </w:p>
        <w:p w14:paraId="68C52DF5" w14:textId="5C1013D1" w:rsidR="00A94F2F" w:rsidDel="00861E8C" w:rsidRDefault="00A94F2F">
          <w:pPr>
            <w:pStyle w:val="TOC1"/>
            <w:tabs>
              <w:tab w:val="left" w:pos="400"/>
              <w:tab w:val="right" w:leader="dot" w:pos="9962"/>
            </w:tabs>
            <w:rPr>
              <w:del w:id="119" w:author="Kit Double" w:date="2025-04-28T13:16:00Z" w16du:dateUtc="2025-04-28T03:16:00Z"/>
              <w:rFonts w:cstheme="minorBidi"/>
              <w:b w:val="0"/>
              <w:noProof/>
              <w:kern w:val="2"/>
              <w:lang w:val="en-AU" w:eastAsia="en-GB"/>
              <w14:ligatures w14:val="standardContextual"/>
            </w:rPr>
          </w:pPr>
          <w:del w:id="120" w:author="Kit Double" w:date="2025-04-28T13:16:00Z" w16du:dateUtc="2025-04-28T03:16:00Z">
            <w:r w:rsidRPr="00861E8C" w:rsidDel="00861E8C">
              <w:rPr>
                <w:noProof/>
                <w:rPrChange w:id="121" w:author="Kit Double" w:date="2025-04-28T13:16:00Z" w16du:dateUtc="2025-04-28T03:16:00Z">
                  <w:rPr>
                    <w:rStyle w:val="Hyperlink"/>
                    <w:b w:val="0"/>
                    <w:noProof/>
                  </w:rPr>
                </w:rPrChange>
              </w:rPr>
              <w:delText>9</w:delText>
            </w:r>
            <w:r w:rsidDel="00861E8C">
              <w:rPr>
                <w:rFonts w:cstheme="minorBidi"/>
                <w:b w:val="0"/>
                <w:noProof/>
                <w:kern w:val="2"/>
                <w:lang w:val="en-AU" w:eastAsia="en-GB"/>
                <w14:ligatures w14:val="standardContextual"/>
              </w:rPr>
              <w:tab/>
            </w:r>
            <w:r w:rsidRPr="00861E8C" w:rsidDel="00861E8C">
              <w:rPr>
                <w:noProof/>
                <w:rPrChange w:id="122" w:author="Kit Double" w:date="2025-04-28T13:16:00Z" w16du:dateUtc="2025-04-28T03:16:00Z">
                  <w:rPr>
                    <w:rStyle w:val="Hyperlink"/>
                    <w:b w:val="0"/>
                    <w:noProof/>
                  </w:rPr>
                </w:rPrChange>
              </w:rPr>
              <w:delText>General Self-efficacy scale (1 min)</w:delText>
            </w:r>
            <w:r w:rsidDel="00861E8C">
              <w:rPr>
                <w:noProof/>
                <w:webHidden/>
              </w:rPr>
              <w:tab/>
              <w:delText>8</w:delText>
            </w:r>
          </w:del>
        </w:p>
        <w:p w14:paraId="6F80ECD6" w14:textId="6EFB456E" w:rsidR="00A94F2F" w:rsidDel="00861E8C" w:rsidRDefault="00A94F2F">
          <w:pPr>
            <w:pStyle w:val="TOC1"/>
            <w:tabs>
              <w:tab w:val="left" w:pos="600"/>
              <w:tab w:val="right" w:leader="dot" w:pos="9962"/>
            </w:tabs>
            <w:rPr>
              <w:del w:id="123" w:author="Kit Double" w:date="2025-04-28T13:16:00Z" w16du:dateUtc="2025-04-28T03:16:00Z"/>
              <w:rFonts w:cstheme="minorBidi"/>
              <w:b w:val="0"/>
              <w:noProof/>
              <w:kern w:val="2"/>
              <w:lang w:val="en-AU" w:eastAsia="en-GB"/>
              <w14:ligatures w14:val="standardContextual"/>
            </w:rPr>
          </w:pPr>
          <w:del w:id="124" w:author="Kit Double" w:date="2025-04-28T13:16:00Z" w16du:dateUtc="2025-04-28T03:16:00Z">
            <w:r w:rsidRPr="00861E8C" w:rsidDel="00861E8C">
              <w:rPr>
                <w:noProof/>
                <w:rPrChange w:id="125" w:author="Kit Double" w:date="2025-04-28T13:16:00Z" w16du:dateUtc="2025-04-28T03:16:00Z">
                  <w:rPr>
                    <w:rStyle w:val="Hyperlink"/>
                    <w:b w:val="0"/>
                    <w:noProof/>
                  </w:rPr>
                </w:rPrChange>
              </w:rPr>
              <w:delText>10</w:delText>
            </w:r>
            <w:r w:rsidDel="00861E8C">
              <w:rPr>
                <w:rFonts w:cstheme="minorBidi"/>
                <w:b w:val="0"/>
                <w:noProof/>
                <w:kern w:val="2"/>
                <w:lang w:val="en-AU" w:eastAsia="en-GB"/>
                <w14:ligatures w14:val="standardContextual"/>
              </w:rPr>
              <w:tab/>
            </w:r>
            <w:r w:rsidRPr="00861E8C" w:rsidDel="00861E8C">
              <w:rPr>
                <w:noProof/>
                <w:rPrChange w:id="126" w:author="Kit Double" w:date="2025-04-28T13:16:00Z" w16du:dateUtc="2025-04-28T03:16:00Z">
                  <w:rPr>
                    <w:rStyle w:val="Hyperlink"/>
                    <w:b w:val="0"/>
                    <w:noProof/>
                  </w:rPr>
                </w:rPrChange>
              </w:rPr>
              <w:delText>Cognitive Failures Questionnaire</w:delText>
            </w:r>
            <w:r w:rsidDel="00861E8C">
              <w:rPr>
                <w:noProof/>
                <w:webHidden/>
              </w:rPr>
              <w:tab/>
              <w:delText>9</w:delText>
            </w:r>
          </w:del>
        </w:p>
        <w:p w14:paraId="400ACFF8" w14:textId="10E08EC3" w:rsidR="00A94F2F" w:rsidDel="00861E8C" w:rsidRDefault="00A94F2F">
          <w:pPr>
            <w:pStyle w:val="TOC1"/>
            <w:tabs>
              <w:tab w:val="left" w:pos="600"/>
              <w:tab w:val="right" w:leader="dot" w:pos="9962"/>
            </w:tabs>
            <w:rPr>
              <w:del w:id="127" w:author="Kit Double" w:date="2025-04-28T13:16:00Z" w16du:dateUtc="2025-04-28T03:16:00Z"/>
              <w:rFonts w:cstheme="minorBidi"/>
              <w:b w:val="0"/>
              <w:noProof/>
              <w:kern w:val="2"/>
              <w:lang w:val="en-AU" w:eastAsia="en-GB"/>
              <w14:ligatures w14:val="standardContextual"/>
            </w:rPr>
          </w:pPr>
          <w:del w:id="128" w:author="Kit Double" w:date="2025-04-28T13:16:00Z" w16du:dateUtc="2025-04-28T03:16:00Z">
            <w:r w:rsidRPr="00861E8C" w:rsidDel="00861E8C">
              <w:rPr>
                <w:noProof/>
                <w:rPrChange w:id="129" w:author="Kit Double" w:date="2025-04-28T13:16:00Z" w16du:dateUtc="2025-04-28T03:16:00Z">
                  <w:rPr>
                    <w:rStyle w:val="Hyperlink"/>
                    <w:b w:val="0"/>
                    <w:noProof/>
                  </w:rPr>
                </w:rPrChange>
              </w:rPr>
              <w:delText>11</w:delText>
            </w:r>
            <w:r w:rsidDel="00861E8C">
              <w:rPr>
                <w:rFonts w:cstheme="minorBidi"/>
                <w:b w:val="0"/>
                <w:noProof/>
                <w:kern w:val="2"/>
                <w:lang w:val="en-AU" w:eastAsia="en-GB"/>
                <w14:ligatures w14:val="standardContextual"/>
              </w:rPr>
              <w:tab/>
            </w:r>
            <w:r w:rsidRPr="00861E8C" w:rsidDel="00861E8C">
              <w:rPr>
                <w:noProof/>
                <w:rPrChange w:id="130" w:author="Kit Double" w:date="2025-04-28T13:16:00Z" w16du:dateUtc="2025-04-28T03:16:00Z">
                  <w:rPr>
                    <w:rStyle w:val="Hyperlink"/>
                    <w:b w:val="0"/>
                    <w:noProof/>
                  </w:rPr>
                </w:rPrChange>
              </w:rPr>
              <w:delText>Cognitive Reflection</w:delText>
            </w:r>
            <w:r w:rsidDel="00861E8C">
              <w:rPr>
                <w:noProof/>
                <w:webHidden/>
              </w:rPr>
              <w:tab/>
              <w:delText>9</w:delText>
            </w:r>
          </w:del>
        </w:p>
        <w:p w14:paraId="79D92B17" w14:textId="4F676211" w:rsidR="00A94F2F" w:rsidDel="00861E8C" w:rsidRDefault="00A94F2F">
          <w:pPr>
            <w:pStyle w:val="TOC1"/>
            <w:tabs>
              <w:tab w:val="left" w:pos="600"/>
              <w:tab w:val="right" w:leader="dot" w:pos="9962"/>
            </w:tabs>
            <w:rPr>
              <w:del w:id="131" w:author="Kit Double" w:date="2025-04-28T13:16:00Z" w16du:dateUtc="2025-04-28T03:16:00Z"/>
              <w:rFonts w:cstheme="minorBidi"/>
              <w:b w:val="0"/>
              <w:noProof/>
              <w:kern w:val="2"/>
              <w:lang w:val="en-AU" w:eastAsia="en-GB"/>
              <w14:ligatures w14:val="standardContextual"/>
            </w:rPr>
          </w:pPr>
          <w:del w:id="132" w:author="Kit Double" w:date="2025-04-28T13:16:00Z" w16du:dateUtc="2025-04-28T03:16:00Z">
            <w:r w:rsidRPr="00861E8C" w:rsidDel="00861E8C">
              <w:rPr>
                <w:noProof/>
                <w:rPrChange w:id="133" w:author="Kit Double" w:date="2025-04-28T13:16:00Z" w16du:dateUtc="2025-04-28T03:16:00Z">
                  <w:rPr>
                    <w:rStyle w:val="Hyperlink"/>
                    <w:b w:val="0"/>
                    <w:noProof/>
                  </w:rPr>
                </w:rPrChange>
              </w:rPr>
              <w:delText>12</w:delText>
            </w:r>
            <w:r w:rsidDel="00861E8C">
              <w:rPr>
                <w:rFonts w:cstheme="minorBidi"/>
                <w:b w:val="0"/>
                <w:noProof/>
                <w:kern w:val="2"/>
                <w:lang w:val="en-AU" w:eastAsia="en-GB"/>
                <w14:ligatures w14:val="standardContextual"/>
              </w:rPr>
              <w:tab/>
            </w:r>
            <w:r w:rsidRPr="00861E8C" w:rsidDel="00861E8C">
              <w:rPr>
                <w:noProof/>
                <w:rPrChange w:id="134" w:author="Kit Double" w:date="2025-04-28T13:16:00Z" w16du:dateUtc="2025-04-28T03:16:00Z">
                  <w:rPr>
                    <w:rStyle w:val="Hyperlink"/>
                    <w:b w:val="0"/>
                    <w:noProof/>
                  </w:rPr>
                </w:rPrChange>
              </w:rPr>
              <w:delText>Emotional Intelligence</w:delText>
            </w:r>
            <w:r w:rsidDel="00861E8C">
              <w:rPr>
                <w:noProof/>
                <w:webHidden/>
              </w:rPr>
              <w:tab/>
              <w:delText>10</w:delText>
            </w:r>
          </w:del>
        </w:p>
        <w:p w14:paraId="1B5714EF" w14:textId="5F96C4C3" w:rsidR="00A94F2F" w:rsidDel="00861E8C" w:rsidRDefault="00A94F2F">
          <w:pPr>
            <w:pStyle w:val="TOC1"/>
            <w:tabs>
              <w:tab w:val="left" w:pos="600"/>
              <w:tab w:val="right" w:leader="dot" w:pos="9962"/>
            </w:tabs>
            <w:rPr>
              <w:del w:id="135" w:author="Kit Double" w:date="2025-04-28T13:16:00Z" w16du:dateUtc="2025-04-28T03:16:00Z"/>
              <w:rFonts w:cstheme="minorBidi"/>
              <w:b w:val="0"/>
              <w:noProof/>
              <w:kern w:val="2"/>
              <w:lang w:val="en-AU" w:eastAsia="en-GB"/>
              <w14:ligatures w14:val="standardContextual"/>
            </w:rPr>
          </w:pPr>
          <w:del w:id="136" w:author="Kit Double" w:date="2025-04-28T13:16:00Z" w16du:dateUtc="2025-04-28T03:16:00Z">
            <w:r w:rsidRPr="00861E8C" w:rsidDel="00861E8C">
              <w:rPr>
                <w:noProof/>
                <w:rPrChange w:id="137" w:author="Kit Double" w:date="2025-04-28T13:16:00Z" w16du:dateUtc="2025-04-28T03:16:00Z">
                  <w:rPr>
                    <w:rStyle w:val="Hyperlink"/>
                    <w:b w:val="0"/>
                    <w:noProof/>
                  </w:rPr>
                </w:rPrChange>
              </w:rPr>
              <w:delText>13</w:delText>
            </w:r>
            <w:r w:rsidDel="00861E8C">
              <w:rPr>
                <w:rFonts w:cstheme="minorBidi"/>
                <w:b w:val="0"/>
                <w:noProof/>
                <w:kern w:val="2"/>
                <w:lang w:val="en-AU" w:eastAsia="en-GB"/>
                <w14:ligatures w14:val="standardContextual"/>
              </w:rPr>
              <w:tab/>
            </w:r>
            <w:r w:rsidRPr="00861E8C" w:rsidDel="00861E8C">
              <w:rPr>
                <w:noProof/>
                <w:rPrChange w:id="138" w:author="Kit Double" w:date="2025-04-28T13:16:00Z" w16du:dateUtc="2025-04-28T03:16:00Z">
                  <w:rPr>
                    <w:rStyle w:val="Hyperlink"/>
                    <w:b w:val="0"/>
                    <w:noProof/>
                  </w:rPr>
                </w:rPrChange>
              </w:rPr>
              <w:delText>Narcissism Scale</w:delText>
            </w:r>
            <w:r w:rsidDel="00861E8C">
              <w:rPr>
                <w:noProof/>
                <w:webHidden/>
              </w:rPr>
              <w:tab/>
              <w:delText>11</w:delText>
            </w:r>
          </w:del>
        </w:p>
        <w:p w14:paraId="76CAC6CC" w14:textId="7384146D" w:rsidR="00A94F2F" w:rsidDel="00861E8C" w:rsidRDefault="00A94F2F">
          <w:pPr>
            <w:pStyle w:val="TOC1"/>
            <w:tabs>
              <w:tab w:val="left" w:pos="600"/>
              <w:tab w:val="right" w:leader="dot" w:pos="9962"/>
            </w:tabs>
            <w:rPr>
              <w:del w:id="139" w:author="Kit Double" w:date="2025-04-28T13:16:00Z" w16du:dateUtc="2025-04-28T03:16:00Z"/>
              <w:rFonts w:cstheme="minorBidi"/>
              <w:b w:val="0"/>
              <w:noProof/>
              <w:kern w:val="2"/>
              <w:lang w:val="en-AU" w:eastAsia="en-GB"/>
              <w14:ligatures w14:val="standardContextual"/>
            </w:rPr>
          </w:pPr>
          <w:del w:id="140" w:author="Kit Double" w:date="2025-04-28T13:16:00Z" w16du:dateUtc="2025-04-28T03:16:00Z">
            <w:r w:rsidRPr="00861E8C" w:rsidDel="00861E8C">
              <w:rPr>
                <w:noProof/>
                <w:rPrChange w:id="141" w:author="Kit Double" w:date="2025-04-28T13:16:00Z" w16du:dateUtc="2025-04-28T03:16:00Z">
                  <w:rPr>
                    <w:rStyle w:val="Hyperlink"/>
                    <w:rFonts w:cstheme="minorHAnsi"/>
                    <w:b w:val="0"/>
                    <w:noProof/>
                  </w:rPr>
                </w:rPrChange>
              </w:rPr>
              <w:delText>14</w:delText>
            </w:r>
            <w:r w:rsidDel="00861E8C">
              <w:rPr>
                <w:rFonts w:cstheme="minorBidi"/>
                <w:b w:val="0"/>
                <w:noProof/>
                <w:kern w:val="2"/>
                <w:lang w:val="en-AU" w:eastAsia="en-GB"/>
                <w14:ligatures w14:val="standardContextual"/>
              </w:rPr>
              <w:tab/>
            </w:r>
            <w:r w:rsidRPr="00861E8C" w:rsidDel="00861E8C">
              <w:rPr>
                <w:noProof/>
                <w:rPrChange w:id="142" w:author="Kit Double" w:date="2025-04-28T13:16:00Z" w16du:dateUtc="2025-04-28T03:16:00Z">
                  <w:rPr>
                    <w:rStyle w:val="Hyperlink"/>
                    <w:rFonts w:cstheme="minorHAnsi"/>
                    <w:b w:val="0"/>
                    <w:noProof/>
                  </w:rPr>
                </w:rPrChange>
              </w:rPr>
              <w:delText>The Situational Test of Emotional Understanding</w:delText>
            </w:r>
            <w:r w:rsidDel="00861E8C">
              <w:rPr>
                <w:noProof/>
                <w:webHidden/>
              </w:rPr>
              <w:tab/>
              <w:delText>13</w:delText>
            </w:r>
          </w:del>
        </w:p>
        <w:p w14:paraId="5C39863B" w14:textId="0E47D98F" w:rsidR="00A94F2F" w:rsidDel="00861E8C" w:rsidRDefault="00A94F2F">
          <w:pPr>
            <w:pStyle w:val="TOC1"/>
            <w:tabs>
              <w:tab w:val="left" w:pos="600"/>
              <w:tab w:val="right" w:leader="dot" w:pos="9962"/>
            </w:tabs>
            <w:rPr>
              <w:del w:id="143" w:author="Kit Double" w:date="2025-04-28T13:16:00Z" w16du:dateUtc="2025-04-28T03:16:00Z"/>
              <w:rFonts w:cstheme="minorBidi"/>
              <w:b w:val="0"/>
              <w:noProof/>
              <w:kern w:val="2"/>
              <w:lang w:val="en-AU" w:eastAsia="en-GB"/>
              <w14:ligatures w14:val="standardContextual"/>
            </w:rPr>
          </w:pPr>
          <w:del w:id="144" w:author="Kit Double" w:date="2025-04-28T13:16:00Z" w16du:dateUtc="2025-04-28T03:16:00Z">
            <w:r w:rsidRPr="00861E8C" w:rsidDel="00861E8C">
              <w:rPr>
                <w:noProof/>
                <w:rPrChange w:id="145" w:author="Kit Double" w:date="2025-04-28T13:16:00Z" w16du:dateUtc="2025-04-28T03:16:00Z">
                  <w:rPr>
                    <w:rStyle w:val="Hyperlink"/>
                    <w:rFonts w:cstheme="minorHAnsi"/>
                    <w:b w:val="0"/>
                    <w:noProof/>
                  </w:rPr>
                </w:rPrChange>
              </w:rPr>
              <w:delText>15</w:delText>
            </w:r>
            <w:r w:rsidDel="00861E8C">
              <w:rPr>
                <w:rFonts w:cstheme="minorBidi"/>
                <w:b w:val="0"/>
                <w:noProof/>
                <w:kern w:val="2"/>
                <w:lang w:val="en-AU" w:eastAsia="en-GB"/>
                <w14:ligatures w14:val="standardContextual"/>
              </w:rPr>
              <w:tab/>
            </w:r>
            <w:r w:rsidRPr="00861E8C" w:rsidDel="00861E8C">
              <w:rPr>
                <w:noProof/>
                <w:rPrChange w:id="146" w:author="Kit Double" w:date="2025-04-28T13:16:00Z" w16du:dateUtc="2025-04-28T03:16:00Z">
                  <w:rPr>
                    <w:rStyle w:val="Hyperlink"/>
                    <w:rFonts w:cstheme="minorHAnsi"/>
                    <w:b w:val="0"/>
                    <w:noProof/>
                  </w:rPr>
                </w:rPrChange>
              </w:rPr>
              <w:delText>Situational Test of Emotion Management-Brief (STEM-B)</w:delText>
            </w:r>
            <w:r w:rsidDel="00861E8C">
              <w:rPr>
                <w:noProof/>
                <w:webHidden/>
              </w:rPr>
              <w:tab/>
              <w:delText>14</w:delText>
            </w:r>
          </w:del>
        </w:p>
        <w:p w14:paraId="25DF6485" w14:textId="2CA59B6B" w:rsidR="00A94F2F" w:rsidDel="00861E8C" w:rsidRDefault="00A94F2F">
          <w:pPr>
            <w:pStyle w:val="TOC1"/>
            <w:tabs>
              <w:tab w:val="left" w:pos="600"/>
              <w:tab w:val="right" w:leader="dot" w:pos="9962"/>
            </w:tabs>
            <w:rPr>
              <w:del w:id="147" w:author="Kit Double" w:date="2025-04-28T13:16:00Z" w16du:dateUtc="2025-04-28T03:16:00Z"/>
              <w:rFonts w:cstheme="minorBidi"/>
              <w:b w:val="0"/>
              <w:noProof/>
              <w:kern w:val="2"/>
              <w:lang w:val="en-AU" w:eastAsia="en-GB"/>
              <w14:ligatures w14:val="standardContextual"/>
            </w:rPr>
          </w:pPr>
          <w:del w:id="148" w:author="Kit Double" w:date="2025-04-28T13:16:00Z" w16du:dateUtc="2025-04-28T03:16:00Z">
            <w:r w:rsidRPr="00861E8C" w:rsidDel="00861E8C">
              <w:rPr>
                <w:noProof/>
                <w:rPrChange w:id="149" w:author="Kit Double" w:date="2025-04-28T13:16:00Z" w16du:dateUtc="2025-04-28T03:16:00Z">
                  <w:rPr>
                    <w:rStyle w:val="Hyperlink"/>
                    <w:b w:val="0"/>
                    <w:noProof/>
                  </w:rPr>
                </w:rPrChange>
              </w:rPr>
              <w:delText>16</w:delText>
            </w:r>
            <w:r w:rsidDel="00861E8C">
              <w:rPr>
                <w:rFonts w:cstheme="minorBidi"/>
                <w:b w:val="0"/>
                <w:noProof/>
                <w:kern w:val="2"/>
                <w:lang w:val="en-AU" w:eastAsia="en-GB"/>
                <w14:ligatures w14:val="standardContextual"/>
              </w:rPr>
              <w:tab/>
            </w:r>
            <w:r w:rsidRPr="00861E8C" w:rsidDel="00861E8C">
              <w:rPr>
                <w:noProof/>
                <w:rPrChange w:id="150" w:author="Kit Double" w:date="2025-04-28T13:16:00Z" w16du:dateUtc="2025-04-28T03:16:00Z">
                  <w:rPr>
                    <w:rStyle w:val="Hyperlink"/>
                    <w:b w:val="0"/>
                    <w:noProof/>
                  </w:rPr>
                </w:rPrChange>
              </w:rPr>
              <w:delText>Japanese and Caucasian Brief Affect Recognition Test</w:delText>
            </w:r>
            <w:r w:rsidDel="00861E8C">
              <w:rPr>
                <w:noProof/>
                <w:webHidden/>
              </w:rPr>
              <w:tab/>
              <w:delText>19</w:delText>
            </w:r>
          </w:del>
        </w:p>
        <w:p w14:paraId="0620090D" w14:textId="7B9F49CA" w:rsidR="00A94F2F" w:rsidDel="00861E8C" w:rsidRDefault="00A94F2F">
          <w:pPr>
            <w:pStyle w:val="TOC1"/>
            <w:tabs>
              <w:tab w:val="left" w:pos="600"/>
              <w:tab w:val="right" w:leader="dot" w:pos="9962"/>
            </w:tabs>
            <w:rPr>
              <w:del w:id="151" w:author="Kit Double" w:date="2025-04-28T13:16:00Z" w16du:dateUtc="2025-04-28T03:16:00Z"/>
              <w:rFonts w:cstheme="minorBidi"/>
              <w:b w:val="0"/>
              <w:noProof/>
              <w:kern w:val="2"/>
              <w:lang w:val="en-AU" w:eastAsia="en-GB"/>
              <w14:ligatures w14:val="standardContextual"/>
            </w:rPr>
          </w:pPr>
          <w:del w:id="152" w:author="Kit Double" w:date="2025-04-28T13:16:00Z" w16du:dateUtc="2025-04-28T03:16:00Z">
            <w:r w:rsidRPr="00861E8C" w:rsidDel="00861E8C">
              <w:rPr>
                <w:noProof/>
                <w:rPrChange w:id="153" w:author="Kit Double" w:date="2025-04-28T13:16:00Z" w16du:dateUtc="2025-04-28T03:16:00Z">
                  <w:rPr>
                    <w:rStyle w:val="Hyperlink"/>
                    <w:b w:val="0"/>
                    <w:noProof/>
                    <w:lang w:val="en-GB"/>
                  </w:rPr>
                </w:rPrChange>
              </w:rPr>
              <w:delText>17</w:delText>
            </w:r>
            <w:r w:rsidDel="00861E8C">
              <w:rPr>
                <w:rFonts w:cstheme="minorBidi"/>
                <w:b w:val="0"/>
                <w:noProof/>
                <w:kern w:val="2"/>
                <w:lang w:val="en-AU" w:eastAsia="en-GB"/>
                <w14:ligatures w14:val="standardContextual"/>
              </w:rPr>
              <w:tab/>
            </w:r>
            <w:r w:rsidRPr="00861E8C" w:rsidDel="00861E8C">
              <w:rPr>
                <w:noProof/>
                <w:rPrChange w:id="154" w:author="Kit Double" w:date="2025-04-28T13:16:00Z" w16du:dateUtc="2025-04-28T03:16:00Z">
                  <w:rPr>
                    <w:rStyle w:val="Hyperlink"/>
                    <w:b w:val="0"/>
                    <w:noProof/>
                    <w:lang w:val="en-GB"/>
                  </w:rPr>
                </w:rPrChange>
              </w:rPr>
              <w:delText>Trait Emotional Intelligence Questionnaire—Short Form</w:delText>
            </w:r>
            <w:r w:rsidDel="00861E8C">
              <w:rPr>
                <w:noProof/>
                <w:webHidden/>
              </w:rPr>
              <w:tab/>
              <w:delText>20</w:delText>
            </w:r>
          </w:del>
        </w:p>
        <w:p w14:paraId="1607FD2F" w14:textId="2F69523C" w:rsidR="00A94F2F" w:rsidDel="00861E8C" w:rsidRDefault="00A94F2F">
          <w:pPr>
            <w:pStyle w:val="TOC1"/>
            <w:tabs>
              <w:tab w:val="left" w:pos="600"/>
              <w:tab w:val="right" w:leader="dot" w:pos="9962"/>
            </w:tabs>
            <w:rPr>
              <w:del w:id="155" w:author="Kit Double" w:date="2025-04-28T13:16:00Z" w16du:dateUtc="2025-04-28T03:16:00Z"/>
              <w:rFonts w:cstheme="minorBidi"/>
              <w:b w:val="0"/>
              <w:noProof/>
              <w:kern w:val="2"/>
              <w:lang w:val="en-AU" w:eastAsia="en-GB"/>
              <w14:ligatures w14:val="standardContextual"/>
            </w:rPr>
          </w:pPr>
          <w:del w:id="156" w:author="Kit Double" w:date="2025-04-28T13:16:00Z" w16du:dateUtc="2025-04-28T03:16:00Z">
            <w:r w:rsidRPr="00861E8C" w:rsidDel="00861E8C">
              <w:rPr>
                <w:noProof/>
                <w:rPrChange w:id="157" w:author="Kit Double" w:date="2025-04-28T13:16:00Z" w16du:dateUtc="2025-04-28T03:16:00Z">
                  <w:rPr>
                    <w:rStyle w:val="Hyperlink"/>
                    <w:b w:val="0"/>
                    <w:noProof/>
                    <w:lang w:val="en-GB"/>
                  </w:rPr>
                </w:rPrChange>
              </w:rPr>
              <w:delText>18</w:delText>
            </w:r>
            <w:r w:rsidDel="00861E8C">
              <w:rPr>
                <w:rFonts w:cstheme="minorBidi"/>
                <w:b w:val="0"/>
                <w:noProof/>
                <w:kern w:val="2"/>
                <w:lang w:val="en-AU" w:eastAsia="en-GB"/>
                <w14:ligatures w14:val="standardContextual"/>
              </w:rPr>
              <w:tab/>
            </w:r>
            <w:r w:rsidRPr="00861E8C" w:rsidDel="00861E8C">
              <w:rPr>
                <w:noProof/>
                <w:rPrChange w:id="158" w:author="Kit Double" w:date="2025-04-28T13:16:00Z" w16du:dateUtc="2025-04-28T03:16:00Z">
                  <w:rPr>
                    <w:rStyle w:val="Hyperlink"/>
                    <w:b w:val="0"/>
                    <w:noProof/>
                    <w:lang w:val="en-GB"/>
                  </w:rPr>
                </w:rPrChange>
              </w:rPr>
              <w:delText>Wong-Law Emotional Intelligence Scale</w:delText>
            </w:r>
            <w:r w:rsidDel="00861E8C">
              <w:rPr>
                <w:noProof/>
                <w:webHidden/>
              </w:rPr>
              <w:tab/>
              <w:delText>21</w:delText>
            </w:r>
          </w:del>
        </w:p>
        <w:p w14:paraId="4B88B629" w14:textId="3936B493" w:rsidR="00A94F2F" w:rsidDel="00861E8C" w:rsidRDefault="00A94F2F">
          <w:pPr>
            <w:pStyle w:val="TOC1"/>
            <w:tabs>
              <w:tab w:val="left" w:pos="600"/>
              <w:tab w:val="right" w:leader="dot" w:pos="9962"/>
            </w:tabs>
            <w:rPr>
              <w:del w:id="159" w:author="Kit Double" w:date="2025-04-28T13:16:00Z" w16du:dateUtc="2025-04-28T03:16:00Z"/>
              <w:rFonts w:cstheme="minorBidi"/>
              <w:b w:val="0"/>
              <w:noProof/>
              <w:kern w:val="2"/>
              <w:lang w:val="en-AU" w:eastAsia="en-GB"/>
              <w14:ligatures w14:val="standardContextual"/>
            </w:rPr>
          </w:pPr>
          <w:del w:id="160" w:author="Kit Double" w:date="2025-04-28T13:16:00Z" w16du:dateUtc="2025-04-28T03:16:00Z">
            <w:r w:rsidRPr="00861E8C" w:rsidDel="00861E8C">
              <w:rPr>
                <w:noProof/>
                <w:rPrChange w:id="161" w:author="Kit Double" w:date="2025-04-28T13:16:00Z" w16du:dateUtc="2025-04-28T03:16:00Z">
                  <w:rPr>
                    <w:rStyle w:val="Hyperlink"/>
                    <w:b w:val="0"/>
                    <w:noProof/>
                    <w:lang w:val="en-AU" w:eastAsia="en-AU"/>
                  </w:rPr>
                </w:rPrChange>
              </w:rPr>
              <w:delText>19</w:delText>
            </w:r>
            <w:r w:rsidDel="00861E8C">
              <w:rPr>
                <w:rFonts w:cstheme="minorBidi"/>
                <w:b w:val="0"/>
                <w:noProof/>
                <w:kern w:val="2"/>
                <w:lang w:val="en-AU" w:eastAsia="en-GB"/>
                <w14:ligatures w14:val="standardContextual"/>
              </w:rPr>
              <w:tab/>
            </w:r>
            <w:r w:rsidRPr="00861E8C" w:rsidDel="00861E8C">
              <w:rPr>
                <w:noProof/>
                <w:rPrChange w:id="162" w:author="Kit Double" w:date="2025-04-28T13:16:00Z" w16du:dateUtc="2025-04-28T03:16:00Z">
                  <w:rPr>
                    <w:rStyle w:val="Hyperlink"/>
                    <w:b w:val="0"/>
                    <w:noProof/>
                    <w:lang w:val="en-AU" w:eastAsia="en-AU"/>
                  </w:rPr>
                </w:rPrChange>
              </w:rPr>
              <w:delText>Psychological Wellbeing</w:delText>
            </w:r>
            <w:r w:rsidDel="00861E8C">
              <w:rPr>
                <w:noProof/>
                <w:webHidden/>
              </w:rPr>
              <w:tab/>
              <w:delText>21</w:delText>
            </w:r>
          </w:del>
        </w:p>
        <w:p w14:paraId="56C124AD" w14:textId="5EA4B669" w:rsidR="00A94F2F" w:rsidDel="00861E8C" w:rsidRDefault="00A94F2F">
          <w:pPr>
            <w:pStyle w:val="TOC1"/>
            <w:tabs>
              <w:tab w:val="left" w:pos="600"/>
              <w:tab w:val="right" w:leader="dot" w:pos="9962"/>
            </w:tabs>
            <w:rPr>
              <w:del w:id="163" w:author="Kit Double" w:date="2025-04-28T13:16:00Z" w16du:dateUtc="2025-04-28T03:16:00Z"/>
              <w:rFonts w:cstheme="minorBidi"/>
              <w:b w:val="0"/>
              <w:noProof/>
              <w:kern w:val="2"/>
              <w:lang w:val="en-AU" w:eastAsia="en-GB"/>
              <w14:ligatures w14:val="standardContextual"/>
            </w:rPr>
          </w:pPr>
          <w:del w:id="164" w:author="Kit Double" w:date="2025-04-28T13:16:00Z" w16du:dateUtc="2025-04-28T03:16:00Z">
            <w:r w:rsidRPr="00861E8C" w:rsidDel="00861E8C">
              <w:rPr>
                <w:noProof/>
                <w:rPrChange w:id="165" w:author="Kit Double" w:date="2025-04-28T13:16:00Z" w16du:dateUtc="2025-04-28T03:16:00Z">
                  <w:rPr>
                    <w:rStyle w:val="Hyperlink"/>
                    <w:b w:val="0"/>
                    <w:noProof/>
                  </w:rPr>
                </w:rPrChange>
              </w:rPr>
              <w:delText>20</w:delText>
            </w:r>
            <w:r w:rsidDel="00861E8C">
              <w:rPr>
                <w:rFonts w:cstheme="minorBidi"/>
                <w:b w:val="0"/>
                <w:noProof/>
                <w:kern w:val="2"/>
                <w:lang w:val="en-AU" w:eastAsia="en-GB"/>
                <w14:ligatures w14:val="standardContextual"/>
              </w:rPr>
              <w:tab/>
            </w:r>
            <w:r w:rsidRPr="00861E8C" w:rsidDel="00861E8C">
              <w:rPr>
                <w:noProof/>
                <w:rPrChange w:id="166" w:author="Kit Double" w:date="2025-04-28T13:16:00Z" w16du:dateUtc="2025-04-28T03:16:00Z">
                  <w:rPr>
                    <w:rStyle w:val="Hyperlink"/>
                    <w:b w:val="0"/>
                    <w:noProof/>
                  </w:rPr>
                </w:rPrChange>
              </w:rPr>
              <w:delText>Positive and Negative Affect (Self-report)</w:delText>
            </w:r>
            <w:r w:rsidDel="00861E8C">
              <w:rPr>
                <w:noProof/>
                <w:webHidden/>
              </w:rPr>
              <w:tab/>
              <w:delText>23</w:delText>
            </w:r>
          </w:del>
        </w:p>
        <w:p w14:paraId="4AA8DC43" w14:textId="5118C91C" w:rsidR="00A94F2F" w:rsidDel="00861E8C" w:rsidRDefault="00A94F2F">
          <w:pPr>
            <w:pStyle w:val="TOC1"/>
            <w:tabs>
              <w:tab w:val="left" w:pos="600"/>
              <w:tab w:val="right" w:leader="dot" w:pos="9962"/>
            </w:tabs>
            <w:rPr>
              <w:del w:id="167" w:author="Kit Double" w:date="2025-04-28T13:16:00Z" w16du:dateUtc="2025-04-28T03:16:00Z"/>
              <w:rFonts w:cstheme="minorBidi"/>
              <w:b w:val="0"/>
              <w:noProof/>
              <w:kern w:val="2"/>
              <w:lang w:val="en-AU" w:eastAsia="en-GB"/>
              <w14:ligatures w14:val="standardContextual"/>
            </w:rPr>
          </w:pPr>
          <w:del w:id="168" w:author="Kit Double" w:date="2025-04-28T13:16:00Z" w16du:dateUtc="2025-04-28T03:16:00Z">
            <w:r w:rsidRPr="00861E8C" w:rsidDel="00861E8C">
              <w:rPr>
                <w:noProof/>
                <w:rPrChange w:id="169" w:author="Kit Double" w:date="2025-04-28T13:16:00Z" w16du:dateUtc="2025-04-28T03:16:00Z">
                  <w:rPr>
                    <w:rStyle w:val="Hyperlink"/>
                    <w:b w:val="0"/>
                    <w:noProof/>
                  </w:rPr>
                </w:rPrChange>
              </w:rPr>
              <w:delText>21</w:delText>
            </w:r>
            <w:r w:rsidDel="00861E8C">
              <w:rPr>
                <w:rFonts w:cstheme="minorBidi"/>
                <w:b w:val="0"/>
                <w:noProof/>
                <w:kern w:val="2"/>
                <w:lang w:val="en-AU" w:eastAsia="en-GB"/>
                <w14:ligatures w14:val="standardContextual"/>
              </w:rPr>
              <w:tab/>
            </w:r>
            <w:r w:rsidRPr="00861E8C" w:rsidDel="00861E8C">
              <w:rPr>
                <w:noProof/>
                <w:rPrChange w:id="170" w:author="Kit Double" w:date="2025-04-28T13:16:00Z" w16du:dateUtc="2025-04-28T03:16:00Z">
                  <w:rPr>
                    <w:rStyle w:val="Hyperlink"/>
                    <w:b w:val="0"/>
                    <w:noProof/>
                  </w:rPr>
                </w:rPrChange>
              </w:rPr>
              <w:delText>Social Media Questionnaire</w:delText>
            </w:r>
            <w:r w:rsidDel="00861E8C">
              <w:rPr>
                <w:noProof/>
                <w:webHidden/>
              </w:rPr>
              <w:tab/>
              <w:delText>23</w:delText>
            </w:r>
          </w:del>
        </w:p>
        <w:p w14:paraId="4B16C0E5" w14:textId="1C41C4AA" w:rsidR="00A94F2F" w:rsidDel="00861E8C" w:rsidRDefault="00A94F2F">
          <w:pPr>
            <w:pStyle w:val="TOC1"/>
            <w:tabs>
              <w:tab w:val="left" w:pos="600"/>
              <w:tab w:val="right" w:leader="dot" w:pos="9962"/>
            </w:tabs>
            <w:rPr>
              <w:del w:id="171" w:author="Kit Double" w:date="2025-04-28T13:16:00Z" w16du:dateUtc="2025-04-28T03:16:00Z"/>
              <w:rFonts w:cstheme="minorBidi"/>
              <w:b w:val="0"/>
              <w:noProof/>
              <w:kern w:val="2"/>
              <w:lang w:val="en-AU" w:eastAsia="en-GB"/>
              <w14:ligatures w14:val="standardContextual"/>
            </w:rPr>
          </w:pPr>
          <w:del w:id="172" w:author="Kit Double" w:date="2025-04-28T13:16:00Z" w16du:dateUtc="2025-04-28T03:16:00Z">
            <w:r w:rsidRPr="00861E8C" w:rsidDel="00861E8C">
              <w:rPr>
                <w:noProof/>
                <w:rPrChange w:id="173" w:author="Kit Double" w:date="2025-04-28T13:16:00Z" w16du:dateUtc="2025-04-28T03:16:00Z">
                  <w:rPr>
                    <w:rStyle w:val="Hyperlink"/>
                    <w:b w:val="0"/>
                    <w:noProof/>
                  </w:rPr>
                </w:rPrChange>
              </w:rPr>
              <w:delText>22</w:delText>
            </w:r>
            <w:r w:rsidDel="00861E8C">
              <w:rPr>
                <w:rFonts w:cstheme="minorBidi"/>
                <w:b w:val="0"/>
                <w:noProof/>
                <w:kern w:val="2"/>
                <w:lang w:val="en-AU" w:eastAsia="en-GB"/>
                <w14:ligatures w14:val="standardContextual"/>
              </w:rPr>
              <w:tab/>
            </w:r>
            <w:r w:rsidRPr="00861E8C" w:rsidDel="00861E8C">
              <w:rPr>
                <w:noProof/>
                <w:rPrChange w:id="174" w:author="Kit Double" w:date="2025-04-28T13:16:00Z" w16du:dateUtc="2025-04-28T03:16:00Z">
                  <w:rPr>
                    <w:rStyle w:val="Hyperlink"/>
                    <w:b w:val="0"/>
                    <w:noProof/>
                  </w:rPr>
                </w:rPrChange>
              </w:rPr>
              <w:delText>Mobile phone questionnaire</w:delText>
            </w:r>
            <w:r w:rsidDel="00861E8C">
              <w:rPr>
                <w:noProof/>
                <w:webHidden/>
              </w:rPr>
              <w:tab/>
              <w:delText>23</w:delText>
            </w:r>
          </w:del>
        </w:p>
        <w:p w14:paraId="42F2E0C4" w14:textId="54E85EAF" w:rsidR="00A94F2F" w:rsidDel="00861E8C" w:rsidRDefault="00A94F2F">
          <w:pPr>
            <w:pStyle w:val="TOC1"/>
            <w:tabs>
              <w:tab w:val="left" w:pos="600"/>
              <w:tab w:val="right" w:leader="dot" w:pos="9962"/>
            </w:tabs>
            <w:rPr>
              <w:del w:id="175" w:author="Kit Double" w:date="2025-04-28T13:16:00Z" w16du:dateUtc="2025-04-28T03:16:00Z"/>
              <w:rFonts w:cstheme="minorBidi"/>
              <w:b w:val="0"/>
              <w:noProof/>
              <w:kern w:val="2"/>
              <w:lang w:val="en-AU" w:eastAsia="en-GB"/>
              <w14:ligatures w14:val="standardContextual"/>
            </w:rPr>
          </w:pPr>
          <w:del w:id="176" w:author="Kit Double" w:date="2025-04-28T13:16:00Z" w16du:dateUtc="2025-04-28T03:16:00Z">
            <w:r w:rsidRPr="00861E8C" w:rsidDel="00861E8C">
              <w:rPr>
                <w:noProof/>
                <w:rPrChange w:id="177" w:author="Kit Double" w:date="2025-04-28T13:16:00Z" w16du:dateUtc="2025-04-28T03:16:00Z">
                  <w:rPr>
                    <w:rStyle w:val="Hyperlink"/>
                    <w:b w:val="0"/>
                    <w:noProof/>
                    <w:lang w:val="en-AU"/>
                  </w:rPr>
                </w:rPrChange>
              </w:rPr>
              <w:delText>23</w:delText>
            </w:r>
            <w:r w:rsidDel="00861E8C">
              <w:rPr>
                <w:rFonts w:cstheme="minorBidi"/>
                <w:b w:val="0"/>
                <w:noProof/>
                <w:kern w:val="2"/>
                <w:lang w:val="en-AU" w:eastAsia="en-GB"/>
                <w14:ligatures w14:val="standardContextual"/>
              </w:rPr>
              <w:tab/>
            </w:r>
            <w:r w:rsidRPr="00861E8C" w:rsidDel="00861E8C">
              <w:rPr>
                <w:noProof/>
                <w:rPrChange w:id="178" w:author="Kit Double" w:date="2025-04-28T13:16:00Z" w16du:dateUtc="2025-04-28T03:16:00Z">
                  <w:rPr>
                    <w:rStyle w:val="Hyperlink"/>
                    <w:b w:val="0"/>
                    <w:noProof/>
                    <w:lang w:val="en-AU"/>
                  </w:rPr>
                </w:rPrChange>
              </w:rPr>
              <w:delText>SOCIAL NETWORK SCALE</w:delText>
            </w:r>
            <w:r w:rsidDel="00861E8C">
              <w:rPr>
                <w:noProof/>
                <w:webHidden/>
              </w:rPr>
              <w:tab/>
              <w:delText>23</w:delText>
            </w:r>
          </w:del>
        </w:p>
        <w:p w14:paraId="7AA5954B" w14:textId="35C8586D" w:rsidR="00A94F2F" w:rsidDel="00861E8C" w:rsidRDefault="00A94F2F">
          <w:pPr>
            <w:pStyle w:val="TOC1"/>
            <w:tabs>
              <w:tab w:val="left" w:pos="600"/>
              <w:tab w:val="right" w:leader="dot" w:pos="9962"/>
            </w:tabs>
            <w:rPr>
              <w:del w:id="179" w:author="Kit Double" w:date="2025-04-28T13:16:00Z" w16du:dateUtc="2025-04-28T03:16:00Z"/>
              <w:rFonts w:cstheme="minorBidi"/>
              <w:b w:val="0"/>
              <w:noProof/>
              <w:kern w:val="2"/>
              <w:lang w:val="en-AU" w:eastAsia="en-GB"/>
              <w14:ligatures w14:val="standardContextual"/>
            </w:rPr>
          </w:pPr>
          <w:del w:id="180" w:author="Kit Double" w:date="2025-04-28T13:16:00Z" w16du:dateUtc="2025-04-28T03:16:00Z">
            <w:r w:rsidRPr="00861E8C" w:rsidDel="00861E8C">
              <w:rPr>
                <w:noProof/>
                <w:rPrChange w:id="181" w:author="Kit Double" w:date="2025-04-28T13:16:00Z" w16du:dateUtc="2025-04-28T03:16:00Z">
                  <w:rPr>
                    <w:rStyle w:val="Hyperlink"/>
                    <w:b w:val="0"/>
                    <w:noProof/>
                    <w:lang w:val="en-AU"/>
                  </w:rPr>
                </w:rPrChange>
              </w:rPr>
              <w:delText>24</w:delText>
            </w:r>
            <w:r w:rsidDel="00861E8C">
              <w:rPr>
                <w:rFonts w:cstheme="minorBidi"/>
                <w:b w:val="0"/>
                <w:noProof/>
                <w:kern w:val="2"/>
                <w:lang w:val="en-AU" w:eastAsia="en-GB"/>
                <w14:ligatures w14:val="standardContextual"/>
              </w:rPr>
              <w:tab/>
            </w:r>
            <w:r w:rsidRPr="00861E8C" w:rsidDel="00861E8C">
              <w:rPr>
                <w:noProof/>
                <w:rPrChange w:id="182" w:author="Kit Double" w:date="2025-04-28T13:16:00Z" w16du:dateUtc="2025-04-28T03:16:00Z">
                  <w:rPr>
                    <w:rStyle w:val="Hyperlink"/>
                    <w:b w:val="0"/>
                    <w:noProof/>
                    <w:lang w:val="en-AU"/>
                  </w:rPr>
                </w:rPrChange>
              </w:rPr>
              <w:delText>Sociability Scale</w:delText>
            </w:r>
            <w:r w:rsidDel="00861E8C">
              <w:rPr>
                <w:noProof/>
                <w:webHidden/>
              </w:rPr>
              <w:tab/>
              <w:delText>24</w:delText>
            </w:r>
          </w:del>
        </w:p>
        <w:p w14:paraId="3D5D5322" w14:textId="66B04CBD" w:rsidR="00A94F2F" w:rsidDel="00861E8C" w:rsidRDefault="00A94F2F">
          <w:pPr>
            <w:pStyle w:val="TOC1"/>
            <w:tabs>
              <w:tab w:val="left" w:pos="600"/>
              <w:tab w:val="right" w:leader="dot" w:pos="9962"/>
            </w:tabs>
            <w:rPr>
              <w:del w:id="183" w:author="Kit Double" w:date="2025-04-28T13:16:00Z" w16du:dateUtc="2025-04-28T03:16:00Z"/>
              <w:rFonts w:cstheme="minorBidi"/>
              <w:b w:val="0"/>
              <w:noProof/>
              <w:kern w:val="2"/>
              <w:lang w:val="en-AU" w:eastAsia="en-GB"/>
              <w14:ligatures w14:val="standardContextual"/>
            </w:rPr>
          </w:pPr>
          <w:del w:id="184" w:author="Kit Double" w:date="2025-04-28T13:16:00Z" w16du:dateUtc="2025-04-28T03:16:00Z">
            <w:r w:rsidRPr="00861E8C" w:rsidDel="00861E8C">
              <w:rPr>
                <w:noProof/>
                <w:rPrChange w:id="185" w:author="Kit Double" w:date="2025-04-28T13:16:00Z" w16du:dateUtc="2025-04-28T03:16:00Z">
                  <w:rPr>
                    <w:rStyle w:val="Hyperlink"/>
                    <w:b w:val="0"/>
                    <w:noProof/>
                    <w:lang w:val="en-AU"/>
                  </w:rPr>
                </w:rPrChange>
              </w:rPr>
              <w:delText>25</w:delText>
            </w:r>
            <w:r w:rsidDel="00861E8C">
              <w:rPr>
                <w:rFonts w:cstheme="minorBidi"/>
                <w:b w:val="0"/>
                <w:noProof/>
                <w:kern w:val="2"/>
                <w:lang w:val="en-AU" w:eastAsia="en-GB"/>
                <w14:ligatures w14:val="standardContextual"/>
              </w:rPr>
              <w:tab/>
            </w:r>
            <w:r w:rsidRPr="00861E8C" w:rsidDel="00861E8C">
              <w:rPr>
                <w:noProof/>
                <w:rPrChange w:id="186" w:author="Kit Double" w:date="2025-04-28T13:16:00Z" w16du:dateUtc="2025-04-28T03:16:00Z">
                  <w:rPr>
                    <w:rStyle w:val="Hyperlink"/>
                    <w:b w:val="0"/>
                    <w:noProof/>
                    <w:lang w:val="en-AU"/>
                  </w:rPr>
                </w:rPrChange>
              </w:rPr>
              <w:delText>Self-Rated Emotional Intelligence Scale</w:delText>
            </w:r>
            <w:r w:rsidDel="00861E8C">
              <w:rPr>
                <w:noProof/>
                <w:webHidden/>
              </w:rPr>
              <w:tab/>
              <w:delText>24</w:delText>
            </w:r>
          </w:del>
        </w:p>
        <w:p w14:paraId="404B26FA" w14:textId="13C61E23" w:rsidR="00A94F2F" w:rsidDel="00861E8C" w:rsidRDefault="00A94F2F">
          <w:pPr>
            <w:pStyle w:val="TOC1"/>
            <w:tabs>
              <w:tab w:val="left" w:pos="600"/>
              <w:tab w:val="right" w:leader="dot" w:pos="9962"/>
            </w:tabs>
            <w:rPr>
              <w:del w:id="187" w:author="Kit Double" w:date="2025-04-28T13:16:00Z" w16du:dateUtc="2025-04-28T03:16:00Z"/>
              <w:rFonts w:cstheme="minorBidi"/>
              <w:b w:val="0"/>
              <w:noProof/>
              <w:kern w:val="2"/>
              <w:lang w:val="en-AU" w:eastAsia="en-GB"/>
              <w14:ligatures w14:val="standardContextual"/>
            </w:rPr>
          </w:pPr>
          <w:del w:id="188" w:author="Kit Double" w:date="2025-04-28T13:16:00Z" w16du:dateUtc="2025-04-28T03:16:00Z">
            <w:r w:rsidRPr="00861E8C" w:rsidDel="00861E8C">
              <w:rPr>
                <w:noProof/>
                <w:rPrChange w:id="189" w:author="Kit Double" w:date="2025-04-28T13:16:00Z" w16du:dateUtc="2025-04-28T03:16:00Z">
                  <w:rPr>
                    <w:rStyle w:val="Hyperlink"/>
                    <w:b w:val="0"/>
                    <w:noProof/>
                    <w:lang w:val="en-GB"/>
                  </w:rPr>
                </w:rPrChange>
              </w:rPr>
              <w:delText>26</w:delText>
            </w:r>
            <w:r w:rsidDel="00861E8C">
              <w:rPr>
                <w:rFonts w:cstheme="minorBidi"/>
                <w:b w:val="0"/>
                <w:noProof/>
                <w:kern w:val="2"/>
                <w:lang w:val="en-AU" w:eastAsia="en-GB"/>
                <w14:ligatures w14:val="standardContextual"/>
              </w:rPr>
              <w:tab/>
            </w:r>
            <w:r w:rsidRPr="00861E8C" w:rsidDel="00861E8C">
              <w:rPr>
                <w:noProof/>
                <w:rPrChange w:id="190" w:author="Kit Double" w:date="2025-04-28T13:16:00Z" w16du:dateUtc="2025-04-28T03:16:00Z">
                  <w:rPr>
                    <w:rStyle w:val="Hyperlink"/>
                    <w:b w:val="0"/>
                    <w:noProof/>
                    <w:lang w:val="en-GB"/>
                  </w:rPr>
                </w:rPrChange>
              </w:rPr>
              <w:delText>The Profile of Emotional Competence</w:delText>
            </w:r>
            <w:r w:rsidDel="00861E8C">
              <w:rPr>
                <w:noProof/>
                <w:webHidden/>
              </w:rPr>
              <w:tab/>
              <w:delText>25</w:delText>
            </w:r>
          </w:del>
        </w:p>
        <w:p w14:paraId="1E2326AE" w14:textId="526E04B6" w:rsidR="00A94F2F" w:rsidDel="00861E8C" w:rsidRDefault="00A94F2F">
          <w:pPr>
            <w:pStyle w:val="TOC1"/>
            <w:tabs>
              <w:tab w:val="left" w:pos="600"/>
              <w:tab w:val="right" w:leader="dot" w:pos="9962"/>
            </w:tabs>
            <w:rPr>
              <w:del w:id="191" w:author="Kit Double" w:date="2025-04-28T13:16:00Z" w16du:dateUtc="2025-04-28T03:16:00Z"/>
              <w:rFonts w:cstheme="minorBidi"/>
              <w:b w:val="0"/>
              <w:noProof/>
              <w:kern w:val="2"/>
              <w:lang w:val="en-AU" w:eastAsia="en-GB"/>
              <w14:ligatures w14:val="standardContextual"/>
            </w:rPr>
          </w:pPr>
          <w:del w:id="192" w:author="Kit Double" w:date="2025-04-28T13:16:00Z" w16du:dateUtc="2025-04-28T03:16:00Z">
            <w:r w:rsidRPr="00861E8C" w:rsidDel="00861E8C">
              <w:rPr>
                <w:noProof/>
                <w:rPrChange w:id="193" w:author="Kit Double" w:date="2025-04-28T13:16:00Z" w16du:dateUtc="2025-04-28T03:16:00Z">
                  <w:rPr>
                    <w:rStyle w:val="Hyperlink"/>
                    <w:b w:val="0"/>
                    <w:noProof/>
                  </w:rPr>
                </w:rPrChange>
              </w:rPr>
              <w:delText>27</w:delText>
            </w:r>
            <w:r w:rsidDel="00861E8C">
              <w:rPr>
                <w:rFonts w:cstheme="minorBidi"/>
                <w:b w:val="0"/>
                <w:noProof/>
                <w:kern w:val="2"/>
                <w:lang w:val="en-AU" w:eastAsia="en-GB"/>
                <w14:ligatures w14:val="standardContextual"/>
              </w:rPr>
              <w:tab/>
            </w:r>
            <w:r w:rsidRPr="00861E8C" w:rsidDel="00861E8C">
              <w:rPr>
                <w:noProof/>
                <w:rPrChange w:id="194" w:author="Kit Double" w:date="2025-04-28T13:16:00Z" w16du:dateUtc="2025-04-28T03:16:00Z">
                  <w:rPr>
                    <w:rStyle w:val="Hyperlink"/>
                    <w:b w:val="0"/>
                    <w:noProof/>
                  </w:rPr>
                </w:rPrChange>
              </w:rPr>
              <w:delText>Metacognitive Monitoring Scale</w:delText>
            </w:r>
            <w:r w:rsidDel="00861E8C">
              <w:rPr>
                <w:noProof/>
                <w:webHidden/>
              </w:rPr>
              <w:tab/>
              <w:delText>26</w:delText>
            </w:r>
          </w:del>
        </w:p>
        <w:p w14:paraId="15266C7F" w14:textId="60ED6D78" w:rsidR="00E56831" w:rsidRDefault="00E56831">
          <w:r>
            <w:rPr>
              <w:b/>
              <w:bCs/>
              <w:noProof/>
            </w:rPr>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77777777" w:rsidR="00E56831" w:rsidRDefault="00E56831">
      <w:pPr>
        <w:widowControl/>
        <w:autoSpaceDE/>
        <w:autoSpaceDN/>
        <w:adjustRightInd/>
        <w:spacing w:after="240" w:line="480" w:lineRule="auto"/>
        <w:ind w:left="0" w:firstLine="360"/>
        <w:rPr>
          <w:rFonts w:eastAsiaTheme="majorEastAsia" w:cstheme="majorBidi"/>
          <w:b/>
          <w:bCs/>
          <w:iCs/>
          <w:sz w:val="24"/>
          <w:szCs w:val="24"/>
        </w:rPr>
      </w:pPr>
      <w:r>
        <w:br w:type="page"/>
      </w:r>
    </w:p>
    <w:p w14:paraId="108C9468" w14:textId="77777777" w:rsidR="00F70EE2" w:rsidRDefault="00F70EE2" w:rsidP="00F70EE2">
      <w:pPr>
        <w:pStyle w:val="ListParagraph"/>
        <w:ind w:left="1440"/>
      </w:pPr>
    </w:p>
    <w:p w14:paraId="47925B4F" w14:textId="28C8F3B1" w:rsidR="0050004F" w:rsidRPr="002A433D" w:rsidRDefault="0050004F" w:rsidP="0050004F">
      <w:pPr>
        <w:pStyle w:val="Heading1"/>
        <w:numPr>
          <w:ilvl w:val="0"/>
          <w:numId w:val="9"/>
        </w:numPr>
        <w:rPr>
          <w:rFonts w:cs="Arial"/>
        </w:rPr>
      </w:pPr>
      <w:bookmarkStart w:id="195" w:name="_Toc419116886"/>
      <w:bookmarkStart w:id="196" w:name="_Toc196739417"/>
      <w:r w:rsidRPr="002A433D">
        <w:rPr>
          <w:rFonts w:cs="Arial"/>
        </w:rPr>
        <w:t>Demographic Questionnaire</w:t>
      </w:r>
      <w:bookmarkEnd w:id="195"/>
      <w:bookmarkEnd w:id="196"/>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19D9CB1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Prefer not to say</w:t>
      </w:r>
    </w:p>
    <w:p w14:paraId="03673778" w14:textId="7F9EC05B" w:rsidR="007807BF" w:rsidRDefault="007807BF" w:rsidP="006F1BD0">
      <w:pPr>
        <w:pStyle w:val="ListParagraph"/>
        <w:numPr>
          <w:ilvl w:val="0"/>
          <w:numId w:val="2"/>
        </w:numPr>
      </w:pPr>
      <w:r w:rsidRPr="19D9CB1D">
        <w:t xml:space="preserve">Which country </w:t>
      </w:r>
      <w:r w:rsidR="002875CF" w:rsidRPr="19D9CB1D">
        <w:t xml:space="preserve">do </w:t>
      </w:r>
      <w:r w:rsidRPr="19D9CB1D">
        <w:t>you currently reside in?</w:t>
      </w:r>
      <w:r w:rsidR="00B741C1" w:rsidRPr="19D9CB1D">
        <w:t xml:space="preserve"> </w:t>
      </w:r>
    </w:p>
    <w:p w14:paraId="64B1ADC2" w14:textId="77777777" w:rsidR="0050004F" w:rsidRDefault="0050004F" w:rsidP="0050004F">
      <w:pPr>
        <w:pStyle w:val="ListParagraph"/>
        <w:numPr>
          <w:ilvl w:val="0"/>
          <w:numId w:val="2"/>
        </w:numPr>
      </w:pPr>
      <w:r>
        <w:t>Is English your first language</w:t>
      </w:r>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How long have you been speaking English</w:t>
      </w:r>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skills </w:t>
      </w:r>
    </w:p>
    <w:p w14:paraId="7F5148D8" w14:textId="77777777" w:rsidR="0050004F" w:rsidRDefault="0050004F" w:rsidP="0050004F">
      <w:pPr>
        <w:pStyle w:val="ListParagraph"/>
        <w:numPr>
          <w:ilvl w:val="3"/>
          <w:numId w:val="2"/>
        </w:numPr>
      </w:pPr>
      <w:r w:rsidRPr="472F77A0">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proofErr w:type="gramStart"/>
      <w:r>
        <w:rPr>
          <w:rFonts w:cs="Times New Roman"/>
          <w:szCs w:val="24"/>
        </w:rPr>
        <w:t>Bachelors</w:t>
      </w:r>
      <w:proofErr w:type="gramEnd"/>
      <w:r>
        <w:rPr>
          <w:rFonts w:cs="Times New Roman"/>
          <w:szCs w:val="24"/>
        </w:rPr>
        <w:t xml:space="preserve"> degree</w:t>
      </w:r>
    </w:p>
    <w:p w14:paraId="6C27EFFC" w14:textId="23FD1D69" w:rsidR="0050004F" w:rsidRPr="005D61B4" w:rsidRDefault="009D32AF" w:rsidP="0050004F">
      <w:pPr>
        <w:pStyle w:val="ListParagraph"/>
        <w:numPr>
          <w:ilvl w:val="1"/>
          <w:numId w:val="2"/>
        </w:numPr>
      </w:pPr>
      <w:proofErr w:type="gramStart"/>
      <w:r>
        <w:rPr>
          <w:rFonts w:cs="Times New Roman"/>
          <w:szCs w:val="24"/>
        </w:rPr>
        <w:t>Masters</w:t>
      </w:r>
      <w:proofErr w:type="gramEnd"/>
      <w:r>
        <w:rPr>
          <w:rFonts w:cs="Times New Roman"/>
          <w:szCs w:val="24"/>
        </w:rPr>
        <w:t xml:space="preserve">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proofErr w:type="gramStart"/>
      <w:r>
        <w:rPr>
          <w:rFonts w:cs="Times New Roman"/>
          <w:szCs w:val="24"/>
        </w:rPr>
        <w:t>Bachelors</w:t>
      </w:r>
      <w:proofErr w:type="gramEnd"/>
      <w:r>
        <w:rPr>
          <w:rFonts w:cs="Times New Roman"/>
          <w:szCs w:val="24"/>
        </w:rPr>
        <w:t xml:space="preserve"> degree</w:t>
      </w:r>
    </w:p>
    <w:p w14:paraId="03FF0601" w14:textId="77777777" w:rsidR="009D32AF" w:rsidRPr="005D61B4" w:rsidRDefault="009D32AF" w:rsidP="009D32AF">
      <w:pPr>
        <w:pStyle w:val="ListParagraph"/>
        <w:numPr>
          <w:ilvl w:val="1"/>
          <w:numId w:val="2"/>
        </w:numPr>
      </w:pPr>
      <w:proofErr w:type="gramStart"/>
      <w:r>
        <w:rPr>
          <w:rFonts w:cs="Times New Roman"/>
          <w:szCs w:val="24"/>
        </w:rPr>
        <w:t>Masters</w:t>
      </w:r>
      <w:proofErr w:type="gramEnd"/>
      <w:r>
        <w:rPr>
          <w:rFonts w:cs="Times New Roman"/>
          <w:szCs w:val="24"/>
        </w:rPr>
        <w:t xml:space="preserve">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proofErr w:type="gramStart"/>
      <w:r>
        <w:rPr>
          <w:rFonts w:cs="Times New Roman"/>
          <w:szCs w:val="24"/>
        </w:rPr>
        <w:t>Bachelors</w:t>
      </w:r>
      <w:proofErr w:type="gramEnd"/>
      <w:r>
        <w:rPr>
          <w:rFonts w:cs="Times New Roman"/>
          <w:szCs w:val="24"/>
        </w:rPr>
        <w:t xml:space="preserve"> degree</w:t>
      </w:r>
    </w:p>
    <w:p w14:paraId="1FB04965" w14:textId="77777777" w:rsidR="009D32AF" w:rsidRPr="005D61B4" w:rsidRDefault="009D32AF" w:rsidP="009D32AF">
      <w:pPr>
        <w:pStyle w:val="ListParagraph"/>
        <w:numPr>
          <w:ilvl w:val="1"/>
          <w:numId w:val="2"/>
        </w:numPr>
      </w:pPr>
      <w:proofErr w:type="gramStart"/>
      <w:r>
        <w:rPr>
          <w:rFonts w:cs="Times New Roman"/>
          <w:szCs w:val="24"/>
        </w:rPr>
        <w:t>Masters</w:t>
      </w:r>
      <w:proofErr w:type="gramEnd"/>
      <w:r>
        <w:rPr>
          <w:rFonts w:cs="Times New Roman"/>
          <w:szCs w:val="24"/>
        </w:rPr>
        <w:t xml:space="preserve">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 xml:space="preserve">from all sources? (please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lastRenderedPageBreak/>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drawing>
          <wp:anchor distT="0" distB="0" distL="114300" distR="114300" simplePos="0" relativeHeight="251658240" behindDoc="0" locked="0" layoutInCell="1" allowOverlap="1" wp14:anchorId="283E11EF" wp14:editId="6A935E59">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11">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472F77A0">
        <w:t xml:space="preserve">Think of this ladder as representing where people stand in society. At the top of the ladder are the people who are best off – those who have the most money, most education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r>
      <w:r w:rsidRPr="472F77A0">
        <w:t>Please select the number of the rung where you think you stand.</w:t>
      </w:r>
      <w:r>
        <w:br/>
      </w:r>
      <w:r w:rsidRPr="472F77A0">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Geographic location where you live</w:t>
      </w:r>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information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79F67E29" w:rsidR="00420083" w:rsidRPr="00420083" w:rsidRDefault="009B282F" w:rsidP="00170DC9">
      <w:pPr>
        <w:pStyle w:val="Heading1"/>
      </w:pPr>
      <w:bookmarkStart w:id="197" w:name="_Toc196739418"/>
      <w:r w:rsidRPr="472F77A0">
        <w:t xml:space="preserve">Implicit Theories </w:t>
      </w:r>
      <w:proofErr w:type="gramStart"/>
      <w:r w:rsidRPr="472F77A0">
        <w:t>Of</w:t>
      </w:r>
      <w:proofErr w:type="gramEnd"/>
      <w:r w:rsidRPr="472F77A0">
        <w:t xml:space="preserve"> Personality</w:t>
      </w:r>
      <w:bookmarkEnd w:id="197"/>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1-100 slider: Strongly Agree to Strongly disagree</w:t>
      </w:r>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472F77A0">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472F77A0">
        <w:t>The kind of person you are, is something very basic about you and it can't be changed very much</w:t>
      </w:r>
      <w:r w:rsidR="0064278D" w:rsidRPr="472F77A0">
        <w:t>.</w:t>
      </w:r>
    </w:p>
    <w:p w14:paraId="5D5A3F17" w14:textId="77777777" w:rsidR="00420083" w:rsidRPr="00420083" w:rsidRDefault="00420083" w:rsidP="00067173">
      <w:pPr>
        <w:pStyle w:val="ListParagraph"/>
        <w:numPr>
          <w:ilvl w:val="0"/>
          <w:numId w:val="38"/>
        </w:numPr>
      </w:pPr>
      <w:r w:rsidRPr="472F77A0">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lastRenderedPageBreak/>
        <w:t>You can change even your most basic qualities.</w:t>
      </w:r>
    </w:p>
    <w:p w14:paraId="3D74C069" w14:textId="77777777" w:rsidR="00420083" w:rsidRDefault="00420083" w:rsidP="00420083"/>
    <w:p w14:paraId="4306408E" w14:textId="77589B03" w:rsidR="00420083" w:rsidRPr="00420083" w:rsidRDefault="009B282F" w:rsidP="00C30483">
      <w:pPr>
        <w:pStyle w:val="Heading1"/>
      </w:pPr>
      <w:bookmarkStart w:id="198" w:name="_Toc196739419"/>
      <w:r w:rsidRPr="472F77A0">
        <w:t xml:space="preserve">Implicit Theories </w:t>
      </w:r>
      <w:proofErr w:type="gramStart"/>
      <w:r w:rsidRPr="472F77A0">
        <w:t>Of</w:t>
      </w:r>
      <w:proofErr w:type="gramEnd"/>
      <w:r w:rsidRPr="472F77A0">
        <w:t xml:space="preserve"> Intelligence</w:t>
      </w:r>
      <w:bookmarkEnd w:id="198"/>
      <w:r w:rsidR="003F2E2A" w:rsidRPr="472F77A0">
        <w:t xml:space="preserve"> </w:t>
      </w:r>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1-100 slider: Strongly Agree to Strongly disagree</w:t>
      </w:r>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472F77A0">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472F77A0">
        <w:t>You have a certain amount of intelligence, and you can't really do much to change it</w:t>
      </w:r>
      <w:r w:rsidR="0064278D" w:rsidRPr="472F77A0">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472F77A0">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6D0458F0" w:rsidR="009D32AF" w:rsidRPr="00552FCF" w:rsidRDefault="009D32AF" w:rsidP="009D32AF">
      <w:pPr>
        <w:pStyle w:val="Heading1"/>
        <w:numPr>
          <w:ilvl w:val="0"/>
          <w:numId w:val="9"/>
        </w:numPr>
      </w:pPr>
      <w:bookmarkStart w:id="199" w:name="_Toc258484830"/>
      <w:bookmarkStart w:id="200" w:name="_Toc196739420"/>
      <w:r w:rsidRPr="00552FCF">
        <w:t>Need For Cognition</w:t>
      </w:r>
      <w:bookmarkEnd w:id="200"/>
      <w:r>
        <w:t xml:space="preserve"> </w:t>
      </w:r>
      <w:bookmarkEnd w:id="199"/>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1-100 slider: Strongly Agree to Strongly disagree</w:t>
      </w:r>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472F77A0">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rsidRPr="472F77A0">
        <w:t xml:space="preserve">I try to anticipate and avoid situations where there is likely </w:t>
      </w:r>
      <w:proofErr w:type="gramStart"/>
      <w:r w:rsidRPr="472F77A0">
        <w:t>chance</w:t>
      </w:r>
      <w:proofErr w:type="gramEnd"/>
      <w:r w:rsidRPr="472F77A0">
        <w:t xml:space="preserve"> I will have to think in depth about something.</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472F77A0">
        <w:t xml:space="preserve">I only think as hard as I </w:t>
      </w:r>
      <w:proofErr w:type="gramStart"/>
      <w:r w:rsidRPr="472F77A0">
        <w:t>have to</w:t>
      </w:r>
      <w:proofErr w:type="gramEnd"/>
      <w:r w:rsidRPr="472F77A0">
        <w:t>.</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472F77A0">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472F77A0">
        <w:t>I really enjoy a task that involves coming up with new solutions to problems.</w:t>
      </w:r>
    </w:p>
    <w:p w14:paraId="5B6AEB74" w14:textId="77777777" w:rsidR="009D32AF" w:rsidRDefault="009D32AF" w:rsidP="009D32AF">
      <w:pPr>
        <w:pStyle w:val="ListParagraph"/>
        <w:numPr>
          <w:ilvl w:val="0"/>
          <w:numId w:val="5"/>
        </w:numPr>
      </w:pPr>
      <w:r w:rsidRPr="472F77A0">
        <w:t>Learning new ways to think doesn't excite me very much.</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472F77A0">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472F77A0">
        <w:t>I feel relief rather than satisfaction after completing a task that required a lot of mental effort</w:t>
      </w:r>
    </w:p>
    <w:p w14:paraId="36B4A928" w14:textId="77777777" w:rsidR="009D32AF" w:rsidRPr="0064278D" w:rsidRDefault="009D32AF" w:rsidP="009D32AF">
      <w:pPr>
        <w:pStyle w:val="ListParagraph"/>
        <w:numPr>
          <w:ilvl w:val="0"/>
          <w:numId w:val="5"/>
        </w:numPr>
      </w:pPr>
      <w:r w:rsidRPr="472F77A0">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0CEB9565" w:rsidR="009D32AF" w:rsidRPr="00552FCF" w:rsidRDefault="009D32AF" w:rsidP="009D32AF">
      <w:pPr>
        <w:pStyle w:val="Heading1"/>
        <w:numPr>
          <w:ilvl w:val="0"/>
          <w:numId w:val="9"/>
        </w:numPr>
      </w:pPr>
      <w:bookmarkStart w:id="201" w:name="_Toc258484831"/>
      <w:bookmarkStart w:id="202" w:name="_Toc196739421"/>
      <w:r>
        <w:t>Goal Orientation</w:t>
      </w:r>
      <w:bookmarkEnd w:id="201"/>
      <w:bookmarkEnd w:id="202"/>
    </w:p>
    <w:p w14:paraId="4EDEABEF" w14:textId="7B334F8F" w:rsidR="008C47F0" w:rsidRDefault="008C47F0" w:rsidP="008C47F0">
      <w:pPr>
        <w:rPr>
          <w:bCs/>
        </w:rPr>
      </w:pPr>
      <w:r>
        <w:rPr>
          <w:bCs/>
        </w:rPr>
        <w:t>Scal</w:t>
      </w:r>
    </w:p>
    <w:p w14:paraId="4F76DEA4" w14:textId="77777777" w:rsidR="008C47F0" w:rsidRDefault="008C47F0" w:rsidP="008C47F0">
      <w:pPr>
        <w:rPr>
          <w:bCs/>
        </w:rPr>
      </w:pPr>
      <w:r>
        <w:rPr>
          <w:bCs/>
        </w:rPr>
        <w:t>1-100 slider: Strongly Agree to Strongly disagree</w:t>
      </w:r>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472F77A0">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472F77A0">
      <w:pPr>
        <w:pStyle w:val="ListParagraph"/>
        <w:numPr>
          <w:ilvl w:val="0"/>
          <w:numId w:val="6"/>
        </w:numPr>
        <w:rPr>
          <w:i/>
        </w:rPr>
      </w:pPr>
      <w:r w:rsidRPr="472F77A0">
        <w:t xml:space="preserve">I would rather prove my ability on a task that I can do well at than to try a new task.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Avoiding a show of low ability is more important to me than learning a new skill</w:t>
      </w:r>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472F77A0">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472F77A0">
        <w:t>When I don't understand something at work, I prefer to avoid asking what might appear to others to be "dumb questions" that I should know the answer to already.</w:t>
      </w:r>
    </w:p>
    <w:p w14:paraId="4443685F" w14:textId="77777777" w:rsidR="009D32AF" w:rsidRDefault="009D32AF" w:rsidP="009D32AF">
      <w:pPr>
        <w:pStyle w:val="ListParagraph"/>
        <w:numPr>
          <w:ilvl w:val="0"/>
          <w:numId w:val="6"/>
        </w:numPr>
      </w:pPr>
      <w:r w:rsidRPr="472F77A0">
        <w:t>I prefer to work in situations that require a high level of ability and talent</w:t>
      </w:r>
    </w:p>
    <w:p w14:paraId="6907CE9D" w14:textId="4FD42179" w:rsidR="009D32AF" w:rsidRPr="00552FCF" w:rsidRDefault="009D32AF" w:rsidP="009D32AF">
      <w:pPr>
        <w:pStyle w:val="Heading1"/>
        <w:numPr>
          <w:ilvl w:val="0"/>
          <w:numId w:val="9"/>
        </w:numPr>
      </w:pPr>
      <w:bookmarkStart w:id="203" w:name="_Toc258484832"/>
      <w:bookmarkStart w:id="204" w:name="_Toc196739422"/>
      <w:r w:rsidRPr="00CD3536">
        <w:t>Memory And Reasoning Self Concept</w:t>
      </w:r>
      <w:bookmarkEnd w:id="204"/>
      <w:r>
        <w:t xml:space="preserve"> </w:t>
      </w:r>
      <w:bookmarkEnd w:id="203"/>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1-100 slider: Strongly Agree to Strongly disagree</w:t>
      </w:r>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472F77A0">
        <w:t>In this questionnaire you will be presented with a series of statements which ask you to describe your own abilities, preferences and strategies with respect to reasoning and memory. 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475B8FEA" w:rsidR="009D32AF" w:rsidRPr="00707C03" w:rsidRDefault="009D32AF" w:rsidP="009D32AF">
      <w:r w:rsidRPr="00707C03">
        <w:t xml:space="preserve">2. To solve a problem, I rely on reasoning abilities. </w:t>
      </w:r>
    </w:p>
    <w:p w14:paraId="6FF77C0F" w14:textId="77777777" w:rsidR="009D32AF" w:rsidRPr="00707C03" w:rsidRDefault="009D32AF" w:rsidP="009D32AF">
      <w:r w:rsidRPr="00707C03">
        <w:t>3. Compared to other intellectual abilities (i.e., attention, reasoning) my memory is good. (M)</w:t>
      </w:r>
    </w:p>
    <w:p w14:paraId="045F4B35" w14:textId="1EACD90E" w:rsidR="009D32AF" w:rsidRPr="00707C03" w:rsidRDefault="009D32AF" w:rsidP="009D32AF">
      <w:r w:rsidRPr="00707C03">
        <w:t xml:space="preserve">4. I enjoy being involved in activities that require reasoning of some sort. </w:t>
      </w:r>
    </w:p>
    <w:p w14:paraId="56D4D831" w14:textId="77777777" w:rsidR="009D32AF" w:rsidRPr="00707C03" w:rsidRDefault="009D32AF" w:rsidP="009D32AF">
      <w:r w:rsidRPr="00707C03">
        <w:t>5. I can remember more material than the average person. (M)</w:t>
      </w:r>
    </w:p>
    <w:p w14:paraId="3E76A286" w14:textId="680FA7C7" w:rsidR="009D32AF" w:rsidRPr="00707C03" w:rsidRDefault="009D32AF" w:rsidP="009D32AF">
      <w:r w:rsidRPr="00707C03">
        <w:t xml:space="preserve">6. I feel confident when solving problems that require reasoning skills. </w:t>
      </w:r>
    </w:p>
    <w:p w14:paraId="6845B689" w14:textId="77777777" w:rsidR="009D32AF" w:rsidRPr="00707C03" w:rsidRDefault="009D32AF" w:rsidP="009D32AF">
      <w:r w:rsidRPr="472F77A0">
        <w:t>7. I'm satisfied with my memory. (M)</w:t>
      </w:r>
    </w:p>
    <w:p w14:paraId="55788707" w14:textId="3BA47840" w:rsidR="009D32AF" w:rsidRPr="00707C03" w:rsidRDefault="009D32AF" w:rsidP="009D32AF">
      <w:r w:rsidRPr="00707C03">
        <w:t xml:space="preserve">8. In an exam situation, I get answers right mostly by reasoning. </w:t>
      </w:r>
    </w:p>
    <w:p w14:paraId="0BE0E88B" w14:textId="2FA60BDD" w:rsidR="009D32AF" w:rsidRPr="00707C03" w:rsidRDefault="009D32AF" w:rsidP="009D32AF">
      <w:r w:rsidRPr="00707C03">
        <w:t xml:space="preserve">9. I describe myself as a person with reasoning abilities that are above average. </w:t>
      </w:r>
    </w:p>
    <w:p w14:paraId="4E45DD89" w14:textId="77777777" w:rsidR="009D32AF" w:rsidRPr="00707C03" w:rsidRDefault="009D32AF" w:rsidP="009D32AF">
      <w:r w:rsidRPr="00707C03">
        <w:t>10. I rely on my memory to get me through exams. (M)</w:t>
      </w:r>
    </w:p>
    <w:p w14:paraId="69509DB8" w14:textId="1021E43F" w:rsidR="009D32AF" w:rsidRPr="00707C03" w:rsidRDefault="009D32AF" w:rsidP="009D32AF">
      <w:r w:rsidRPr="00707C03">
        <w:t xml:space="preserve">11. I am happy with my reasoning abilities. </w:t>
      </w:r>
    </w:p>
    <w:p w14:paraId="54BF8A96" w14:textId="77777777" w:rsidR="009D32AF" w:rsidRPr="00707C03" w:rsidRDefault="009D32AF" w:rsidP="009D32AF">
      <w:r w:rsidRPr="00707C03">
        <w:lastRenderedPageBreak/>
        <w:t>12. I enjoy engaging in activities that require me to remember things. (M)</w:t>
      </w:r>
    </w:p>
    <w:p w14:paraId="5334882A" w14:textId="7F3DF8E2" w:rsidR="009D32AF" w:rsidRPr="00707C03" w:rsidRDefault="009D32AF" w:rsidP="009D32AF">
      <w:r w:rsidRPr="00707C03">
        <w:t xml:space="preserve">13. I can reason better than the average person. </w:t>
      </w:r>
    </w:p>
    <w:p w14:paraId="21588DC6" w14:textId="77777777" w:rsidR="009D32AF" w:rsidRPr="00707C03" w:rsidRDefault="009D32AF" w:rsidP="009D32AF">
      <w:r w:rsidRPr="00707C03">
        <w:t>14. For exam purposes, I memorize material easily. (M)</w:t>
      </w:r>
    </w:p>
    <w:p w14:paraId="5D43A897" w14:textId="0781F88E" w:rsidR="009D32AF" w:rsidRPr="00707C03" w:rsidRDefault="009D32AF" w:rsidP="009D32AF">
      <w:r w:rsidRPr="00707C03">
        <w:t xml:space="preserve">15. Compared to my other cognitive abilities, my reasoning is sound. </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5FC854ED" w:rsidR="009D32AF" w:rsidRPr="00552FCF" w:rsidRDefault="009D32AF" w:rsidP="009D32AF">
      <w:pPr>
        <w:pStyle w:val="Heading1"/>
        <w:numPr>
          <w:ilvl w:val="0"/>
          <w:numId w:val="9"/>
        </w:numPr>
      </w:pPr>
      <w:bookmarkStart w:id="205" w:name="_Toc258484833"/>
      <w:bookmarkStart w:id="206" w:name="_Toc196739423"/>
      <w:r>
        <w:t>Big Five</w:t>
      </w:r>
      <w:r w:rsidRPr="00552FCF">
        <w:t xml:space="preserve"> Personality</w:t>
      </w:r>
      <w:bookmarkEnd w:id="206"/>
      <w:r>
        <w:t xml:space="preserve"> </w:t>
      </w:r>
      <w:bookmarkEnd w:id="205"/>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1-100 slider: Strongly Agree to Strongly disagree</w:t>
      </w:r>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472F77A0">
        <w:t xml:space="preserve">You will now be presented with phrases describing people's behaviours.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w:t>
      </w:r>
      <w:proofErr w:type="gramStart"/>
      <w:r w:rsidRPr="472F77A0">
        <w:t>carefully, and</w:t>
      </w:r>
      <w:proofErr w:type="gramEnd"/>
      <w:r w:rsidRPr="472F77A0">
        <w:t xml:space="preserve"> then indicate the accuracy of the statement.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472F77A0">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472F77A0">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472F77A0">
        <w:t>Am often down in the dumps.</w:t>
      </w:r>
    </w:p>
    <w:p w14:paraId="76EBD8EF" w14:textId="77777777" w:rsidR="009D32AF" w:rsidRDefault="009D32AF" w:rsidP="009D32AF">
      <w:pPr>
        <w:pStyle w:val="ListParagraph"/>
        <w:numPr>
          <w:ilvl w:val="0"/>
          <w:numId w:val="8"/>
        </w:numPr>
      </w:pPr>
      <w:r w:rsidRPr="472F77A0">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472F77A0">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472F77A0">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472F77A0">
        <w:t xml:space="preserve">Do not like art. </w:t>
      </w:r>
    </w:p>
    <w:p w14:paraId="46256B2C" w14:textId="77777777" w:rsidR="009D32AF" w:rsidRDefault="009D32AF" w:rsidP="009D32AF">
      <w:pPr>
        <w:pStyle w:val="ListParagraph"/>
        <w:numPr>
          <w:ilvl w:val="0"/>
          <w:numId w:val="8"/>
        </w:numPr>
      </w:pPr>
      <w:r w:rsidRPr="472F77A0">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472F77A0">
        <w:t xml:space="preserve">Feel comfortable with myself. </w:t>
      </w:r>
    </w:p>
    <w:p w14:paraId="580BD1BC" w14:textId="77777777" w:rsidR="009D32AF" w:rsidRDefault="009D32AF" w:rsidP="009D32AF">
      <w:pPr>
        <w:pStyle w:val="ListParagraph"/>
        <w:numPr>
          <w:ilvl w:val="0"/>
          <w:numId w:val="8"/>
        </w:numPr>
      </w:pPr>
      <w:r w:rsidRPr="472F77A0">
        <w:t xml:space="preserve">Would describe my experiences as somewhat dull. </w:t>
      </w:r>
    </w:p>
    <w:p w14:paraId="587A0E8F" w14:textId="77777777" w:rsidR="009D32AF" w:rsidRDefault="009D32AF" w:rsidP="009D32AF">
      <w:pPr>
        <w:pStyle w:val="ListParagraph"/>
        <w:numPr>
          <w:ilvl w:val="0"/>
          <w:numId w:val="8"/>
        </w:numPr>
      </w:pPr>
      <w:r w:rsidRPr="0064278D">
        <w:lastRenderedPageBreak/>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472F77A0">
        <w:t xml:space="preserve">Am not easily bothered by things. </w:t>
      </w:r>
    </w:p>
    <w:p w14:paraId="248ACC54" w14:textId="77777777" w:rsidR="009D32AF" w:rsidRDefault="009D32AF" w:rsidP="009D32AF">
      <w:pPr>
        <w:pStyle w:val="ListParagraph"/>
        <w:numPr>
          <w:ilvl w:val="0"/>
          <w:numId w:val="8"/>
        </w:numPr>
      </w:pPr>
      <w:r w:rsidRPr="472F77A0">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472F77A0">
        <w:t xml:space="preserve">Don't see things through. </w:t>
      </w:r>
    </w:p>
    <w:p w14:paraId="10E09F51" w14:textId="77777777" w:rsidR="009D32AF" w:rsidRDefault="009D32AF" w:rsidP="009D32AF">
      <w:pPr>
        <w:pStyle w:val="ListParagraph"/>
        <w:numPr>
          <w:ilvl w:val="0"/>
          <w:numId w:val="8"/>
        </w:numPr>
      </w:pPr>
      <w:r w:rsidRPr="472F77A0">
        <w:t xml:space="preserve">Am very pleased with myself. </w:t>
      </w:r>
    </w:p>
    <w:p w14:paraId="144C94A9" w14:textId="77777777" w:rsidR="009D32AF" w:rsidRDefault="009D32AF" w:rsidP="009D32AF">
      <w:pPr>
        <w:pStyle w:val="ListParagraph"/>
        <w:numPr>
          <w:ilvl w:val="0"/>
          <w:numId w:val="8"/>
        </w:numPr>
      </w:pPr>
      <w:r w:rsidRPr="472F77A0">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115B88B1" w:rsidR="00E22340" w:rsidRPr="00552FCF" w:rsidRDefault="00A5109D" w:rsidP="00E22340">
      <w:pPr>
        <w:pStyle w:val="Heading1"/>
      </w:pPr>
      <w:bookmarkStart w:id="207" w:name="_Toc196739424"/>
      <w:r>
        <w:t>Self-efficacy s</w:t>
      </w:r>
      <w:r w:rsidR="00E22340">
        <w:t>cale</w:t>
      </w:r>
      <w:bookmarkEnd w:id="207"/>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472F77A0">
        <w:t xml:space="preserve">The following questions ask about your perceptions of your ability to perform various activities, such as concentrating, multi-tasking, remembering facts, information and </w:t>
      </w:r>
      <w:r w:rsidR="00AF372C" w:rsidRPr="472F77A0">
        <w:t>everyday cognitive tasks</w:t>
      </w:r>
      <w:r w:rsidRPr="472F77A0">
        <w:t xml:space="preserve">. </w:t>
      </w:r>
      <w:r w:rsidR="00AF372C" w:rsidRPr="472F77A0">
        <w:t xml:space="preserve">If you were given a test of your ability to perform each activity, please indicate how confident </w:t>
      </w:r>
      <w:r w:rsidRPr="472F77A0">
        <w:t xml:space="preserve">you </w:t>
      </w:r>
      <w:r w:rsidR="00AF372C" w:rsidRPr="472F77A0">
        <w:t xml:space="preserve">are </w:t>
      </w:r>
      <w:r w:rsidRPr="472F77A0">
        <w:t>about your a</w:t>
      </w:r>
      <w:r w:rsidR="00AF372C" w:rsidRPr="472F77A0">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208" w:name="_Toc196739425"/>
      <w:r>
        <w:t>General Self-efficacy scale (</w:t>
      </w:r>
      <w:r w:rsidR="00D90826">
        <w:t>1</w:t>
      </w:r>
      <w:r>
        <w:t xml:space="preserve"> min)</w:t>
      </w:r>
      <w:bookmarkEnd w:id="208"/>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1-100 slider: Strongly Agree to Strongly disagree</w:t>
      </w:r>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rsidRPr="472F77A0">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6C14D536" w:rsidR="003D165C" w:rsidRDefault="003D165C" w:rsidP="003D165C">
      <w:pPr>
        <w:pStyle w:val="Heading1"/>
      </w:pPr>
      <w:bookmarkStart w:id="209" w:name="_Toc196739426"/>
      <w:r>
        <w:lastRenderedPageBreak/>
        <w:t>Cognitive Failures Questionnaire</w:t>
      </w:r>
      <w:bookmarkEnd w:id="209"/>
      <w:r w:rsidR="005B2B41">
        <w:t xml:space="preserve"> </w:t>
      </w:r>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rsidRPr="472F77A0">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rsidRPr="472F77A0">
        <w:t xml:space="preserve">Do you find you forget why you went from one part of the house to the other? </w:t>
      </w:r>
    </w:p>
    <w:p w14:paraId="5AFFE9BC" w14:textId="77777777" w:rsidR="003D165C" w:rsidRDefault="003D165C" w:rsidP="003D165C">
      <w:pPr>
        <w:pStyle w:val="ListParagraph"/>
        <w:numPr>
          <w:ilvl w:val="0"/>
          <w:numId w:val="23"/>
        </w:numPr>
      </w:pPr>
      <w:r w:rsidRPr="472F77A0">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rsidRPr="472F77A0">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rsidRPr="472F77A0">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rsidRPr="472F77A0">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rsidRPr="472F77A0">
        <w:t xml:space="preserve">Do you fail to see what you want in a supermarket (although it’s there)? </w:t>
      </w:r>
    </w:p>
    <w:p w14:paraId="4573CD4E" w14:textId="162553BF" w:rsidR="003D165C" w:rsidRDefault="003D165C" w:rsidP="003D165C">
      <w:pPr>
        <w:pStyle w:val="ListParagraph"/>
        <w:numPr>
          <w:ilvl w:val="0"/>
          <w:numId w:val="23"/>
        </w:numPr>
      </w:pPr>
      <w:r w:rsidRPr="472F77A0">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rsidRPr="472F77A0">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rsidRPr="472F77A0">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rsidRPr="472F77A0">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rsidRPr="472F77A0">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9AB0F8C" w:rsidR="00241164" w:rsidRDefault="00241164" w:rsidP="00241164">
      <w:pPr>
        <w:pStyle w:val="Heading1"/>
      </w:pPr>
      <w:bookmarkStart w:id="210" w:name="_Toc196739427"/>
      <w:r>
        <w:t>Cognitive Reflection</w:t>
      </w:r>
      <w:bookmarkEnd w:id="210"/>
      <w:r>
        <w:t xml:space="preserve"> </w:t>
      </w:r>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 xml:space="preserve">In a lake, there is a patch of lily pads. Every day, the patch doubles in size. If it takes 48 days for the </w:t>
      </w:r>
      <w:r w:rsidRPr="00241164">
        <w:rPr>
          <w:lang w:val="en-AU"/>
        </w:rPr>
        <w:lastRenderedPageBreak/>
        <w:t>patch to cover the entire lake, how long would it take for the patch to cover half of the lake?</w:t>
      </w:r>
    </w:p>
    <w:p w14:paraId="6181CDEE" w14:textId="2F5D730D" w:rsidR="00241164" w:rsidRDefault="00241164" w:rsidP="00A23C53">
      <w:pPr>
        <w:ind w:left="0"/>
      </w:pPr>
    </w:p>
    <w:p w14:paraId="2F13852D" w14:textId="3B4478F3" w:rsidR="00241164" w:rsidRDefault="00241164" w:rsidP="00241164">
      <w:pPr>
        <w:pStyle w:val="Heading1"/>
      </w:pPr>
      <w:bookmarkStart w:id="211" w:name="_Toc196739428"/>
      <w:r>
        <w:t>Emotional Intelligence</w:t>
      </w:r>
      <w:bookmarkEnd w:id="211"/>
      <w:r w:rsidR="004126E1">
        <w:t xml:space="preserve"> </w:t>
      </w:r>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rsidRPr="472F77A0">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12"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12"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lastRenderedPageBreak/>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3"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3"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0F6C7B">
      <w:pPr>
        <w:pStyle w:val="Heading1"/>
      </w:pPr>
      <w:bookmarkStart w:id="212" w:name="_Toc196739429"/>
      <w:r>
        <w:t>Narcissism Scale</w:t>
      </w:r>
      <w:bookmarkEnd w:id="212"/>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1-100 slider: Strongly Agree to Strongly disagree</w:t>
      </w:r>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472F77A0">
        <w:tc>
          <w:tcPr>
            <w:tcW w:w="6534" w:type="dxa"/>
            <w:gridSpan w:val="3"/>
            <w:tcBorders>
              <w:bottom w:val="single" w:sz="4" w:space="0" w:color="auto"/>
            </w:tcBorders>
            <w:vAlign w:val="center"/>
          </w:tcPr>
          <w:p w14:paraId="6F32042E" w14:textId="77777777" w:rsidR="00D9755B" w:rsidRPr="002861FC" w:rsidRDefault="00D9755B" w:rsidP="000F6C7B">
            <w:pPr>
              <w:contextualSpacing/>
              <w:rPr>
                <w:rFonts w:ascii="Times New Roman" w:hAnsi="Times New Roman" w:cs="Times New Roman"/>
                <w:sz w:val="24"/>
                <w:szCs w:val="24"/>
              </w:rPr>
            </w:pPr>
          </w:p>
        </w:tc>
      </w:tr>
      <w:tr w:rsidR="00D9755B" w:rsidRPr="002861FC" w14:paraId="78B8EF84" w14:textId="77777777" w:rsidTr="472F77A0">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0F6C7B">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472F77A0">
        <w:tc>
          <w:tcPr>
            <w:tcW w:w="270" w:type="dxa"/>
            <w:vAlign w:val="center"/>
          </w:tcPr>
          <w:p w14:paraId="69C9969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472F77A0">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Exploitativeness</w:t>
            </w:r>
          </w:p>
        </w:tc>
      </w:tr>
      <w:tr w:rsidR="00D9755B" w:rsidRPr="002861FC" w14:paraId="2213A05A" w14:textId="77777777" w:rsidTr="472F77A0">
        <w:tc>
          <w:tcPr>
            <w:tcW w:w="270" w:type="dxa"/>
            <w:vAlign w:val="center"/>
          </w:tcPr>
          <w:p w14:paraId="219295BB"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472F77A0">
        <w:tc>
          <w:tcPr>
            <w:tcW w:w="270" w:type="dxa"/>
            <w:vAlign w:val="center"/>
          </w:tcPr>
          <w:p w14:paraId="65FB6D0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472F77A0">
        <w:tc>
          <w:tcPr>
            <w:tcW w:w="270" w:type="dxa"/>
            <w:vAlign w:val="center"/>
          </w:tcPr>
          <w:p w14:paraId="1871A24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472F77A0">
        <w:tc>
          <w:tcPr>
            <w:tcW w:w="270" w:type="dxa"/>
            <w:vAlign w:val="center"/>
          </w:tcPr>
          <w:p w14:paraId="1476DEB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472F77A0">
        <w:tc>
          <w:tcPr>
            <w:tcW w:w="270" w:type="dxa"/>
            <w:vAlign w:val="center"/>
          </w:tcPr>
          <w:p w14:paraId="6E19763C"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472F77A0">
        <w:tc>
          <w:tcPr>
            <w:tcW w:w="270" w:type="dxa"/>
            <w:vAlign w:val="center"/>
          </w:tcPr>
          <w:p w14:paraId="14F920F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472F77A0">
        <w:tc>
          <w:tcPr>
            <w:tcW w:w="270" w:type="dxa"/>
            <w:vAlign w:val="center"/>
          </w:tcPr>
          <w:p w14:paraId="5674BAFE"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25. Sacrificing for others makes me the better person.</w:t>
            </w:r>
          </w:p>
        </w:tc>
      </w:tr>
      <w:tr w:rsidR="00D9755B" w:rsidRPr="002861FC" w14:paraId="383F1029" w14:textId="77777777" w:rsidTr="472F77A0">
        <w:tc>
          <w:tcPr>
            <w:tcW w:w="270" w:type="dxa"/>
            <w:vAlign w:val="center"/>
          </w:tcPr>
          <w:p w14:paraId="20B28DD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472F77A0">
        <w:tc>
          <w:tcPr>
            <w:tcW w:w="270" w:type="dxa"/>
            <w:vAlign w:val="center"/>
          </w:tcPr>
          <w:p w14:paraId="665BD806"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472F77A0">
        <w:tc>
          <w:tcPr>
            <w:tcW w:w="270" w:type="dxa"/>
            <w:vAlign w:val="center"/>
          </w:tcPr>
          <w:p w14:paraId="1BC85BF7"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472F77A0">
        <w:tc>
          <w:tcPr>
            <w:tcW w:w="270" w:type="dxa"/>
            <w:vAlign w:val="center"/>
          </w:tcPr>
          <w:p w14:paraId="18961189"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472F77A0">
        <w:tc>
          <w:tcPr>
            <w:tcW w:w="270" w:type="dxa"/>
            <w:vAlign w:val="center"/>
          </w:tcPr>
          <w:p w14:paraId="78A4E38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472F77A0">
        <w:tc>
          <w:tcPr>
            <w:tcW w:w="270" w:type="dxa"/>
            <w:vAlign w:val="center"/>
          </w:tcPr>
          <w:p w14:paraId="032EF4A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472F77A0">
        <w:tc>
          <w:tcPr>
            <w:tcW w:w="270" w:type="dxa"/>
            <w:vAlign w:val="center"/>
          </w:tcPr>
          <w:p w14:paraId="3EABCA8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472F77A0">
        <w:tc>
          <w:tcPr>
            <w:tcW w:w="6534" w:type="dxa"/>
            <w:gridSpan w:val="3"/>
            <w:shd w:val="clear" w:color="auto" w:fill="D9D9D9" w:themeFill="background1" w:themeFillShade="D9"/>
            <w:vAlign w:val="center"/>
          </w:tcPr>
          <w:p w14:paraId="75FA0278" w14:textId="77777777" w:rsidR="00D9755B" w:rsidRPr="002861FC" w:rsidRDefault="00D9755B" w:rsidP="000F6C7B">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472F77A0">
        <w:tc>
          <w:tcPr>
            <w:tcW w:w="270" w:type="dxa"/>
            <w:vAlign w:val="center"/>
          </w:tcPr>
          <w:p w14:paraId="72D7464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472F77A0">
        <w:tc>
          <w:tcPr>
            <w:tcW w:w="270" w:type="dxa"/>
            <w:vAlign w:val="center"/>
          </w:tcPr>
          <w:p w14:paraId="13B6D72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  8. When people don’t notice me, I start to feel bad about myself.</w:t>
            </w:r>
          </w:p>
        </w:tc>
      </w:tr>
      <w:tr w:rsidR="00D9755B" w:rsidRPr="002861FC" w14:paraId="70A90811" w14:textId="77777777" w:rsidTr="472F77A0">
        <w:tc>
          <w:tcPr>
            <w:tcW w:w="270" w:type="dxa"/>
            <w:vAlign w:val="center"/>
          </w:tcPr>
          <w:p w14:paraId="2B712BE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30. It’s hard to feel good about myself unless I know other people admire me.</w:t>
            </w:r>
          </w:p>
        </w:tc>
      </w:tr>
      <w:tr w:rsidR="00D9755B" w:rsidRPr="002861FC" w14:paraId="14112C18" w14:textId="77777777" w:rsidTr="472F77A0">
        <w:tc>
          <w:tcPr>
            <w:tcW w:w="270" w:type="dxa"/>
            <w:vAlign w:val="center"/>
          </w:tcPr>
          <w:p w14:paraId="1FA76DF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472F77A0">
        <w:tc>
          <w:tcPr>
            <w:tcW w:w="270" w:type="dxa"/>
            <w:vAlign w:val="center"/>
          </w:tcPr>
          <w:p w14:paraId="71D5556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472F77A0">
        <w:tc>
          <w:tcPr>
            <w:tcW w:w="270" w:type="dxa"/>
            <w:vAlign w:val="center"/>
          </w:tcPr>
          <w:p w14:paraId="19CF7F0E"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472F77A0">
        <w:tc>
          <w:tcPr>
            <w:tcW w:w="270" w:type="dxa"/>
            <w:vAlign w:val="center"/>
          </w:tcPr>
          <w:p w14:paraId="389730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472F77A0">
        <w:tc>
          <w:tcPr>
            <w:tcW w:w="270" w:type="dxa"/>
            <w:vAlign w:val="center"/>
          </w:tcPr>
          <w:p w14:paraId="7BA9A0EC"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28. It’s hard to show others the weaknesses I feel inside.</w:t>
            </w:r>
          </w:p>
        </w:tc>
      </w:tr>
      <w:tr w:rsidR="00D9755B" w:rsidRPr="002861FC" w14:paraId="7CA93C0B" w14:textId="77777777" w:rsidTr="472F77A0">
        <w:tc>
          <w:tcPr>
            <w:tcW w:w="270" w:type="dxa"/>
            <w:vAlign w:val="center"/>
          </w:tcPr>
          <w:p w14:paraId="0131E45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46. I can’t stand relying on other people because it makes me feel weak.</w:t>
            </w:r>
          </w:p>
        </w:tc>
      </w:tr>
      <w:tr w:rsidR="00D9755B" w:rsidRPr="002861FC" w14:paraId="370DD446" w14:textId="77777777" w:rsidTr="472F77A0">
        <w:tc>
          <w:tcPr>
            <w:tcW w:w="270" w:type="dxa"/>
            <w:vAlign w:val="center"/>
          </w:tcPr>
          <w:p w14:paraId="037166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472F77A0">
        <w:tc>
          <w:tcPr>
            <w:tcW w:w="270" w:type="dxa"/>
            <w:vAlign w:val="center"/>
          </w:tcPr>
          <w:p w14:paraId="28954D69"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472F77A0">
        <w:tc>
          <w:tcPr>
            <w:tcW w:w="270" w:type="dxa"/>
            <w:vAlign w:val="center"/>
          </w:tcPr>
          <w:p w14:paraId="5E1A3E7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17. Sometimes I avoid people because I’m concerned that they’ll disappoint me.</w:t>
            </w:r>
          </w:p>
        </w:tc>
      </w:tr>
      <w:tr w:rsidR="00D9755B" w:rsidRPr="002861FC" w14:paraId="56BB20D4" w14:textId="77777777" w:rsidTr="472F77A0">
        <w:tc>
          <w:tcPr>
            <w:tcW w:w="270" w:type="dxa"/>
            <w:vAlign w:val="center"/>
          </w:tcPr>
          <w:p w14:paraId="78CB2F0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472F77A0">
        <w:tc>
          <w:tcPr>
            <w:tcW w:w="270" w:type="dxa"/>
            <w:vAlign w:val="center"/>
          </w:tcPr>
          <w:p w14:paraId="63E74EE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472F77A0">
        <w:tc>
          <w:tcPr>
            <w:tcW w:w="270" w:type="dxa"/>
            <w:vAlign w:val="center"/>
          </w:tcPr>
          <w:p w14:paraId="5F99BCA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34. Sometimes I avoid people because I’m </w:t>
            </w:r>
            <w:proofErr w:type="gramStart"/>
            <w:r w:rsidRPr="472F77A0">
              <w:rPr>
                <w:rFonts w:ascii="Times New Roman" w:hAnsi="Times New Roman" w:cs="Times New Roman"/>
                <w:sz w:val="24"/>
                <w:szCs w:val="24"/>
              </w:rPr>
              <w:t>concerned</w:t>
            </w:r>
            <w:proofErr w:type="gramEnd"/>
            <w:r w:rsidRPr="472F77A0">
              <w:rPr>
                <w:rFonts w:ascii="Times New Roman" w:hAnsi="Times New Roman" w:cs="Times New Roman"/>
                <w:sz w:val="24"/>
                <w:szCs w:val="24"/>
              </w:rPr>
              <w:t xml:space="preserve"> they won’t acknowledge what I do for them.</w:t>
            </w:r>
          </w:p>
        </w:tc>
      </w:tr>
      <w:tr w:rsidR="00D9755B" w:rsidRPr="002861FC" w14:paraId="414DB9A2" w14:textId="77777777" w:rsidTr="472F77A0">
        <w:tc>
          <w:tcPr>
            <w:tcW w:w="270" w:type="dxa"/>
            <w:vAlign w:val="center"/>
          </w:tcPr>
          <w:p w14:paraId="343998B2"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472F77A0">
        <w:tc>
          <w:tcPr>
            <w:tcW w:w="270" w:type="dxa"/>
            <w:vAlign w:val="center"/>
          </w:tcPr>
          <w:p w14:paraId="5DD7422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472F77A0">
        <w:tc>
          <w:tcPr>
            <w:tcW w:w="270" w:type="dxa"/>
            <w:vAlign w:val="center"/>
          </w:tcPr>
          <w:p w14:paraId="4E9097F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18. I typically get very angry when I’m unable to get what I want from others.</w:t>
            </w:r>
          </w:p>
        </w:tc>
      </w:tr>
      <w:tr w:rsidR="00D9755B" w:rsidRPr="002861FC" w14:paraId="0EC6D121" w14:textId="77777777" w:rsidTr="472F77A0">
        <w:tc>
          <w:tcPr>
            <w:tcW w:w="270" w:type="dxa"/>
            <w:vAlign w:val="center"/>
          </w:tcPr>
          <w:p w14:paraId="361DFB8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37. It irritates me when people don’t notice how good a person I am.</w:t>
            </w:r>
          </w:p>
        </w:tc>
      </w:tr>
      <w:tr w:rsidR="00D9755B" w:rsidRPr="002861FC" w14:paraId="45EF25AE" w14:textId="77777777" w:rsidTr="472F77A0">
        <w:tc>
          <w:tcPr>
            <w:tcW w:w="270" w:type="dxa"/>
            <w:tcBorders>
              <w:bottom w:val="single" w:sz="4" w:space="0" w:color="auto"/>
            </w:tcBorders>
            <w:vAlign w:val="center"/>
          </w:tcPr>
          <w:p w14:paraId="7C519083" w14:textId="77777777" w:rsidR="00D9755B" w:rsidRPr="002861FC" w:rsidRDefault="00D9755B" w:rsidP="000F6C7B">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0F6C7B">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11F2C6E0" w14:textId="77777777" w:rsidR="002A36BB" w:rsidRDefault="002A36BB" w:rsidP="002A36BB">
      <w:pPr>
        <w:ind w:left="0"/>
      </w:pPr>
    </w:p>
    <w:p w14:paraId="29C44A4E" w14:textId="77777777" w:rsidR="002A36BB" w:rsidRDefault="002A36BB" w:rsidP="002A36BB"/>
    <w:p w14:paraId="6A635E63" w14:textId="77777777" w:rsidR="002A36BB" w:rsidRPr="002437D4" w:rsidRDefault="002A36BB" w:rsidP="002A36BB">
      <w:pPr>
        <w:pStyle w:val="Heading1"/>
        <w:rPr>
          <w:rFonts w:cstheme="minorHAnsi"/>
        </w:rPr>
      </w:pPr>
      <w:bookmarkStart w:id="213" w:name="_Toc72830083"/>
      <w:bookmarkStart w:id="214" w:name="_Toc171940457"/>
      <w:bookmarkStart w:id="215" w:name="_Toc196739430"/>
      <w:r w:rsidRPr="002437D4">
        <w:rPr>
          <w:rFonts w:cstheme="minorHAnsi"/>
        </w:rPr>
        <w:t>The Situational Test of Emotional Understanding</w:t>
      </w:r>
      <w:bookmarkEnd w:id="213"/>
      <w:bookmarkEnd w:id="214"/>
      <w:bookmarkEnd w:id="215"/>
    </w:p>
    <w:tbl>
      <w:tblPr>
        <w:tblStyle w:val="TableGrid"/>
        <w:tblW w:w="0" w:type="auto"/>
        <w:tblLook w:val="04A0" w:firstRow="1" w:lastRow="0" w:firstColumn="1" w:lastColumn="0" w:noHBand="0" w:noVBand="1"/>
      </w:tblPr>
      <w:tblGrid>
        <w:gridCol w:w="9962"/>
      </w:tblGrid>
      <w:tr w:rsidR="002A36BB" w:rsidRPr="002437D4" w14:paraId="7D8294F6" w14:textId="77777777" w:rsidTr="472F77A0">
        <w:tc>
          <w:tcPr>
            <w:tcW w:w="9962" w:type="dxa"/>
          </w:tcPr>
          <w:p w14:paraId="0128E3D2" w14:textId="77777777" w:rsidR="002A36BB" w:rsidRPr="002437D4" w:rsidRDefault="002A36BB" w:rsidP="472F77A0">
            <w:pPr>
              <w:pStyle w:val="Default"/>
              <w:spacing w:after="120" w:line="320" w:lineRule="exact"/>
              <w:contextualSpacing/>
              <w:jc w:val="both"/>
              <w:rPr>
                <w:rFonts w:asciiTheme="minorHAnsi" w:eastAsia="Calibri" w:hAnsiTheme="minorHAnsi" w:cstheme="minorHAnsi"/>
                <w:color w:val="auto"/>
              </w:rPr>
            </w:pPr>
            <w:r w:rsidRPr="002437D4">
              <w:rPr>
                <w:rFonts w:asciiTheme="minorHAnsi" w:eastAsia="Calibri" w:hAnsiTheme="minorHAnsi" w:cstheme="minorHAnsi"/>
                <w:color w:val="auto"/>
              </w:rPr>
              <w:t xml:space="preserve">The following questions each describe a </w:t>
            </w:r>
            <w:proofErr w:type="gramStart"/>
            <w:r w:rsidRPr="002437D4">
              <w:rPr>
                <w:rFonts w:asciiTheme="minorHAnsi" w:eastAsia="Calibri" w:hAnsiTheme="minorHAnsi" w:cstheme="minorHAnsi"/>
                <w:color w:val="auto"/>
              </w:rPr>
              <w:t>situation, and</w:t>
            </w:r>
            <w:proofErr w:type="gramEnd"/>
            <w:r w:rsidRPr="002437D4">
              <w:rPr>
                <w:rFonts w:asciiTheme="minorHAnsi" w:eastAsia="Calibri" w:hAnsiTheme="minorHAnsi" w:cstheme="minorHAnsi"/>
                <w:color w:val="auto"/>
              </w:rPr>
              <w:t xml:space="preserve"> ask you to choose which of five emotions is most likely to result from that situation.</w:t>
            </w:r>
          </w:p>
          <w:p w14:paraId="18B89954" w14:textId="77777777" w:rsidR="002A36BB" w:rsidRPr="002437D4" w:rsidRDefault="002A36BB" w:rsidP="000F6C7B">
            <w:pPr>
              <w:pStyle w:val="Default"/>
              <w:spacing w:after="120" w:line="320" w:lineRule="exact"/>
              <w:contextualSpacing/>
              <w:jc w:val="both"/>
              <w:rPr>
                <w:rFonts w:asciiTheme="minorHAnsi" w:hAnsiTheme="minorHAnsi" w:cstheme="minorHAnsi"/>
                <w:color w:val="auto"/>
              </w:rPr>
            </w:pPr>
          </w:p>
          <w:p w14:paraId="7CDEDB2B" w14:textId="77777777" w:rsidR="002A36BB" w:rsidRPr="002437D4" w:rsidRDefault="002A36BB" w:rsidP="000F6C7B">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i/>
                <w:iCs/>
                <w:color w:val="auto"/>
              </w:rPr>
              <w:t>Here is an example:</w:t>
            </w:r>
          </w:p>
          <w:p w14:paraId="0C8AFA0C"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Clara receives a gift. Clara is most likely to </w:t>
            </w:r>
            <w:proofErr w:type="gramStart"/>
            <w:r w:rsidRPr="002437D4">
              <w:rPr>
                <w:rFonts w:asciiTheme="minorHAnsi" w:eastAsia="Calibri" w:hAnsiTheme="minorHAnsi" w:cstheme="minorHAnsi"/>
                <w:color w:val="auto"/>
              </w:rPr>
              <w:t>feel?</w:t>
            </w:r>
            <w:proofErr w:type="gramEnd"/>
          </w:p>
          <w:p w14:paraId="4AA74BFE"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(a) </w:t>
            </w:r>
            <w:proofErr w:type="gramStart"/>
            <w:r w:rsidRPr="002437D4">
              <w:rPr>
                <w:rFonts w:asciiTheme="minorHAnsi" w:eastAsia="Calibri" w:hAnsiTheme="minorHAnsi" w:cstheme="minorHAnsi"/>
                <w:color w:val="auto"/>
              </w:rPr>
              <w:t>happy  (</w:t>
            </w:r>
            <w:proofErr w:type="gramEnd"/>
            <w:r w:rsidRPr="002437D4">
              <w:rPr>
                <w:rFonts w:asciiTheme="minorHAnsi" w:eastAsia="Calibri" w:hAnsiTheme="minorHAnsi" w:cstheme="minorHAnsi"/>
                <w:color w:val="auto"/>
              </w:rPr>
              <w:t xml:space="preserve">b) </w:t>
            </w:r>
            <w:proofErr w:type="gramStart"/>
            <w:r w:rsidRPr="002437D4">
              <w:rPr>
                <w:rFonts w:asciiTheme="minorHAnsi" w:eastAsia="Calibri" w:hAnsiTheme="minorHAnsi" w:cstheme="minorHAnsi"/>
                <w:color w:val="auto"/>
              </w:rPr>
              <w:t>angry  (</w:t>
            </w:r>
            <w:proofErr w:type="gramEnd"/>
            <w:r w:rsidRPr="002437D4">
              <w:rPr>
                <w:rFonts w:asciiTheme="minorHAnsi" w:eastAsia="Calibri" w:hAnsiTheme="minorHAnsi" w:cstheme="minorHAnsi"/>
                <w:color w:val="auto"/>
              </w:rPr>
              <w:t xml:space="preserve">c) </w:t>
            </w:r>
            <w:proofErr w:type="gramStart"/>
            <w:r w:rsidRPr="002437D4">
              <w:rPr>
                <w:rFonts w:asciiTheme="minorHAnsi" w:eastAsia="Calibri" w:hAnsiTheme="minorHAnsi" w:cstheme="minorHAnsi"/>
                <w:color w:val="auto"/>
              </w:rPr>
              <w:t>frightened  (</w:t>
            </w:r>
            <w:proofErr w:type="gramEnd"/>
            <w:r w:rsidRPr="002437D4">
              <w:rPr>
                <w:rFonts w:asciiTheme="minorHAnsi" w:eastAsia="Calibri" w:hAnsiTheme="minorHAnsi" w:cstheme="minorHAnsi"/>
                <w:color w:val="auto"/>
              </w:rPr>
              <w:t xml:space="preserve">d) </w:t>
            </w:r>
            <w:proofErr w:type="gramStart"/>
            <w:r w:rsidRPr="002437D4">
              <w:rPr>
                <w:rFonts w:asciiTheme="minorHAnsi" w:eastAsia="Calibri" w:hAnsiTheme="minorHAnsi" w:cstheme="minorHAnsi"/>
                <w:color w:val="auto"/>
              </w:rPr>
              <w:t>bored  (</w:t>
            </w:r>
            <w:proofErr w:type="gramEnd"/>
            <w:r w:rsidRPr="002437D4">
              <w:rPr>
                <w:rFonts w:asciiTheme="minorHAnsi" w:eastAsia="Calibri" w:hAnsiTheme="minorHAnsi" w:cstheme="minorHAnsi"/>
                <w:color w:val="auto"/>
              </w:rPr>
              <w:t>e) hungry</w:t>
            </w:r>
          </w:p>
          <w:p w14:paraId="0F1B1A81" w14:textId="77777777" w:rsidR="002A36BB" w:rsidRPr="002437D4" w:rsidRDefault="002A36BB" w:rsidP="000F6C7B">
            <w:pPr>
              <w:pStyle w:val="Default"/>
              <w:spacing w:after="120" w:line="320" w:lineRule="exact"/>
              <w:contextualSpacing/>
              <w:rPr>
                <w:rFonts w:asciiTheme="minorHAnsi" w:hAnsiTheme="minorHAnsi" w:cstheme="minorHAnsi"/>
                <w:color w:val="auto"/>
              </w:rPr>
            </w:pPr>
          </w:p>
          <w:p w14:paraId="1DD4886E" w14:textId="77777777" w:rsidR="002A36BB" w:rsidRPr="002437D4" w:rsidRDefault="002A36BB" w:rsidP="472F77A0">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If you think Clara would feel happy, you </w:t>
            </w:r>
            <w:proofErr w:type="gramStart"/>
            <w:r w:rsidRPr="002437D4">
              <w:rPr>
                <w:rFonts w:asciiTheme="minorHAnsi" w:eastAsia="Calibri" w:hAnsiTheme="minorHAnsi" w:cstheme="minorHAnsi"/>
                <w:color w:val="auto"/>
              </w:rPr>
              <w:t>would</w:t>
            </w:r>
            <w:proofErr w:type="gramEnd"/>
            <w:r w:rsidRPr="002437D4">
              <w:rPr>
                <w:rFonts w:asciiTheme="minorHAnsi" w:eastAsia="Calibri" w:hAnsiTheme="minorHAnsi" w:cstheme="minorHAnsi"/>
                <w:color w:val="auto"/>
              </w:rPr>
              <w:t xml:space="preserve"> </w:t>
            </w:r>
            <w:r>
              <w:rPr>
                <w:rFonts w:asciiTheme="minorHAnsi" w:eastAsia="Calibri" w:hAnsiTheme="minorHAnsi" w:cstheme="minorHAnsi"/>
                <w:color w:val="auto"/>
              </w:rPr>
              <w:t>select</w:t>
            </w:r>
            <w:r w:rsidRPr="002437D4">
              <w:rPr>
                <w:rFonts w:asciiTheme="minorHAnsi" w:eastAsia="Calibri" w:hAnsiTheme="minorHAnsi" w:cstheme="minorHAnsi"/>
                <w:color w:val="auto"/>
              </w:rPr>
              <w:t xml:space="preserve"> option A and then move to the next question. There are 19 questions.</w:t>
            </w:r>
          </w:p>
        </w:tc>
      </w:tr>
    </w:tbl>
    <w:p w14:paraId="159999A1" w14:textId="77777777" w:rsidR="002A36BB" w:rsidRDefault="002A36BB" w:rsidP="002A36BB">
      <w:pPr>
        <w:rPr>
          <w:rFonts w:cstheme="minorHAnsi"/>
          <w:color w:val="000000"/>
        </w:rPr>
      </w:pPr>
      <w:bookmarkStart w:id="216" w:name="_Toc72830084"/>
    </w:p>
    <w:p w14:paraId="40A77D7F" w14:textId="77777777" w:rsidR="002A36BB" w:rsidRPr="002A1813" w:rsidRDefault="002A36BB" w:rsidP="472F77A0">
      <w:pPr>
        <w:rPr>
          <w:rFonts w:cstheme="minorHAnsi"/>
          <w:color w:val="000000"/>
        </w:rPr>
      </w:pPr>
      <w:r w:rsidRPr="472F77A0">
        <w:rPr>
          <w:rFonts w:cstheme="minorBidi"/>
          <w:color w:val="000000" w:themeColor="text1"/>
        </w:rPr>
        <w:t xml:space="preserve">1. Xavier completes a difficult task on time and under budget. </w:t>
      </w:r>
      <w:r w:rsidRPr="472F77A0">
        <w:rPr>
          <w:rFonts w:cstheme="minorBidi"/>
          <w:i/>
          <w:iCs/>
          <w:color w:val="000000" w:themeColor="text1"/>
        </w:rPr>
        <w:t xml:space="preserve">Xavier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748639F7" w14:textId="77777777" w:rsidR="002A36BB" w:rsidRPr="002A1813" w:rsidRDefault="002A36BB" w:rsidP="472F77A0">
      <w:pPr>
        <w:rPr>
          <w:rFonts w:cstheme="minorHAnsi"/>
          <w:color w:val="000000"/>
        </w:rPr>
      </w:pPr>
      <w:r w:rsidRPr="472F77A0">
        <w:rPr>
          <w:rFonts w:cstheme="minorBidi"/>
          <w:color w:val="000000" w:themeColor="text1"/>
        </w:rPr>
        <w:t>(a) Surprise</w:t>
      </w:r>
      <w:proofErr w:type="gramStart"/>
      <w:r w:rsidRPr="472F77A0">
        <w:rPr>
          <w:rFonts w:cstheme="minorBidi"/>
          <w:color w:val="000000" w:themeColor="text1"/>
        </w:rPr>
        <w:t xml:space="preserve">   (</w:t>
      </w:r>
      <w:proofErr w:type="gramEnd"/>
      <w:r w:rsidRPr="472F77A0">
        <w:rPr>
          <w:rFonts w:cstheme="minorBidi"/>
          <w:color w:val="000000" w:themeColor="text1"/>
        </w:rPr>
        <w:t>b) Pride</w:t>
      </w:r>
      <w:proofErr w:type="gramStart"/>
      <w:r w:rsidRPr="472F77A0">
        <w:rPr>
          <w:rFonts w:cstheme="minorBidi"/>
          <w:color w:val="000000" w:themeColor="text1"/>
        </w:rPr>
        <w:t xml:space="preserve">   (</w:t>
      </w:r>
      <w:proofErr w:type="gramEnd"/>
      <w:r w:rsidRPr="472F77A0">
        <w:rPr>
          <w:rFonts w:cstheme="minorBidi"/>
          <w:color w:val="000000" w:themeColor="text1"/>
        </w:rPr>
        <w:t>c) Relief</w:t>
      </w:r>
      <w:proofErr w:type="gramStart"/>
      <w:r w:rsidRPr="472F77A0">
        <w:rPr>
          <w:rFonts w:cstheme="minorBidi"/>
          <w:color w:val="000000" w:themeColor="text1"/>
        </w:rPr>
        <w:t xml:space="preserve">   (</w:t>
      </w:r>
      <w:proofErr w:type="gramEnd"/>
      <w:r w:rsidRPr="472F77A0">
        <w:rPr>
          <w:rFonts w:cstheme="minorBidi"/>
          <w:color w:val="000000" w:themeColor="text1"/>
        </w:rPr>
        <w:t>d) Hope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Joy </w:t>
      </w:r>
    </w:p>
    <w:p w14:paraId="5C6AA7D9" w14:textId="77777777" w:rsidR="002A36BB" w:rsidRPr="002A1813" w:rsidRDefault="002A36BB" w:rsidP="002A36BB">
      <w:pPr>
        <w:rPr>
          <w:rFonts w:cstheme="minorHAnsi"/>
          <w:color w:val="000000"/>
        </w:rPr>
      </w:pPr>
    </w:p>
    <w:p w14:paraId="02B61810" w14:textId="77777777" w:rsidR="002A36BB" w:rsidRPr="002A1813" w:rsidRDefault="002A36BB" w:rsidP="472F77A0">
      <w:pPr>
        <w:rPr>
          <w:rFonts w:cstheme="minorHAnsi"/>
          <w:color w:val="000000"/>
        </w:rPr>
      </w:pPr>
      <w:r w:rsidRPr="472F77A0">
        <w:rPr>
          <w:rFonts w:cstheme="minorBidi"/>
          <w:color w:val="000000" w:themeColor="text1"/>
        </w:rPr>
        <w:t xml:space="preserve">2. If the current situation continues, Denise's employer will probably be able to move her job to a location much closer to her home, which she really wants. </w:t>
      </w:r>
      <w:r w:rsidRPr="472F77A0">
        <w:rPr>
          <w:rFonts w:cstheme="minorBidi"/>
          <w:i/>
          <w:iCs/>
          <w:color w:val="000000" w:themeColor="text1"/>
        </w:rPr>
        <w:t xml:space="preserve">Denise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1EC5C454" w14:textId="77777777" w:rsidR="002A36BB" w:rsidRPr="002A1813" w:rsidRDefault="002A36BB" w:rsidP="472F77A0">
      <w:pPr>
        <w:rPr>
          <w:rFonts w:cstheme="minorHAnsi"/>
          <w:color w:val="000000"/>
        </w:rPr>
      </w:pPr>
      <w:r w:rsidRPr="472F77A0">
        <w:rPr>
          <w:rFonts w:cstheme="minorBidi"/>
          <w:color w:val="000000" w:themeColor="text1"/>
        </w:rPr>
        <w:t>(a) Distress</w:t>
      </w:r>
      <w:proofErr w:type="gramStart"/>
      <w:r w:rsidRPr="472F77A0">
        <w:rPr>
          <w:rFonts w:cstheme="minorBidi"/>
          <w:color w:val="000000" w:themeColor="text1"/>
        </w:rPr>
        <w:t xml:space="preserve">   (</w:t>
      </w:r>
      <w:proofErr w:type="gramEnd"/>
      <w:r w:rsidRPr="472F77A0">
        <w:rPr>
          <w:rFonts w:cstheme="minorBidi"/>
          <w:color w:val="000000" w:themeColor="text1"/>
        </w:rPr>
        <w:t>b) Joy</w:t>
      </w:r>
      <w:proofErr w:type="gramStart"/>
      <w:r w:rsidRPr="472F77A0">
        <w:rPr>
          <w:rFonts w:cstheme="minorBidi"/>
          <w:color w:val="000000" w:themeColor="text1"/>
        </w:rPr>
        <w:t xml:space="preserve">   (</w:t>
      </w:r>
      <w:proofErr w:type="gramEnd"/>
      <w:r w:rsidRPr="472F77A0">
        <w:rPr>
          <w:rFonts w:cstheme="minorBidi"/>
          <w:color w:val="000000" w:themeColor="text1"/>
        </w:rPr>
        <w:t>c) Surprise</w:t>
      </w:r>
      <w:proofErr w:type="gramStart"/>
      <w:r w:rsidRPr="472F77A0">
        <w:rPr>
          <w:rFonts w:cstheme="minorBidi"/>
          <w:color w:val="000000" w:themeColor="text1"/>
        </w:rPr>
        <w:t xml:space="preserve">   (</w:t>
      </w:r>
      <w:proofErr w:type="gramEnd"/>
      <w:r w:rsidRPr="472F77A0">
        <w:rPr>
          <w:rFonts w:cstheme="minorBidi"/>
          <w:color w:val="000000" w:themeColor="text1"/>
        </w:rPr>
        <w:t>d) Hope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Fear </w:t>
      </w:r>
    </w:p>
    <w:p w14:paraId="24098BEF" w14:textId="77777777" w:rsidR="002A36BB" w:rsidRPr="002A1813" w:rsidRDefault="002A36BB" w:rsidP="002A36BB">
      <w:pPr>
        <w:rPr>
          <w:rFonts w:cstheme="minorHAnsi"/>
          <w:color w:val="000000"/>
        </w:rPr>
      </w:pPr>
    </w:p>
    <w:p w14:paraId="1D4A09E5" w14:textId="77777777" w:rsidR="002A36BB" w:rsidRPr="002A1813" w:rsidRDefault="002A36BB" w:rsidP="472F77A0">
      <w:pPr>
        <w:rPr>
          <w:rFonts w:cstheme="minorHAnsi"/>
          <w:color w:val="000000"/>
        </w:rPr>
      </w:pPr>
      <w:r w:rsidRPr="472F77A0">
        <w:rPr>
          <w:rFonts w:cstheme="minorBidi"/>
          <w:color w:val="000000" w:themeColor="text1"/>
        </w:rPr>
        <w:t xml:space="preserve">3. Song finds out that a friend of hers has borrowed money from others to pay urgent </w:t>
      </w:r>
      <w:proofErr w:type="gramStart"/>
      <w:r w:rsidRPr="472F77A0">
        <w:rPr>
          <w:rFonts w:cstheme="minorBidi"/>
          <w:color w:val="000000" w:themeColor="text1"/>
        </w:rPr>
        <w:t>bills, but</w:t>
      </w:r>
      <w:proofErr w:type="gramEnd"/>
      <w:r w:rsidRPr="472F77A0">
        <w:rPr>
          <w:rFonts w:cstheme="minorBidi"/>
          <w:color w:val="000000" w:themeColor="text1"/>
        </w:rPr>
        <w:t xml:space="preserve"> has in fact used the money for less serious purposes. </w:t>
      </w:r>
      <w:r w:rsidRPr="472F77A0">
        <w:rPr>
          <w:rFonts w:cstheme="minorBidi"/>
          <w:i/>
          <w:iCs/>
          <w:color w:val="000000" w:themeColor="text1"/>
        </w:rPr>
        <w:t xml:space="preserve">Song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3C6A6744" w14:textId="77777777" w:rsidR="002A36BB" w:rsidRPr="002A1813" w:rsidRDefault="002A36BB" w:rsidP="472F77A0">
      <w:pPr>
        <w:rPr>
          <w:rFonts w:cstheme="minorHAnsi"/>
          <w:color w:val="000000"/>
        </w:rPr>
      </w:pPr>
      <w:r w:rsidRPr="472F77A0">
        <w:rPr>
          <w:rFonts w:cstheme="minorBidi"/>
          <w:color w:val="000000" w:themeColor="text1"/>
        </w:rPr>
        <w:t>(a) Anger</w:t>
      </w:r>
      <w:proofErr w:type="gramStart"/>
      <w:r w:rsidRPr="472F77A0">
        <w:rPr>
          <w:rFonts w:cstheme="minorBidi"/>
          <w:color w:val="000000" w:themeColor="text1"/>
        </w:rPr>
        <w:t xml:space="preserve">   (</w:t>
      </w:r>
      <w:proofErr w:type="gramEnd"/>
      <w:r w:rsidRPr="472F77A0">
        <w:rPr>
          <w:rFonts w:cstheme="minorBidi"/>
          <w:color w:val="000000" w:themeColor="text1"/>
        </w:rPr>
        <w:t>b) Excitement</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c) </w:t>
      </w:r>
      <w:proofErr w:type="gramStart"/>
      <w:r w:rsidRPr="472F77A0">
        <w:rPr>
          <w:rFonts w:cstheme="minorBidi"/>
          <w:color w:val="000000" w:themeColor="text1"/>
        </w:rPr>
        <w:t>Contempt  (</w:t>
      </w:r>
      <w:proofErr w:type="gramEnd"/>
      <w:r w:rsidRPr="472F77A0">
        <w:rPr>
          <w:rFonts w:cstheme="minorBidi"/>
          <w:color w:val="000000" w:themeColor="text1"/>
        </w:rPr>
        <w:t>d) Shame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Horror </w:t>
      </w:r>
    </w:p>
    <w:p w14:paraId="590863B5" w14:textId="77777777" w:rsidR="002A36BB" w:rsidRPr="002A1813" w:rsidRDefault="002A36BB" w:rsidP="002A36BB">
      <w:pPr>
        <w:rPr>
          <w:rFonts w:cstheme="minorHAnsi"/>
          <w:color w:val="000000"/>
        </w:rPr>
      </w:pPr>
    </w:p>
    <w:p w14:paraId="31E605F3" w14:textId="77777777" w:rsidR="002A36BB" w:rsidRPr="002A1813" w:rsidRDefault="002A36BB" w:rsidP="472F77A0">
      <w:pPr>
        <w:rPr>
          <w:rFonts w:cstheme="minorHAnsi"/>
          <w:color w:val="000000"/>
        </w:rPr>
      </w:pPr>
      <w:r w:rsidRPr="472F77A0">
        <w:rPr>
          <w:rFonts w:cstheme="minorBidi"/>
          <w:color w:val="000000" w:themeColor="text1"/>
        </w:rPr>
        <w:t xml:space="preserve">4. Charles is meeting a friend to see a movie. The friend is very </w:t>
      </w:r>
      <w:proofErr w:type="gramStart"/>
      <w:r w:rsidRPr="472F77A0">
        <w:rPr>
          <w:rFonts w:cstheme="minorBidi"/>
          <w:color w:val="000000" w:themeColor="text1"/>
        </w:rPr>
        <w:t>late</w:t>
      </w:r>
      <w:proofErr w:type="gramEnd"/>
      <w:r w:rsidRPr="472F77A0">
        <w:rPr>
          <w:rFonts w:cstheme="minorBidi"/>
          <w:color w:val="000000" w:themeColor="text1"/>
        </w:rPr>
        <w:t xml:space="preserve"> and they are not in time to make it to the movie. </w:t>
      </w:r>
      <w:r w:rsidRPr="472F77A0">
        <w:rPr>
          <w:rFonts w:cstheme="minorBidi"/>
          <w:i/>
          <w:iCs/>
          <w:color w:val="000000" w:themeColor="text1"/>
        </w:rPr>
        <w:t xml:space="preserve">Charles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607F0408" w14:textId="77777777" w:rsidR="002A36BB" w:rsidRPr="002A1813" w:rsidRDefault="002A36BB" w:rsidP="472F77A0">
      <w:pPr>
        <w:rPr>
          <w:rFonts w:cstheme="minorHAnsi"/>
          <w:color w:val="000000"/>
        </w:rPr>
      </w:pPr>
      <w:r w:rsidRPr="472F77A0">
        <w:rPr>
          <w:rFonts w:cstheme="minorBidi"/>
          <w:color w:val="000000" w:themeColor="text1"/>
        </w:rPr>
        <w:t>(a) Depressed</w:t>
      </w:r>
      <w:proofErr w:type="gramStart"/>
      <w:r w:rsidRPr="472F77A0">
        <w:rPr>
          <w:rFonts w:cstheme="minorBidi"/>
          <w:color w:val="000000" w:themeColor="text1"/>
        </w:rPr>
        <w:t xml:space="preserve">   (</w:t>
      </w:r>
      <w:proofErr w:type="gramEnd"/>
      <w:r w:rsidRPr="472F77A0">
        <w:rPr>
          <w:rFonts w:cstheme="minorBidi"/>
          <w:color w:val="000000" w:themeColor="text1"/>
        </w:rPr>
        <w:t>b) Frustrated</w:t>
      </w:r>
      <w:proofErr w:type="gramStart"/>
      <w:r w:rsidRPr="472F77A0">
        <w:rPr>
          <w:rFonts w:cstheme="minorBidi"/>
          <w:color w:val="000000" w:themeColor="text1"/>
        </w:rPr>
        <w:t xml:space="preserve">   (</w:t>
      </w:r>
      <w:proofErr w:type="gramEnd"/>
      <w:r w:rsidRPr="472F77A0">
        <w:rPr>
          <w:rFonts w:cstheme="minorBidi"/>
          <w:color w:val="000000" w:themeColor="text1"/>
        </w:rPr>
        <w:t>c) Angry</w:t>
      </w:r>
      <w:proofErr w:type="gramStart"/>
      <w:r w:rsidRPr="472F77A0">
        <w:rPr>
          <w:rFonts w:cstheme="minorBidi"/>
          <w:color w:val="000000" w:themeColor="text1"/>
        </w:rPr>
        <w:t xml:space="preserve">   (</w:t>
      </w:r>
      <w:proofErr w:type="gramEnd"/>
      <w:r w:rsidRPr="472F77A0">
        <w:rPr>
          <w:rFonts w:cstheme="minorBidi"/>
          <w:color w:val="000000" w:themeColor="text1"/>
        </w:rPr>
        <w:t>d) Contemptuous</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Distressed </w:t>
      </w:r>
    </w:p>
    <w:p w14:paraId="03CA8F10" w14:textId="77777777" w:rsidR="002A36BB" w:rsidRPr="002A1813" w:rsidRDefault="002A36BB" w:rsidP="002A36BB">
      <w:pPr>
        <w:rPr>
          <w:rFonts w:cstheme="minorHAnsi"/>
          <w:color w:val="000000"/>
        </w:rPr>
      </w:pPr>
    </w:p>
    <w:p w14:paraId="0CDEF85C" w14:textId="77777777" w:rsidR="002A36BB" w:rsidRPr="002A1813" w:rsidRDefault="002A36BB" w:rsidP="002A36BB">
      <w:pPr>
        <w:rPr>
          <w:rFonts w:cstheme="minorHAnsi"/>
          <w:color w:val="000000"/>
        </w:rPr>
      </w:pPr>
      <w:r w:rsidRPr="002A1813">
        <w:rPr>
          <w:rFonts w:cstheme="minorHAnsi"/>
          <w:color w:val="000000"/>
        </w:rPr>
        <w:t xml:space="preserve">5. Someone believes that another person harmed them on purpose. There is not a lot that can be done to make things better.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0EAA6F4" w14:textId="77777777" w:rsidR="002A36BB" w:rsidRPr="002A1813" w:rsidRDefault="002A36BB" w:rsidP="472F77A0">
      <w:pPr>
        <w:rPr>
          <w:rFonts w:cstheme="minorHAnsi"/>
          <w:color w:val="000000"/>
        </w:rPr>
      </w:pPr>
      <w:r w:rsidRPr="472F77A0">
        <w:rPr>
          <w:rFonts w:cstheme="minorBidi"/>
          <w:color w:val="000000" w:themeColor="text1"/>
        </w:rPr>
        <w:t>(a) Dislike</w:t>
      </w:r>
      <w:proofErr w:type="gramStart"/>
      <w:r w:rsidRPr="472F77A0">
        <w:rPr>
          <w:rFonts w:cstheme="minorBidi"/>
          <w:color w:val="000000" w:themeColor="text1"/>
        </w:rPr>
        <w:t xml:space="preserve">   (</w:t>
      </w:r>
      <w:proofErr w:type="gramEnd"/>
      <w:r w:rsidRPr="472F77A0">
        <w:rPr>
          <w:rFonts w:cstheme="minorBidi"/>
          <w:color w:val="000000" w:themeColor="text1"/>
        </w:rPr>
        <w:t>b) Rage</w:t>
      </w:r>
      <w:proofErr w:type="gramStart"/>
      <w:r w:rsidRPr="472F77A0">
        <w:rPr>
          <w:rFonts w:cstheme="minorBidi"/>
          <w:color w:val="000000" w:themeColor="text1"/>
        </w:rPr>
        <w:t xml:space="preserve">   (</w:t>
      </w:r>
      <w:proofErr w:type="gramEnd"/>
      <w:r w:rsidRPr="472F77A0">
        <w:rPr>
          <w:rFonts w:cstheme="minorBidi"/>
          <w:color w:val="000000" w:themeColor="text1"/>
        </w:rPr>
        <w:t>c) Jealousy</w:t>
      </w:r>
      <w:proofErr w:type="gramStart"/>
      <w:r w:rsidRPr="472F77A0">
        <w:rPr>
          <w:rFonts w:cstheme="minorBidi"/>
          <w:color w:val="000000" w:themeColor="text1"/>
        </w:rPr>
        <w:t xml:space="preserve">   (</w:t>
      </w:r>
      <w:proofErr w:type="gramEnd"/>
      <w:r w:rsidRPr="472F77A0">
        <w:rPr>
          <w:rFonts w:cstheme="minorBidi"/>
          <w:color w:val="000000" w:themeColor="text1"/>
        </w:rPr>
        <w:t>d) Surprise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Anxiety </w:t>
      </w:r>
    </w:p>
    <w:p w14:paraId="2513CE10" w14:textId="77777777" w:rsidR="002A36BB" w:rsidRPr="002A1813" w:rsidRDefault="002A36BB" w:rsidP="002A36BB">
      <w:pPr>
        <w:rPr>
          <w:rFonts w:cstheme="minorHAnsi"/>
          <w:color w:val="000000"/>
        </w:rPr>
      </w:pPr>
    </w:p>
    <w:p w14:paraId="03D4F31D" w14:textId="77777777" w:rsidR="002A36BB" w:rsidRPr="002A1813" w:rsidRDefault="002A36BB" w:rsidP="472F77A0">
      <w:pPr>
        <w:rPr>
          <w:rFonts w:cstheme="minorHAnsi"/>
          <w:color w:val="000000"/>
        </w:rPr>
      </w:pPr>
      <w:r w:rsidRPr="472F77A0">
        <w:rPr>
          <w:rFonts w:cstheme="minorBidi"/>
          <w:color w:val="000000" w:themeColor="text1"/>
        </w:rPr>
        <w:t xml:space="preserve">6. Jim enjoys spending Saturdays playing with his children in the park. This year they have sporting activities on Saturdays and cannot go to the park with him </w:t>
      </w:r>
      <w:proofErr w:type="gramStart"/>
      <w:r w:rsidRPr="472F77A0">
        <w:rPr>
          <w:rFonts w:cstheme="minorBidi"/>
          <w:color w:val="000000" w:themeColor="text1"/>
        </w:rPr>
        <w:t>any more</w:t>
      </w:r>
      <w:proofErr w:type="gramEnd"/>
      <w:r w:rsidRPr="472F77A0">
        <w:rPr>
          <w:rFonts w:cstheme="minorBidi"/>
          <w:color w:val="000000" w:themeColor="text1"/>
        </w:rPr>
        <w:t xml:space="preserve">. </w:t>
      </w:r>
      <w:r w:rsidRPr="472F77A0">
        <w:rPr>
          <w:rFonts w:cstheme="minorBidi"/>
          <w:i/>
          <w:iCs/>
          <w:color w:val="000000" w:themeColor="text1"/>
        </w:rPr>
        <w:t xml:space="preserve">Jim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1B7F54F6"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b) Sad</w:t>
      </w:r>
      <w:proofErr w:type="gramStart"/>
      <w:r w:rsidRPr="472F77A0">
        <w:rPr>
          <w:rFonts w:cstheme="minorBidi"/>
          <w:color w:val="000000" w:themeColor="text1"/>
        </w:rPr>
        <w:t xml:space="preserve">   (</w:t>
      </w:r>
      <w:proofErr w:type="gramEnd"/>
      <w:r w:rsidRPr="472F77A0">
        <w:rPr>
          <w:rFonts w:cstheme="minorBidi"/>
          <w:color w:val="000000" w:themeColor="text1"/>
        </w:rPr>
        <w:t>c) Frustrated</w:t>
      </w:r>
      <w:proofErr w:type="gramStart"/>
      <w:r w:rsidRPr="472F77A0">
        <w:rPr>
          <w:rFonts w:cstheme="minorBidi"/>
          <w:color w:val="000000" w:themeColor="text1"/>
        </w:rPr>
        <w:t xml:space="preserve">   (</w:t>
      </w:r>
      <w:proofErr w:type="gramEnd"/>
      <w:r w:rsidRPr="472F77A0">
        <w:rPr>
          <w:rFonts w:cstheme="minorBidi"/>
          <w:color w:val="000000" w:themeColor="text1"/>
        </w:rPr>
        <w:t>d) Distressed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Ashamed </w:t>
      </w:r>
    </w:p>
    <w:p w14:paraId="7EEB2865" w14:textId="77777777" w:rsidR="002A36BB" w:rsidRPr="002A1813" w:rsidRDefault="002A36BB" w:rsidP="002A36BB">
      <w:pPr>
        <w:rPr>
          <w:rFonts w:cstheme="minorHAnsi"/>
          <w:color w:val="000000"/>
        </w:rPr>
      </w:pPr>
    </w:p>
    <w:p w14:paraId="1E79B264" w14:textId="77777777" w:rsidR="002A36BB" w:rsidRPr="002A1813" w:rsidRDefault="002A36BB" w:rsidP="002A36BB">
      <w:pPr>
        <w:rPr>
          <w:rFonts w:cstheme="minorHAnsi"/>
          <w:color w:val="000000"/>
        </w:rPr>
      </w:pPr>
      <w:r w:rsidRPr="002A1813">
        <w:rPr>
          <w:rFonts w:cstheme="minorHAnsi"/>
          <w:color w:val="000000"/>
        </w:rPr>
        <w:t xml:space="preserve">7. Megan is looking to buy a house. Something happened and she felt regret. </w:t>
      </w:r>
      <w:r w:rsidRPr="002A1813">
        <w:rPr>
          <w:rFonts w:cstheme="minorHAnsi"/>
          <w:i/>
          <w:iCs/>
          <w:color w:val="000000"/>
        </w:rPr>
        <w:t xml:space="preserve">What is most likely to have happened? </w:t>
      </w:r>
    </w:p>
    <w:p w14:paraId="3DBD5802" w14:textId="77777777" w:rsidR="002A36BB" w:rsidRPr="002A1813" w:rsidRDefault="002A36BB" w:rsidP="472F77A0">
      <w:pPr>
        <w:rPr>
          <w:rFonts w:cstheme="minorHAnsi"/>
          <w:color w:val="000000"/>
        </w:rPr>
      </w:pPr>
      <w:r w:rsidRPr="472F77A0">
        <w:rPr>
          <w:rFonts w:cstheme="minorBidi"/>
          <w:color w:val="000000" w:themeColor="text1"/>
        </w:rPr>
        <w:t xml:space="preserve">(a) She didn't make an offer on a house she wanted, and now she is trying to find out if it is too late. </w:t>
      </w:r>
    </w:p>
    <w:p w14:paraId="23E6089D" w14:textId="77777777" w:rsidR="002A36BB" w:rsidRPr="002A1813" w:rsidRDefault="002A36BB" w:rsidP="472F77A0">
      <w:pPr>
        <w:rPr>
          <w:rFonts w:cstheme="minorHAnsi"/>
          <w:color w:val="000000"/>
        </w:rPr>
      </w:pPr>
      <w:r w:rsidRPr="472F77A0">
        <w:rPr>
          <w:rFonts w:cstheme="minorBidi"/>
          <w:color w:val="000000" w:themeColor="text1"/>
        </w:rPr>
        <w:t xml:space="preserve">(b) She found a house she liked that she didn't think she would find. </w:t>
      </w:r>
    </w:p>
    <w:p w14:paraId="4AE5383D" w14:textId="77777777" w:rsidR="002A36BB" w:rsidRPr="002A1813" w:rsidRDefault="002A36BB" w:rsidP="472F77A0">
      <w:pPr>
        <w:rPr>
          <w:rFonts w:cstheme="minorHAnsi"/>
          <w:color w:val="000000"/>
        </w:rPr>
      </w:pPr>
      <w:r w:rsidRPr="472F77A0">
        <w:rPr>
          <w:rFonts w:cstheme="minorBidi"/>
          <w:color w:val="000000" w:themeColor="text1"/>
        </w:rPr>
        <w:t xml:space="preserve">(c) She couldn't make an offer on a house she liked because the bank didn't get her the money in time. </w:t>
      </w:r>
    </w:p>
    <w:p w14:paraId="56AB67C2" w14:textId="77777777" w:rsidR="002A36BB" w:rsidRPr="002A1813" w:rsidRDefault="002A36BB" w:rsidP="472F77A0">
      <w:pPr>
        <w:rPr>
          <w:rFonts w:cstheme="minorHAnsi"/>
          <w:color w:val="000000"/>
        </w:rPr>
      </w:pPr>
      <w:r w:rsidRPr="472F77A0">
        <w:rPr>
          <w:rFonts w:cstheme="minorBidi"/>
          <w:color w:val="000000" w:themeColor="text1"/>
        </w:rPr>
        <w:t xml:space="preserve">(d) She didn't make an offer on a house she liked and now someone else has bought it. </w:t>
      </w:r>
    </w:p>
    <w:p w14:paraId="08B85106" w14:textId="77777777" w:rsidR="002A36BB" w:rsidRPr="002A1813" w:rsidRDefault="002A36BB" w:rsidP="002A36BB">
      <w:pPr>
        <w:rPr>
          <w:rFonts w:cstheme="minorHAnsi"/>
          <w:color w:val="000000"/>
        </w:rPr>
      </w:pPr>
      <w:r w:rsidRPr="002A1813">
        <w:rPr>
          <w:rFonts w:cstheme="minorHAnsi"/>
          <w:color w:val="000000"/>
        </w:rPr>
        <w:t xml:space="preserve">(e) She made an offer on a house and is waiting to see if it is accepted. </w:t>
      </w:r>
    </w:p>
    <w:p w14:paraId="22091AF7" w14:textId="77777777" w:rsidR="002A36BB" w:rsidRPr="002A1813" w:rsidRDefault="002A36BB" w:rsidP="002A36BB">
      <w:pPr>
        <w:rPr>
          <w:rFonts w:cstheme="minorHAnsi"/>
          <w:color w:val="000000"/>
        </w:rPr>
      </w:pPr>
    </w:p>
    <w:p w14:paraId="525C29A8" w14:textId="77777777" w:rsidR="002A36BB" w:rsidRPr="002A1813" w:rsidRDefault="002A36BB" w:rsidP="002A36BB">
      <w:pPr>
        <w:rPr>
          <w:rFonts w:cstheme="minorHAnsi"/>
          <w:color w:val="000000"/>
        </w:rPr>
      </w:pPr>
      <w:r w:rsidRPr="002A1813">
        <w:rPr>
          <w:rFonts w:cstheme="minorHAnsi"/>
          <w:color w:val="000000"/>
        </w:rPr>
        <w:t xml:space="preserve">8. Mary was working at her desk. Something happened that caused her to feel surprised. </w:t>
      </w:r>
      <w:r w:rsidRPr="002A1813">
        <w:rPr>
          <w:rFonts w:cstheme="minorHAnsi"/>
          <w:i/>
          <w:iCs/>
          <w:color w:val="000000"/>
        </w:rPr>
        <w:t xml:space="preserve">What is most likely to have happened? </w:t>
      </w:r>
    </w:p>
    <w:p w14:paraId="34B6E727"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(a) Her </w:t>
      </w:r>
      <w:proofErr w:type="gramStart"/>
      <w:r w:rsidRPr="472F77A0">
        <w:rPr>
          <w:rFonts w:cstheme="minorBidi"/>
          <w:color w:val="000000" w:themeColor="text1"/>
        </w:rPr>
        <w:t>work-mate</w:t>
      </w:r>
      <w:proofErr w:type="gramEnd"/>
      <w:r w:rsidRPr="472F77A0">
        <w:rPr>
          <w:rFonts w:cstheme="minorBidi"/>
          <w:color w:val="000000" w:themeColor="text1"/>
        </w:rPr>
        <w:t xml:space="preserve"> told a silly joke. </w:t>
      </w:r>
    </w:p>
    <w:p w14:paraId="67CE83D4"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(b) She was working on a new task she hadn't dealt with before. </w:t>
      </w:r>
    </w:p>
    <w:p w14:paraId="78A452D9"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She found some results that were different from what she thought they would be. </w:t>
      </w:r>
    </w:p>
    <w:p w14:paraId="530B522E"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She realized she would not be able to complete her work. </w:t>
      </w:r>
    </w:p>
    <w:p w14:paraId="745C9895"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(e) She had to do a task she didn't normally do at work. </w:t>
      </w:r>
    </w:p>
    <w:p w14:paraId="1F567F39" w14:textId="77777777" w:rsidR="002A36BB" w:rsidRPr="002A1813" w:rsidRDefault="002A36BB" w:rsidP="002A36BB">
      <w:pPr>
        <w:rPr>
          <w:rFonts w:cstheme="minorHAnsi"/>
          <w:color w:val="000000"/>
        </w:rPr>
      </w:pPr>
    </w:p>
    <w:p w14:paraId="545B612F" w14:textId="77777777" w:rsidR="002A36BB" w:rsidRPr="002A1813" w:rsidRDefault="002A36BB" w:rsidP="472F77A0">
      <w:pPr>
        <w:rPr>
          <w:rFonts w:cstheme="minorHAnsi"/>
          <w:color w:val="000000"/>
        </w:rPr>
      </w:pPr>
      <w:r w:rsidRPr="472F77A0">
        <w:rPr>
          <w:rFonts w:cstheme="minorBidi"/>
          <w:color w:val="000000" w:themeColor="text1"/>
        </w:rPr>
        <w:t xml:space="preserve">9. Someone thinks that another person has deliberately caused something good to happen to them. </w:t>
      </w:r>
      <w:r w:rsidRPr="472F77A0">
        <w:rPr>
          <w:rFonts w:cstheme="minorBidi"/>
          <w:i/>
          <w:iCs/>
          <w:color w:val="000000" w:themeColor="text1"/>
        </w:rPr>
        <w:t xml:space="preserve">They </w:t>
      </w:r>
      <w:r w:rsidRPr="472F77A0">
        <w:rPr>
          <w:rFonts w:cstheme="minorBidi"/>
          <w:i/>
          <w:iCs/>
          <w:color w:val="000000" w:themeColor="text1"/>
        </w:rPr>
        <w:lastRenderedPageBreak/>
        <w:t xml:space="preserve">are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50AC19BF" w14:textId="77777777" w:rsidR="002A36BB" w:rsidRPr="002A1813" w:rsidRDefault="002A36BB" w:rsidP="472F77A0">
      <w:pPr>
        <w:rPr>
          <w:rFonts w:cstheme="minorHAnsi"/>
          <w:color w:val="000000"/>
        </w:rPr>
      </w:pPr>
      <w:r w:rsidRPr="472F77A0">
        <w:rPr>
          <w:rFonts w:cstheme="minorBidi"/>
          <w:color w:val="000000" w:themeColor="text1"/>
        </w:rPr>
        <w:t>(a) Hope</w:t>
      </w:r>
      <w:proofErr w:type="gramStart"/>
      <w:r w:rsidRPr="472F77A0">
        <w:rPr>
          <w:rFonts w:cstheme="minorBidi"/>
          <w:color w:val="000000" w:themeColor="text1"/>
        </w:rPr>
        <w:t xml:space="preserve">   (</w:t>
      </w:r>
      <w:proofErr w:type="gramEnd"/>
      <w:r w:rsidRPr="472F77A0">
        <w:rPr>
          <w:rFonts w:cstheme="minorBidi"/>
          <w:color w:val="000000" w:themeColor="text1"/>
        </w:rPr>
        <w:t>b) Pride</w:t>
      </w:r>
      <w:proofErr w:type="gramStart"/>
      <w:r w:rsidRPr="472F77A0">
        <w:rPr>
          <w:rFonts w:cstheme="minorBidi"/>
          <w:color w:val="000000" w:themeColor="text1"/>
        </w:rPr>
        <w:t xml:space="preserve">   (</w:t>
      </w:r>
      <w:proofErr w:type="gramEnd"/>
      <w:r w:rsidRPr="472F77A0">
        <w:rPr>
          <w:rFonts w:cstheme="minorBidi"/>
          <w:color w:val="000000" w:themeColor="text1"/>
        </w:rPr>
        <w:t>c) Gratitude</w:t>
      </w:r>
      <w:proofErr w:type="gramStart"/>
      <w:r w:rsidRPr="472F77A0">
        <w:rPr>
          <w:rFonts w:cstheme="minorBidi"/>
          <w:color w:val="000000" w:themeColor="text1"/>
        </w:rPr>
        <w:t xml:space="preserve">   (</w:t>
      </w:r>
      <w:proofErr w:type="gramEnd"/>
      <w:r w:rsidRPr="472F77A0">
        <w:rPr>
          <w:rFonts w:cstheme="minorBidi"/>
          <w:color w:val="000000" w:themeColor="text1"/>
        </w:rPr>
        <w:t>d) Surprise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Relief </w:t>
      </w:r>
    </w:p>
    <w:p w14:paraId="75648DC6" w14:textId="77777777" w:rsidR="002A36BB" w:rsidRPr="002A1813" w:rsidRDefault="002A36BB" w:rsidP="002A36BB">
      <w:pPr>
        <w:rPr>
          <w:rFonts w:cstheme="minorHAnsi"/>
          <w:color w:val="000000"/>
        </w:rPr>
      </w:pPr>
    </w:p>
    <w:p w14:paraId="2D9FD985" w14:textId="77777777" w:rsidR="002A36BB" w:rsidRPr="002A1813" w:rsidRDefault="002A36BB" w:rsidP="002A36BB">
      <w:pPr>
        <w:rPr>
          <w:rFonts w:cstheme="minorHAnsi"/>
          <w:color w:val="000000"/>
        </w:rPr>
      </w:pPr>
      <w:r w:rsidRPr="002A1813">
        <w:rPr>
          <w:rFonts w:cstheme="minorHAnsi"/>
          <w:color w:val="000000"/>
        </w:rPr>
        <w:t xml:space="preserve">10. By their own actions, a person reaches a goal they wanted to reach. </w:t>
      </w:r>
      <w:r w:rsidRPr="002A1813">
        <w:rPr>
          <w:rFonts w:cstheme="minorHAnsi"/>
          <w:i/>
          <w:iCs/>
          <w:color w:val="000000"/>
        </w:rPr>
        <w:t xml:space="preserve">The person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8688F11" w14:textId="77777777" w:rsidR="002A36BB" w:rsidRPr="002A1813" w:rsidRDefault="002A36BB" w:rsidP="472F77A0">
      <w:pPr>
        <w:rPr>
          <w:rFonts w:cstheme="minorHAnsi"/>
          <w:color w:val="000000"/>
        </w:rPr>
      </w:pPr>
      <w:r w:rsidRPr="472F77A0">
        <w:rPr>
          <w:rFonts w:cstheme="minorBidi"/>
          <w:color w:val="000000" w:themeColor="text1"/>
        </w:rPr>
        <w:t>(a) Joy</w:t>
      </w:r>
      <w:proofErr w:type="gramStart"/>
      <w:r w:rsidRPr="472F77A0">
        <w:rPr>
          <w:rFonts w:cstheme="minorBidi"/>
          <w:color w:val="000000" w:themeColor="text1"/>
        </w:rPr>
        <w:t xml:space="preserve">   (</w:t>
      </w:r>
      <w:proofErr w:type="gramEnd"/>
      <w:r w:rsidRPr="472F77A0">
        <w:rPr>
          <w:rFonts w:cstheme="minorBidi"/>
          <w:color w:val="000000" w:themeColor="text1"/>
        </w:rPr>
        <w:t>b) Hope</w:t>
      </w:r>
      <w:proofErr w:type="gramStart"/>
      <w:r w:rsidRPr="472F77A0">
        <w:rPr>
          <w:rFonts w:cstheme="minorBidi"/>
          <w:color w:val="000000" w:themeColor="text1"/>
        </w:rPr>
        <w:t xml:space="preserve">   (</w:t>
      </w:r>
      <w:proofErr w:type="gramEnd"/>
      <w:r w:rsidRPr="472F77A0">
        <w:rPr>
          <w:rFonts w:cstheme="minorBidi"/>
          <w:color w:val="000000" w:themeColor="text1"/>
        </w:rPr>
        <w:t>c) Relief</w:t>
      </w:r>
      <w:proofErr w:type="gramStart"/>
      <w:r w:rsidRPr="472F77A0">
        <w:rPr>
          <w:rFonts w:cstheme="minorBidi"/>
          <w:color w:val="000000" w:themeColor="text1"/>
        </w:rPr>
        <w:t xml:space="preserve">   (</w:t>
      </w:r>
      <w:proofErr w:type="gramEnd"/>
      <w:r w:rsidRPr="472F77A0">
        <w:rPr>
          <w:rFonts w:cstheme="minorBidi"/>
          <w:color w:val="000000" w:themeColor="text1"/>
        </w:rPr>
        <w:t>d) Pride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Surprise </w:t>
      </w:r>
    </w:p>
    <w:p w14:paraId="0E457185" w14:textId="77777777" w:rsidR="002A36BB" w:rsidRPr="002A1813" w:rsidRDefault="002A36BB" w:rsidP="002A36BB">
      <w:pPr>
        <w:rPr>
          <w:rFonts w:cstheme="minorHAnsi"/>
          <w:color w:val="000000"/>
        </w:rPr>
      </w:pPr>
    </w:p>
    <w:p w14:paraId="1920B5D7" w14:textId="77777777" w:rsidR="002A36BB" w:rsidRPr="002A1813" w:rsidRDefault="002A36BB" w:rsidP="002A36BB">
      <w:pPr>
        <w:rPr>
          <w:rFonts w:cstheme="minorHAnsi"/>
          <w:color w:val="000000"/>
        </w:rPr>
      </w:pPr>
      <w:r w:rsidRPr="002A1813">
        <w:rPr>
          <w:rFonts w:cstheme="minorHAnsi"/>
          <w:color w:val="000000"/>
        </w:rPr>
        <w:t xml:space="preserve">11. An unwanted situation becomes less likely or stops altogether.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16ECA744" w14:textId="77777777" w:rsidR="002A36BB" w:rsidRPr="002A1813" w:rsidRDefault="002A36BB" w:rsidP="472F77A0">
      <w:pPr>
        <w:rPr>
          <w:rFonts w:cstheme="minorHAnsi"/>
          <w:color w:val="000000"/>
        </w:rPr>
      </w:pPr>
      <w:r w:rsidRPr="472F77A0">
        <w:rPr>
          <w:rFonts w:cstheme="minorBidi"/>
          <w:color w:val="000000" w:themeColor="text1"/>
        </w:rPr>
        <w:t>(a) Regret</w:t>
      </w:r>
      <w:proofErr w:type="gramStart"/>
      <w:r w:rsidRPr="472F77A0">
        <w:rPr>
          <w:rFonts w:cstheme="minorBidi"/>
          <w:color w:val="000000" w:themeColor="text1"/>
        </w:rPr>
        <w:t xml:space="preserve">   (</w:t>
      </w:r>
      <w:proofErr w:type="gramEnd"/>
      <w:r w:rsidRPr="472F77A0">
        <w:rPr>
          <w:rFonts w:cstheme="minorBidi"/>
          <w:color w:val="000000" w:themeColor="text1"/>
        </w:rPr>
        <w:t>b) Hope</w:t>
      </w:r>
      <w:proofErr w:type="gramStart"/>
      <w:r w:rsidRPr="472F77A0">
        <w:rPr>
          <w:rFonts w:cstheme="minorBidi"/>
          <w:color w:val="000000" w:themeColor="text1"/>
        </w:rPr>
        <w:t xml:space="preserve">   (</w:t>
      </w:r>
      <w:proofErr w:type="gramEnd"/>
      <w:r w:rsidRPr="472F77A0">
        <w:rPr>
          <w:rFonts w:cstheme="minorBidi"/>
          <w:color w:val="000000" w:themeColor="text1"/>
        </w:rPr>
        <w:t>c) Joy</w:t>
      </w:r>
      <w:proofErr w:type="gramStart"/>
      <w:r w:rsidRPr="472F77A0">
        <w:rPr>
          <w:rFonts w:cstheme="minorBidi"/>
          <w:color w:val="000000" w:themeColor="text1"/>
        </w:rPr>
        <w:t xml:space="preserve">   (</w:t>
      </w:r>
      <w:proofErr w:type="gramEnd"/>
      <w:r w:rsidRPr="472F77A0">
        <w:rPr>
          <w:rFonts w:cstheme="minorBidi"/>
          <w:color w:val="000000" w:themeColor="text1"/>
        </w:rPr>
        <w:t>d) Sadness</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Relief </w:t>
      </w:r>
    </w:p>
    <w:p w14:paraId="0FD98AFC" w14:textId="77777777" w:rsidR="002A36BB" w:rsidRPr="0066711B" w:rsidRDefault="002A36BB" w:rsidP="002A36BB">
      <w:pPr>
        <w:rPr>
          <w:rFonts w:cstheme="minorHAnsi"/>
          <w:color w:val="000000"/>
          <w:sz w:val="16"/>
          <w:szCs w:val="16"/>
        </w:rPr>
      </w:pPr>
    </w:p>
    <w:p w14:paraId="27B5B0A0" w14:textId="77777777" w:rsidR="002A36BB" w:rsidRPr="002A1813" w:rsidRDefault="002A36BB" w:rsidP="002A36BB">
      <w:pPr>
        <w:rPr>
          <w:rFonts w:cstheme="minorHAnsi"/>
          <w:color w:val="000000"/>
        </w:rPr>
      </w:pPr>
      <w:r w:rsidRPr="002A1813">
        <w:rPr>
          <w:rFonts w:cstheme="minorHAnsi"/>
          <w:color w:val="000000"/>
        </w:rPr>
        <w:t xml:space="preserve">12. Hasad tries to use his new mobile phone. He has always been able to work out how to use different appliances, but he cannot get the phone to function. </w:t>
      </w:r>
      <w:r w:rsidRPr="002A1813">
        <w:rPr>
          <w:rFonts w:cstheme="minorHAnsi"/>
          <w:i/>
          <w:iCs/>
          <w:color w:val="000000"/>
        </w:rPr>
        <w:t xml:space="preserve">Hasad is most likely to feel? </w:t>
      </w:r>
    </w:p>
    <w:p w14:paraId="0045C41E" w14:textId="77777777" w:rsidR="002A36BB" w:rsidRPr="002A1813" w:rsidRDefault="002A36BB" w:rsidP="472F77A0">
      <w:pPr>
        <w:rPr>
          <w:rFonts w:cstheme="minorHAnsi"/>
          <w:color w:val="000000"/>
        </w:rPr>
      </w:pPr>
      <w:r w:rsidRPr="472F77A0">
        <w:rPr>
          <w:rFonts w:cstheme="minorBidi"/>
          <w:color w:val="000000" w:themeColor="text1"/>
        </w:rPr>
        <w:t>(a) Distressed</w:t>
      </w:r>
      <w:proofErr w:type="gramStart"/>
      <w:r w:rsidRPr="472F77A0">
        <w:rPr>
          <w:rFonts w:cstheme="minorBidi"/>
          <w:color w:val="000000" w:themeColor="text1"/>
        </w:rPr>
        <w:t xml:space="preserve">   (</w:t>
      </w:r>
      <w:proofErr w:type="gramEnd"/>
      <w:r w:rsidRPr="472F77A0">
        <w:rPr>
          <w:rFonts w:cstheme="minorBidi"/>
          <w:color w:val="000000" w:themeColor="text1"/>
        </w:rPr>
        <w:t>b) Confused</w:t>
      </w:r>
      <w:proofErr w:type="gramStart"/>
      <w:r w:rsidRPr="472F77A0">
        <w:rPr>
          <w:rFonts w:cstheme="minorBidi"/>
          <w:color w:val="000000" w:themeColor="text1"/>
        </w:rPr>
        <w:t xml:space="preserve">   (</w:t>
      </w:r>
      <w:proofErr w:type="gramEnd"/>
      <w:r w:rsidRPr="472F77A0">
        <w:rPr>
          <w:rFonts w:cstheme="minorBidi"/>
          <w:color w:val="000000" w:themeColor="text1"/>
        </w:rPr>
        <w:t>c) Surprised</w:t>
      </w:r>
      <w:proofErr w:type="gramStart"/>
      <w:r w:rsidRPr="472F77A0">
        <w:rPr>
          <w:rFonts w:cstheme="minorBidi"/>
          <w:color w:val="000000" w:themeColor="text1"/>
        </w:rPr>
        <w:t xml:space="preserve">   (</w:t>
      </w:r>
      <w:proofErr w:type="gramEnd"/>
      <w:r w:rsidRPr="472F77A0">
        <w:rPr>
          <w:rFonts w:cstheme="minorBidi"/>
          <w:color w:val="000000" w:themeColor="text1"/>
        </w:rPr>
        <w:t>d) Relieved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Frustrated </w:t>
      </w:r>
    </w:p>
    <w:p w14:paraId="0F816C26" w14:textId="77777777" w:rsidR="002A36BB" w:rsidRPr="0066711B" w:rsidRDefault="002A36BB" w:rsidP="002A36BB">
      <w:pPr>
        <w:rPr>
          <w:rFonts w:cstheme="minorHAnsi"/>
          <w:color w:val="000000"/>
          <w:sz w:val="16"/>
          <w:szCs w:val="16"/>
        </w:rPr>
      </w:pPr>
    </w:p>
    <w:p w14:paraId="731E9896" w14:textId="77777777" w:rsidR="002A36BB" w:rsidRPr="002A1813" w:rsidRDefault="002A36BB" w:rsidP="472F77A0">
      <w:pPr>
        <w:rPr>
          <w:rFonts w:cstheme="minorHAnsi"/>
          <w:color w:val="000000"/>
        </w:rPr>
      </w:pPr>
      <w:r w:rsidRPr="472F77A0">
        <w:rPr>
          <w:rFonts w:cstheme="minorBidi"/>
          <w:color w:val="000000" w:themeColor="text1"/>
        </w:rPr>
        <w:t xml:space="preserve">13. Dorian's friend is ill and coughs all over him without bothering to turn away or cover his mouth. </w:t>
      </w:r>
      <w:r w:rsidRPr="472F77A0">
        <w:rPr>
          <w:rFonts w:cstheme="minorBidi"/>
          <w:i/>
          <w:iCs/>
          <w:color w:val="000000" w:themeColor="text1"/>
        </w:rPr>
        <w:t xml:space="preserve">Dorian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77D0B632" w14:textId="77777777" w:rsidR="002A36BB" w:rsidRPr="002A1813" w:rsidRDefault="002A36BB" w:rsidP="472F77A0">
      <w:pPr>
        <w:rPr>
          <w:rFonts w:cstheme="minorHAnsi"/>
          <w:color w:val="000000"/>
        </w:rPr>
      </w:pPr>
      <w:r w:rsidRPr="472F77A0">
        <w:rPr>
          <w:rFonts w:cstheme="minorBidi"/>
          <w:color w:val="000000" w:themeColor="text1"/>
        </w:rPr>
        <w:t>(a) Anxiety</w:t>
      </w:r>
      <w:proofErr w:type="gramStart"/>
      <w:r w:rsidRPr="472F77A0">
        <w:rPr>
          <w:rFonts w:cstheme="minorBidi"/>
          <w:color w:val="000000" w:themeColor="text1"/>
        </w:rPr>
        <w:t xml:space="preserve">   (</w:t>
      </w:r>
      <w:proofErr w:type="gramEnd"/>
      <w:r w:rsidRPr="472F77A0">
        <w:rPr>
          <w:rFonts w:cstheme="minorBidi"/>
          <w:color w:val="000000" w:themeColor="text1"/>
        </w:rPr>
        <w:t>b) Dislike</w:t>
      </w:r>
      <w:proofErr w:type="gramStart"/>
      <w:r w:rsidRPr="472F77A0">
        <w:rPr>
          <w:rFonts w:cstheme="minorBidi"/>
          <w:color w:val="000000" w:themeColor="text1"/>
        </w:rPr>
        <w:t xml:space="preserve">   (</w:t>
      </w:r>
      <w:proofErr w:type="gramEnd"/>
      <w:r w:rsidRPr="472F77A0">
        <w:rPr>
          <w:rFonts w:cstheme="minorBidi"/>
          <w:color w:val="000000" w:themeColor="text1"/>
        </w:rPr>
        <w:t>c) Surprise</w:t>
      </w:r>
      <w:proofErr w:type="gramStart"/>
      <w:r w:rsidRPr="472F77A0">
        <w:rPr>
          <w:rFonts w:cstheme="minorBidi"/>
          <w:color w:val="000000" w:themeColor="text1"/>
        </w:rPr>
        <w:t xml:space="preserve">   (</w:t>
      </w:r>
      <w:proofErr w:type="gramEnd"/>
      <w:r w:rsidRPr="472F77A0">
        <w:rPr>
          <w:rFonts w:cstheme="minorBidi"/>
          <w:color w:val="000000" w:themeColor="text1"/>
        </w:rPr>
        <w:t>d) Jealousy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Rage </w:t>
      </w:r>
    </w:p>
    <w:p w14:paraId="1CEA8A3C" w14:textId="77777777" w:rsidR="002A36BB" w:rsidRPr="0033063A" w:rsidRDefault="002A36BB" w:rsidP="002A36BB">
      <w:pPr>
        <w:rPr>
          <w:rFonts w:cstheme="minorHAnsi"/>
          <w:color w:val="000000"/>
          <w:sz w:val="16"/>
          <w:szCs w:val="16"/>
        </w:rPr>
      </w:pPr>
    </w:p>
    <w:p w14:paraId="6CC5F331" w14:textId="77777777" w:rsidR="002A36BB" w:rsidRPr="002A1813" w:rsidRDefault="002A36BB" w:rsidP="002A36BB">
      <w:pPr>
        <w:rPr>
          <w:rFonts w:cstheme="minorHAnsi"/>
          <w:color w:val="000000"/>
        </w:rPr>
      </w:pPr>
      <w:r w:rsidRPr="002A1813">
        <w:rPr>
          <w:rFonts w:cstheme="minorHAnsi"/>
          <w:color w:val="000000"/>
        </w:rPr>
        <w:t xml:space="preserve">14. Quan and his wife are talking about what happened to them that day. Something happened that caused Quan to feel surprised. </w:t>
      </w:r>
      <w:r w:rsidRPr="002A1813">
        <w:rPr>
          <w:rFonts w:cstheme="minorHAnsi"/>
          <w:i/>
          <w:iCs/>
          <w:color w:val="000000"/>
        </w:rPr>
        <w:t xml:space="preserve">What is most likely to have happened? </w:t>
      </w:r>
    </w:p>
    <w:p w14:paraId="010F7F03"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His wife talked a lot, which did not usually happen. </w:t>
      </w:r>
    </w:p>
    <w:p w14:paraId="4A885242"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His wife talked about things that were different to what they usually discussed. </w:t>
      </w:r>
    </w:p>
    <w:p w14:paraId="6AC88258"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(c) His wife told him that she might have some bad news. </w:t>
      </w:r>
    </w:p>
    <w:p w14:paraId="293D6381"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His wife told Quan some news that was not what he thought it would be. </w:t>
      </w:r>
    </w:p>
    <w:p w14:paraId="331F172B" w14:textId="77777777" w:rsidR="002A36BB" w:rsidRPr="002A1813" w:rsidRDefault="002A36BB" w:rsidP="002A36BB">
      <w:pPr>
        <w:spacing w:line="228" w:lineRule="auto"/>
        <w:rPr>
          <w:rFonts w:cstheme="minorHAnsi"/>
          <w:color w:val="000000"/>
        </w:rPr>
      </w:pPr>
      <w:r w:rsidRPr="002A1813">
        <w:rPr>
          <w:rFonts w:cstheme="minorHAnsi"/>
          <w:color w:val="000000"/>
        </w:rPr>
        <w:t xml:space="preserve">(e) His wife told a funny story. </w:t>
      </w:r>
    </w:p>
    <w:p w14:paraId="4AC89527" w14:textId="77777777" w:rsidR="002A36BB" w:rsidRPr="0033063A" w:rsidRDefault="002A36BB" w:rsidP="002A36BB">
      <w:pPr>
        <w:rPr>
          <w:rFonts w:cstheme="minorHAnsi"/>
          <w:color w:val="000000"/>
          <w:sz w:val="16"/>
          <w:szCs w:val="16"/>
        </w:rPr>
      </w:pPr>
    </w:p>
    <w:p w14:paraId="0C0ECC6B" w14:textId="77777777" w:rsidR="002A36BB" w:rsidRPr="002A1813" w:rsidRDefault="002A36BB" w:rsidP="002A36BB">
      <w:pPr>
        <w:rPr>
          <w:rFonts w:cstheme="minorHAnsi"/>
          <w:color w:val="000000"/>
        </w:rPr>
      </w:pPr>
      <w:r w:rsidRPr="002A1813">
        <w:rPr>
          <w:rFonts w:cstheme="minorHAnsi"/>
          <w:color w:val="000000"/>
        </w:rPr>
        <w:t xml:space="preserve">15. A supervisor who is unpleasant to work for leaves Alfonso's work. </w:t>
      </w:r>
      <w:r w:rsidRPr="002A1813">
        <w:rPr>
          <w:rFonts w:cstheme="minorHAnsi"/>
          <w:i/>
          <w:iCs/>
          <w:color w:val="000000"/>
        </w:rPr>
        <w:t xml:space="preserve">Alfonso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2EC4D0C8" w14:textId="77777777" w:rsidR="002A36BB" w:rsidRPr="002A1813" w:rsidRDefault="002A36BB" w:rsidP="472F77A0">
      <w:pPr>
        <w:rPr>
          <w:rFonts w:cstheme="minorHAnsi"/>
          <w:color w:val="000000"/>
        </w:rPr>
      </w:pPr>
      <w:r w:rsidRPr="472F77A0">
        <w:rPr>
          <w:rFonts w:cstheme="minorBidi"/>
          <w:color w:val="000000" w:themeColor="text1"/>
        </w:rPr>
        <w:t xml:space="preserve">(a) </w:t>
      </w:r>
      <w:proofErr w:type="gramStart"/>
      <w:r w:rsidRPr="472F77A0">
        <w:rPr>
          <w:rFonts w:cstheme="minorBidi"/>
          <w:color w:val="000000" w:themeColor="text1"/>
        </w:rPr>
        <w:t>Joy  (</w:t>
      </w:r>
      <w:proofErr w:type="gramEnd"/>
      <w:r w:rsidRPr="472F77A0">
        <w:rPr>
          <w:rFonts w:cstheme="minorBidi"/>
          <w:color w:val="000000" w:themeColor="text1"/>
        </w:rPr>
        <w:t xml:space="preserve">b) </w:t>
      </w:r>
      <w:proofErr w:type="gramStart"/>
      <w:r w:rsidRPr="472F77A0">
        <w:rPr>
          <w:rFonts w:cstheme="minorBidi"/>
          <w:color w:val="000000" w:themeColor="text1"/>
        </w:rPr>
        <w:t>Hope  (</w:t>
      </w:r>
      <w:proofErr w:type="gramEnd"/>
      <w:r w:rsidRPr="472F77A0">
        <w:rPr>
          <w:rFonts w:cstheme="minorBidi"/>
          <w:color w:val="000000" w:themeColor="text1"/>
        </w:rPr>
        <w:t xml:space="preserve">c) </w:t>
      </w:r>
      <w:proofErr w:type="gramStart"/>
      <w:r w:rsidRPr="472F77A0">
        <w:rPr>
          <w:rFonts w:cstheme="minorBidi"/>
          <w:color w:val="000000" w:themeColor="text1"/>
        </w:rPr>
        <w:t>Regret  (</w:t>
      </w:r>
      <w:proofErr w:type="gramEnd"/>
      <w:r w:rsidRPr="472F77A0">
        <w:rPr>
          <w:rFonts w:cstheme="minorBidi"/>
          <w:color w:val="000000" w:themeColor="text1"/>
        </w:rPr>
        <w:t xml:space="preserve">d) </w:t>
      </w:r>
      <w:proofErr w:type="gramStart"/>
      <w:r w:rsidRPr="472F77A0">
        <w:rPr>
          <w:rFonts w:cstheme="minorBidi"/>
          <w:color w:val="000000" w:themeColor="text1"/>
        </w:rPr>
        <w:t>Relief  (</w:t>
      </w:r>
      <w:proofErr w:type="gramEnd"/>
      <w:r w:rsidRPr="472F77A0">
        <w:rPr>
          <w:rFonts w:cstheme="minorBidi"/>
          <w:color w:val="000000" w:themeColor="text1"/>
        </w:rPr>
        <w:t xml:space="preserve">e) Sadness </w:t>
      </w:r>
    </w:p>
    <w:p w14:paraId="4F8A4D11" w14:textId="77777777" w:rsidR="002A36BB" w:rsidRPr="0033063A" w:rsidRDefault="002A36BB" w:rsidP="002A36BB">
      <w:pPr>
        <w:rPr>
          <w:rFonts w:cstheme="minorHAnsi"/>
          <w:color w:val="000000"/>
          <w:sz w:val="16"/>
          <w:szCs w:val="16"/>
        </w:rPr>
      </w:pPr>
    </w:p>
    <w:p w14:paraId="07BB58CD" w14:textId="77777777" w:rsidR="002A36BB" w:rsidRPr="002A1813" w:rsidRDefault="002A36BB" w:rsidP="472F77A0">
      <w:pPr>
        <w:rPr>
          <w:rFonts w:cstheme="minorHAnsi"/>
          <w:color w:val="000000"/>
        </w:rPr>
      </w:pPr>
      <w:r w:rsidRPr="472F77A0">
        <w:rPr>
          <w:rFonts w:cstheme="minorBidi"/>
          <w:color w:val="000000" w:themeColor="text1"/>
        </w:rPr>
        <w:t xml:space="preserve">16. The nature of Sara's job changes due to unpredictable </w:t>
      </w:r>
      <w:proofErr w:type="gramStart"/>
      <w:r w:rsidRPr="472F77A0">
        <w:rPr>
          <w:rFonts w:cstheme="minorBidi"/>
          <w:color w:val="000000" w:themeColor="text1"/>
        </w:rPr>
        <w:t>factors</w:t>
      </w:r>
      <w:proofErr w:type="gramEnd"/>
      <w:r w:rsidRPr="472F77A0">
        <w:rPr>
          <w:rFonts w:cstheme="minorBidi"/>
          <w:color w:val="000000" w:themeColor="text1"/>
        </w:rPr>
        <w:t xml:space="preserve"> and she no longer gets to do the portions of her work that she most enjoyed. </w:t>
      </w:r>
      <w:r w:rsidRPr="472F77A0">
        <w:rPr>
          <w:rFonts w:cstheme="minorBidi"/>
          <w:i/>
          <w:iCs/>
          <w:color w:val="000000" w:themeColor="text1"/>
        </w:rPr>
        <w:t xml:space="preserve">Sara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394A58DC" w14:textId="77777777" w:rsidR="002A36BB" w:rsidRPr="002A1813" w:rsidRDefault="002A36BB" w:rsidP="472F77A0">
      <w:pPr>
        <w:rPr>
          <w:rFonts w:cstheme="minorHAnsi"/>
          <w:color w:val="000000"/>
        </w:rPr>
      </w:pPr>
      <w:r w:rsidRPr="472F77A0">
        <w:rPr>
          <w:rFonts w:cstheme="minorBidi"/>
          <w:color w:val="000000" w:themeColor="text1"/>
        </w:rPr>
        <w:t>(a) Ashamed</w:t>
      </w:r>
      <w:proofErr w:type="gramStart"/>
      <w:r w:rsidRPr="472F77A0">
        <w:rPr>
          <w:rFonts w:cstheme="minorBidi"/>
          <w:color w:val="000000" w:themeColor="text1"/>
        </w:rPr>
        <w:t xml:space="preserve">   (</w:t>
      </w:r>
      <w:proofErr w:type="gramEnd"/>
      <w:r w:rsidRPr="472F77A0">
        <w:rPr>
          <w:rFonts w:cstheme="minorBidi"/>
          <w:color w:val="000000" w:themeColor="text1"/>
        </w:rPr>
        <w:t>b) Sad</w:t>
      </w:r>
      <w:proofErr w:type="gramStart"/>
      <w:r w:rsidRPr="472F77A0">
        <w:rPr>
          <w:rFonts w:cstheme="minorBidi"/>
          <w:color w:val="000000" w:themeColor="text1"/>
        </w:rPr>
        <w:t xml:space="preserve">   (</w:t>
      </w:r>
      <w:proofErr w:type="gramEnd"/>
      <w:r w:rsidRPr="472F77A0">
        <w:rPr>
          <w:rFonts w:cstheme="minorBidi"/>
          <w:color w:val="000000" w:themeColor="text1"/>
        </w:rPr>
        <w:t>c) Angry</w:t>
      </w:r>
      <w:proofErr w:type="gramStart"/>
      <w:r w:rsidRPr="472F77A0">
        <w:rPr>
          <w:rFonts w:cstheme="minorBidi"/>
          <w:color w:val="000000" w:themeColor="text1"/>
        </w:rPr>
        <w:t xml:space="preserve">   (</w:t>
      </w:r>
      <w:proofErr w:type="gramEnd"/>
      <w:r w:rsidRPr="472F77A0">
        <w:rPr>
          <w:rFonts w:cstheme="minorBidi"/>
          <w:color w:val="000000" w:themeColor="text1"/>
        </w:rPr>
        <w:t>d) Distressed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Frustrated </w:t>
      </w:r>
    </w:p>
    <w:p w14:paraId="743FC616" w14:textId="77777777" w:rsidR="002A36BB" w:rsidRPr="002A1813" w:rsidRDefault="002A36BB" w:rsidP="002A36BB">
      <w:pPr>
        <w:rPr>
          <w:rFonts w:cstheme="minorHAnsi"/>
          <w:color w:val="000000"/>
          <w:sz w:val="16"/>
          <w:szCs w:val="16"/>
        </w:rPr>
      </w:pPr>
    </w:p>
    <w:p w14:paraId="4D9F35D9" w14:textId="77777777" w:rsidR="002A36BB" w:rsidRPr="002A1813" w:rsidRDefault="002A36BB" w:rsidP="472F77A0">
      <w:pPr>
        <w:rPr>
          <w:rFonts w:cstheme="minorHAnsi"/>
          <w:color w:val="000000"/>
        </w:rPr>
      </w:pPr>
      <w:r w:rsidRPr="472F77A0">
        <w:rPr>
          <w:rFonts w:cstheme="minorBidi"/>
          <w:color w:val="000000" w:themeColor="text1"/>
        </w:rPr>
        <w:t xml:space="preserve">17. Leila has been unable to sleep well lately and there are no changes in her life that might indicate why. </w:t>
      </w:r>
      <w:r w:rsidRPr="472F77A0">
        <w:rPr>
          <w:rFonts w:cstheme="minorBidi"/>
          <w:i/>
          <w:iCs/>
          <w:color w:val="000000" w:themeColor="text1"/>
        </w:rPr>
        <w:t xml:space="preserve">Leila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6FE1A969"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b) Scared</w:t>
      </w:r>
      <w:proofErr w:type="gramStart"/>
      <w:r w:rsidRPr="472F77A0">
        <w:rPr>
          <w:rFonts w:cstheme="minorBidi"/>
          <w:color w:val="000000" w:themeColor="text1"/>
        </w:rPr>
        <w:t xml:space="preserve">   (</w:t>
      </w:r>
      <w:proofErr w:type="gramEnd"/>
      <w:r w:rsidRPr="472F77A0">
        <w:rPr>
          <w:rFonts w:cstheme="minorBidi"/>
          <w:color w:val="000000" w:themeColor="text1"/>
        </w:rPr>
        <w:t>c) Sad</w:t>
      </w:r>
      <w:proofErr w:type="gramStart"/>
      <w:r w:rsidRPr="472F77A0">
        <w:rPr>
          <w:rFonts w:cstheme="minorBidi"/>
          <w:color w:val="000000" w:themeColor="text1"/>
        </w:rPr>
        <w:t xml:space="preserve">   (</w:t>
      </w:r>
      <w:proofErr w:type="gramEnd"/>
      <w:r w:rsidRPr="472F77A0">
        <w:rPr>
          <w:rFonts w:cstheme="minorBidi"/>
          <w:color w:val="000000" w:themeColor="text1"/>
        </w:rPr>
        <w:t>d) Distressed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Guilty </w:t>
      </w:r>
    </w:p>
    <w:p w14:paraId="3F2D0A58" w14:textId="77777777" w:rsidR="002A36BB" w:rsidRPr="0033063A" w:rsidRDefault="002A36BB" w:rsidP="002A36BB">
      <w:pPr>
        <w:rPr>
          <w:rFonts w:cstheme="minorHAnsi"/>
          <w:color w:val="000000"/>
          <w:sz w:val="16"/>
          <w:szCs w:val="16"/>
        </w:rPr>
      </w:pPr>
    </w:p>
    <w:p w14:paraId="3DF2ACB5" w14:textId="77777777" w:rsidR="002A36BB" w:rsidRPr="002A1813" w:rsidRDefault="002A36BB" w:rsidP="472F77A0">
      <w:pPr>
        <w:rPr>
          <w:rFonts w:cstheme="minorHAnsi"/>
          <w:color w:val="000000"/>
        </w:rPr>
      </w:pPr>
      <w:r w:rsidRPr="472F77A0">
        <w:rPr>
          <w:rFonts w:cstheme="minorBidi"/>
          <w:color w:val="000000" w:themeColor="text1"/>
        </w:rPr>
        <w:t xml:space="preserve">18. Someone believes another person has deliberately caused something good to stop happening to them. However, they feel they can do something about it. </w:t>
      </w:r>
      <w:r w:rsidRPr="472F77A0">
        <w:rPr>
          <w:rFonts w:cstheme="minorBidi"/>
          <w:i/>
          <w:iCs/>
          <w:color w:val="000000" w:themeColor="text1"/>
        </w:rPr>
        <w:t xml:space="preserve">They are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21D87452"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b) Contemptuous</w:t>
      </w:r>
      <w:proofErr w:type="gramStart"/>
      <w:r w:rsidRPr="472F77A0">
        <w:rPr>
          <w:rFonts w:cstheme="minorBidi"/>
          <w:color w:val="000000" w:themeColor="text1"/>
        </w:rPr>
        <w:t xml:space="preserve">   (</w:t>
      </w:r>
      <w:proofErr w:type="gramEnd"/>
      <w:r w:rsidRPr="472F77A0">
        <w:rPr>
          <w:rFonts w:cstheme="minorBidi"/>
          <w:color w:val="000000" w:themeColor="text1"/>
        </w:rPr>
        <w:t>c) Distress</w:t>
      </w:r>
      <w:proofErr w:type="gramStart"/>
      <w:r w:rsidRPr="472F77A0">
        <w:rPr>
          <w:rFonts w:cstheme="minorBidi"/>
          <w:color w:val="000000" w:themeColor="text1"/>
        </w:rPr>
        <w:t xml:space="preserve">   (</w:t>
      </w:r>
      <w:proofErr w:type="gramEnd"/>
      <w:r w:rsidRPr="472F77A0">
        <w:rPr>
          <w:rFonts w:cstheme="minorBidi"/>
          <w:color w:val="000000" w:themeColor="text1"/>
        </w:rPr>
        <w:t>d) Depressed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Frustrated </w:t>
      </w:r>
    </w:p>
    <w:p w14:paraId="07F33C18" w14:textId="77777777" w:rsidR="002A36BB" w:rsidRPr="0033063A" w:rsidRDefault="002A36BB" w:rsidP="002A36BB">
      <w:pPr>
        <w:rPr>
          <w:rFonts w:cstheme="minorHAnsi"/>
          <w:color w:val="000000"/>
          <w:sz w:val="16"/>
          <w:szCs w:val="16"/>
        </w:rPr>
      </w:pPr>
    </w:p>
    <w:p w14:paraId="19551114" w14:textId="77777777" w:rsidR="002A36BB" w:rsidRPr="002A1813" w:rsidRDefault="002A36BB" w:rsidP="002A36BB">
      <w:pPr>
        <w:rPr>
          <w:rFonts w:cstheme="minorHAnsi"/>
          <w:color w:val="000000"/>
        </w:rPr>
      </w:pPr>
      <w:r w:rsidRPr="002A1813">
        <w:rPr>
          <w:rFonts w:cstheme="minorHAnsi"/>
          <w:color w:val="000000"/>
        </w:rPr>
        <w:t xml:space="preserve">19. Matthew has been at his current job for six months. Something happened that caused him to feel regret. </w:t>
      </w:r>
      <w:r w:rsidRPr="002A1813">
        <w:rPr>
          <w:rFonts w:cstheme="minorHAnsi"/>
          <w:i/>
          <w:iCs/>
          <w:color w:val="000000"/>
        </w:rPr>
        <w:t xml:space="preserve">What is most likely to have happened? </w:t>
      </w:r>
    </w:p>
    <w:p w14:paraId="6F7CF41F"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He did not apply for a position he wanted and has found out that someone else less qualified got the job. </w:t>
      </w:r>
    </w:p>
    <w:p w14:paraId="27AE2A85"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He did not apply for a position he wanted and has started looking for a similar position. </w:t>
      </w:r>
    </w:p>
    <w:p w14:paraId="5FA20150"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He found out that opportunities for promotion have dried up. </w:t>
      </w:r>
    </w:p>
    <w:p w14:paraId="65194176" w14:textId="77777777" w:rsidR="002A36BB" w:rsidRDefault="002A36BB" w:rsidP="472F77A0">
      <w:pPr>
        <w:spacing w:line="228" w:lineRule="auto"/>
        <w:rPr>
          <w:rFonts w:cstheme="minorHAnsi"/>
          <w:color w:val="000000"/>
        </w:rPr>
      </w:pPr>
      <w:r w:rsidRPr="472F77A0">
        <w:rPr>
          <w:rFonts w:cstheme="minorBidi"/>
          <w:color w:val="000000" w:themeColor="text1"/>
        </w:rPr>
        <w:t>(d) He found out that he didn't get a position he thought he would get.</w:t>
      </w:r>
    </w:p>
    <w:p w14:paraId="14F13F2F" w14:textId="77777777" w:rsidR="002A36BB" w:rsidRPr="002A1813" w:rsidRDefault="002A36BB" w:rsidP="472F77A0">
      <w:pPr>
        <w:spacing w:line="228" w:lineRule="auto"/>
        <w:rPr>
          <w:rFonts w:eastAsia="Calibri" w:cstheme="minorHAnsi"/>
        </w:rPr>
      </w:pPr>
      <w:r w:rsidRPr="002A1813">
        <w:rPr>
          <w:rFonts w:cstheme="minorHAnsi"/>
        </w:rPr>
        <w:t>(e) He didn't hear about a position he could have applied for and now it is too late.</w:t>
      </w:r>
    </w:p>
    <w:p w14:paraId="0611B675" w14:textId="77777777" w:rsidR="002A36BB" w:rsidRDefault="002A36BB" w:rsidP="00B400D4">
      <w:pPr>
        <w:pStyle w:val="Heading1"/>
        <w:numPr>
          <w:ilvl w:val="0"/>
          <w:numId w:val="0"/>
        </w:numPr>
        <w:ind w:left="3551" w:hanging="432"/>
      </w:pPr>
      <w:bookmarkStart w:id="217" w:name="_Toc171940458"/>
      <w:bookmarkEnd w:id="217"/>
    </w:p>
    <w:p w14:paraId="70916BCF" w14:textId="77777777" w:rsidR="002A36BB" w:rsidRPr="002A1813" w:rsidRDefault="002A36BB" w:rsidP="002A36BB">
      <w:pPr>
        <w:pStyle w:val="Heading1"/>
        <w:rPr>
          <w:rFonts w:cstheme="minorHAnsi"/>
          <w:sz w:val="22"/>
          <w:szCs w:val="22"/>
        </w:rPr>
      </w:pPr>
      <w:bookmarkStart w:id="218" w:name="_Toc171940459"/>
      <w:bookmarkStart w:id="219" w:name="_Toc196739431"/>
      <w:r w:rsidRPr="002A1813">
        <w:rPr>
          <w:rFonts w:cstheme="minorHAnsi"/>
          <w:sz w:val="22"/>
          <w:szCs w:val="22"/>
        </w:rPr>
        <w:t>Situational Test of Emotion Management-Brief (STEM-B)</w:t>
      </w:r>
      <w:bookmarkEnd w:id="218"/>
      <w:bookmarkEnd w:id="219"/>
    </w:p>
    <w:tbl>
      <w:tblPr>
        <w:tblStyle w:val="TableGrid"/>
        <w:tblW w:w="0" w:type="auto"/>
        <w:tblLook w:val="04A0" w:firstRow="1" w:lastRow="0" w:firstColumn="1" w:lastColumn="0" w:noHBand="0" w:noVBand="1"/>
      </w:tblPr>
      <w:tblGrid>
        <w:gridCol w:w="9962"/>
      </w:tblGrid>
      <w:tr w:rsidR="002A36BB" w:rsidRPr="002A1813" w14:paraId="73D26684" w14:textId="77777777" w:rsidTr="472F77A0">
        <w:tc>
          <w:tcPr>
            <w:tcW w:w="9962" w:type="dxa"/>
          </w:tcPr>
          <w:p w14:paraId="15E1E514" w14:textId="77777777" w:rsidR="002A36BB" w:rsidRPr="002A1813"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In this test, you will be presented with a few brief details about an emotional </w:t>
            </w:r>
            <w:proofErr w:type="gramStart"/>
            <w:r w:rsidRPr="002A1813">
              <w:rPr>
                <w:rFonts w:asciiTheme="minorHAnsi" w:eastAsia="Calibri" w:hAnsiTheme="minorHAnsi" w:cstheme="minorHAnsi"/>
                <w:color w:val="auto"/>
                <w:sz w:val="22"/>
                <w:szCs w:val="22"/>
              </w:rPr>
              <w:t>situation, and</w:t>
            </w:r>
            <w:proofErr w:type="gramEnd"/>
            <w:r w:rsidRPr="002A1813">
              <w:rPr>
                <w:rFonts w:asciiTheme="minorHAnsi" w:eastAsia="Calibri" w:hAnsiTheme="minorHAnsi" w:cstheme="minorHAnsi"/>
                <w:color w:val="auto"/>
                <w:sz w:val="22"/>
                <w:szCs w:val="22"/>
              </w:rPr>
              <w:t xml:space="preserve"> asked to choose from four responses the most effective course of action to manage both the emotions the person is feeling and the problems they face in that situation. </w:t>
            </w:r>
          </w:p>
          <w:p w14:paraId="161DF3EE"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1623A5C4"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lastRenderedPageBreak/>
              <w:t xml:space="preserve">Although more than one course of action might be acceptable, you are asked to choose what you think the most effective response for that person in that situation would be. </w:t>
            </w:r>
          </w:p>
          <w:p w14:paraId="709AFB6F"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04ACCA1D"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Remember, you are not necessarily choosing what you would do, or the nicest thing to do, but choosing the most effective response for that situation. </w:t>
            </w:r>
          </w:p>
        </w:tc>
      </w:tr>
    </w:tbl>
    <w:p w14:paraId="69B3C7B1" w14:textId="77777777" w:rsidR="002A36BB" w:rsidRPr="00FB5B22" w:rsidRDefault="002A36BB" w:rsidP="002A36BB">
      <w:pPr>
        <w:pStyle w:val="Default"/>
        <w:contextualSpacing/>
        <w:rPr>
          <w:rFonts w:asciiTheme="minorHAnsi" w:hAnsiTheme="minorHAnsi" w:cstheme="minorHAnsi"/>
          <w:color w:val="auto"/>
          <w:sz w:val="22"/>
          <w:szCs w:val="22"/>
        </w:rPr>
      </w:pPr>
    </w:p>
    <w:p w14:paraId="3100C72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 Wai-Hin and Connie have shared an office for </w:t>
      </w:r>
      <w:proofErr w:type="gramStart"/>
      <w:r w:rsidRPr="00FB5B22">
        <w:rPr>
          <w:rFonts w:asciiTheme="minorHAnsi" w:eastAsia="Calibri" w:hAnsiTheme="minorHAnsi" w:cstheme="minorHAnsi"/>
          <w:color w:val="auto"/>
          <w:sz w:val="22"/>
          <w:szCs w:val="22"/>
        </w:rPr>
        <w:t>years</w:t>
      </w:r>
      <w:proofErr w:type="gramEnd"/>
      <w:r w:rsidRPr="00FB5B22">
        <w:rPr>
          <w:rFonts w:asciiTheme="minorHAnsi" w:eastAsia="Calibri" w:hAnsiTheme="minorHAnsi" w:cstheme="minorHAnsi"/>
          <w:color w:val="auto"/>
          <w:sz w:val="22"/>
          <w:szCs w:val="22"/>
        </w:rPr>
        <w:t xml:space="preserve"> but Wai-Hin gets a new </w:t>
      </w:r>
      <w:proofErr w:type="gramStart"/>
      <w:r w:rsidRPr="00FB5B22">
        <w:rPr>
          <w:rFonts w:asciiTheme="minorHAnsi" w:eastAsia="Calibri" w:hAnsiTheme="minorHAnsi" w:cstheme="minorHAnsi"/>
          <w:color w:val="auto"/>
          <w:sz w:val="22"/>
          <w:szCs w:val="22"/>
        </w:rPr>
        <w:t>job</w:t>
      </w:r>
      <w:proofErr w:type="gramEnd"/>
      <w:r w:rsidRPr="00FB5B22">
        <w:rPr>
          <w:rFonts w:asciiTheme="minorHAnsi" w:eastAsia="Calibri" w:hAnsiTheme="minorHAnsi" w:cstheme="minorHAnsi"/>
          <w:color w:val="auto"/>
          <w:sz w:val="22"/>
          <w:szCs w:val="22"/>
        </w:rPr>
        <w:t xml:space="preserve"> and Connie loses contact with her. </w:t>
      </w:r>
      <w:r w:rsidRPr="00FB5B22">
        <w:rPr>
          <w:rFonts w:asciiTheme="minorHAnsi" w:eastAsia="Calibri" w:hAnsiTheme="minorHAnsi" w:cstheme="minorHAnsi"/>
          <w:i/>
          <w:iCs/>
          <w:color w:val="auto"/>
          <w:sz w:val="22"/>
          <w:szCs w:val="22"/>
        </w:rPr>
        <w:t>What action would be the most effective for Connie?</w:t>
      </w:r>
    </w:p>
    <w:p w14:paraId="05E5656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Just accept that she is </w:t>
      </w:r>
      <w:proofErr w:type="gramStart"/>
      <w:r w:rsidRPr="00FB5B22">
        <w:rPr>
          <w:rFonts w:asciiTheme="minorHAnsi" w:eastAsia="Calibri" w:hAnsiTheme="minorHAnsi" w:cstheme="minorHAnsi"/>
          <w:color w:val="auto"/>
          <w:sz w:val="22"/>
          <w:szCs w:val="22"/>
        </w:rPr>
        <w:t>gone</w:t>
      </w:r>
      <w:proofErr w:type="gramEnd"/>
      <w:r w:rsidRPr="00FB5B22">
        <w:rPr>
          <w:rFonts w:asciiTheme="minorHAnsi" w:eastAsia="Calibri" w:hAnsiTheme="minorHAnsi" w:cstheme="minorHAnsi"/>
          <w:color w:val="auto"/>
          <w:sz w:val="22"/>
          <w:szCs w:val="22"/>
        </w:rPr>
        <w:t xml:space="preserve"> and the friendship is over. </w:t>
      </w:r>
    </w:p>
    <w:p w14:paraId="4C6F333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Ring Wai-Hin and ask her out for lunch or coffee to catch up. </w:t>
      </w:r>
    </w:p>
    <w:p w14:paraId="610DDF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Contact Wai-Hin and arrange to catch up but also make friends with her replacement. </w:t>
      </w:r>
    </w:p>
    <w:p w14:paraId="6C36271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Spend time getting to know the other people in the </w:t>
      </w:r>
      <w:proofErr w:type="gramStart"/>
      <w:r w:rsidRPr="00FB5B22">
        <w:rPr>
          <w:rFonts w:asciiTheme="minorHAnsi" w:eastAsia="Calibri" w:hAnsiTheme="minorHAnsi" w:cstheme="minorHAnsi"/>
          <w:color w:val="auto"/>
          <w:sz w:val="22"/>
          <w:szCs w:val="22"/>
        </w:rPr>
        <w:t>office, and</w:t>
      </w:r>
      <w:proofErr w:type="gramEnd"/>
      <w:r w:rsidRPr="00FB5B22">
        <w:rPr>
          <w:rFonts w:asciiTheme="minorHAnsi" w:eastAsia="Calibri" w:hAnsiTheme="minorHAnsi" w:cstheme="minorHAnsi"/>
          <w:color w:val="auto"/>
          <w:sz w:val="22"/>
          <w:szCs w:val="22"/>
        </w:rPr>
        <w:t xml:space="preserve"> strike up new friendships. </w:t>
      </w:r>
    </w:p>
    <w:p w14:paraId="748694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9F5B88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2. Manual is only a few years from retirement when he finds out his position will no longer exist, although he will still have a job with a less prestigious role. </w:t>
      </w:r>
      <w:r w:rsidRPr="00FB5B22">
        <w:rPr>
          <w:rFonts w:asciiTheme="minorHAnsi" w:eastAsia="Calibri" w:hAnsiTheme="minorHAnsi" w:cstheme="minorHAnsi"/>
          <w:i/>
          <w:iCs/>
          <w:color w:val="auto"/>
          <w:sz w:val="22"/>
          <w:szCs w:val="22"/>
        </w:rPr>
        <w:t>What action would be the most effective for Manual?</w:t>
      </w:r>
    </w:p>
    <w:p w14:paraId="12B4F4A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Carefully consider his options and discuss it with his family. </w:t>
      </w:r>
    </w:p>
    <w:p w14:paraId="431B5E5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Talk to his boss or the management about it. </w:t>
      </w:r>
    </w:p>
    <w:p w14:paraId="0BFE68F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Accept the </w:t>
      </w:r>
      <w:proofErr w:type="gramStart"/>
      <w:r w:rsidRPr="00FB5B22">
        <w:rPr>
          <w:rFonts w:asciiTheme="minorHAnsi" w:eastAsia="Calibri" w:hAnsiTheme="minorHAnsi" w:cstheme="minorHAnsi"/>
          <w:color w:val="auto"/>
          <w:sz w:val="22"/>
          <w:szCs w:val="22"/>
        </w:rPr>
        <w:t>situation, but</w:t>
      </w:r>
      <w:proofErr w:type="gramEnd"/>
      <w:r w:rsidRPr="00FB5B22">
        <w:rPr>
          <w:rFonts w:asciiTheme="minorHAnsi" w:eastAsia="Calibri" w:hAnsiTheme="minorHAnsi" w:cstheme="minorHAnsi"/>
          <w:color w:val="auto"/>
          <w:sz w:val="22"/>
          <w:szCs w:val="22"/>
        </w:rPr>
        <w:t xml:space="preserve"> still feel bitter about it. </w:t>
      </w:r>
    </w:p>
    <w:p w14:paraId="3A0D01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Walk out of that job. </w:t>
      </w:r>
    </w:p>
    <w:p w14:paraId="1FF01F9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9F86880"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3. Surbhi starts a new job where he doesn’t know anyone and finds that no one is particularly friendly. </w:t>
      </w:r>
      <w:r w:rsidRPr="00FB5B22">
        <w:rPr>
          <w:rFonts w:asciiTheme="minorHAnsi" w:eastAsia="Calibri" w:hAnsiTheme="minorHAnsi" w:cstheme="minorHAnsi"/>
          <w:i/>
          <w:iCs/>
          <w:color w:val="auto"/>
          <w:sz w:val="22"/>
          <w:szCs w:val="22"/>
        </w:rPr>
        <w:t>What action would be the most effective for Surbhi?</w:t>
      </w:r>
    </w:p>
    <w:p w14:paraId="29CDDA6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Have fun with his friends outside of work hours. </w:t>
      </w:r>
    </w:p>
    <w:p w14:paraId="593F99F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Concentrate on doing his work well at the new job. </w:t>
      </w:r>
    </w:p>
    <w:p w14:paraId="7801C98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w:t>
      </w:r>
      <w:proofErr w:type="gramStart"/>
      <w:r w:rsidRPr="00FB5B22">
        <w:rPr>
          <w:rFonts w:asciiTheme="minorHAnsi" w:eastAsia="Calibri" w:hAnsiTheme="minorHAnsi" w:cstheme="minorHAnsi"/>
          <w:color w:val="auto"/>
          <w:sz w:val="22"/>
          <w:szCs w:val="22"/>
        </w:rPr>
        <w:t>Make an effort</w:t>
      </w:r>
      <w:proofErr w:type="gramEnd"/>
      <w:r w:rsidRPr="00FB5B22">
        <w:rPr>
          <w:rFonts w:asciiTheme="minorHAnsi" w:eastAsia="Calibri" w:hAnsiTheme="minorHAnsi" w:cstheme="minorHAnsi"/>
          <w:color w:val="auto"/>
          <w:sz w:val="22"/>
          <w:szCs w:val="22"/>
        </w:rPr>
        <w:t xml:space="preserve"> to talk to people and be friendly himself. </w:t>
      </w:r>
    </w:p>
    <w:p w14:paraId="779D407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Leave the job and find one with a better environment.</w:t>
      </w:r>
    </w:p>
    <w:p w14:paraId="66BF222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D8EBF1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4. Andre moves away from the city his friends and family are in. He finds his friends make less effort to keep in contact than he thought they would. </w:t>
      </w:r>
      <w:r w:rsidRPr="00FB5B22">
        <w:rPr>
          <w:rFonts w:asciiTheme="minorHAnsi" w:eastAsia="Calibri" w:hAnsiTheme="minorHAnsi" w:cstheme="minorHAnsi"/>
          <w:i/>
          <w:iCs/>
          <w:color w:val="auto"/>
          <w:sz w:val="22"/>
          <w:szCs w:val="22"/>
        </w:rPr>
        <w:t>What action would be the most effective for Andre?</w:t>
      </w:r>
    </w:p>
    <w:p w14:paraId="7845854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Try to adjust to life in the new city by joining clubs and activities there. </w:t>
      </w:r>
    </w:p>
    <w:p w14:paraId="1E180B2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He should make the effort to contact </w:t>
      </w:r>
      <w:proofErr w:type="gramStart"/>
      <w:r w:rsidRPr="00FB5B22">
        <w:rPr>
          <w:rFonts w:asciiTheme="minorHAnsi" w:eastAsia="Calibri" w:hAnsiTheme="minorHAnsi" w:cstheme="minorHAnsi"/>
          <w:color w:val="auto"/>
          <w:sz w:val="22"/>
          <w:szCs w:val="22"/>
        </w:rPr>
        <w:t>them, but</w:t>
      </w:r>
      <w:proofErr w:type="gramEnd"/>
      <w:r w:rsidRPr="00FB5B22">
        <w:rPr>
          <w:rFonts w:asciiTheme="minorHAnsi" w:eastAsia="Calibri" w:hAnsiTheme="minorHAnsi" w:cstheme="minorHAnsi"/>
          <w:color w:val="auto"/>
          <w:sz w:val="22"/>
          <w:szCs w:val="22"/>
        </w:rPr>
        <w:t xml:space="preserve"> also try to meet people in his new city. </w:t>
      </w:r>
    </w:p>
    <w:p w14:paraId="1B6FCC5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Let go of his old friends, who have shown themselves to be unreliable. </w:t>
      </w:r>
    </w:p>
    <w:p w14:paraId="2AFE76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Tell his friends he is disappointed in them for not contacting him. </w:t>
      </w:r>
    </w:p>
    <w:p w14:paraId="7F0597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148415C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5. Clayton has been overseas for a long time and returns to visit his family. So much has changed that Clayton feels left out. </w:t>
      </w:r>
      <w:r w:rsidRPr="00FB5B22">
        <w:rPr>
          <w:rFonts w:asciiTheme="minorHAnsi" w:eastAsia="Calibri" w:hAnsiTheme="minorHAnsi" w:cstheme="minorHAnsi"/>
          <w:i/>
          <w:iCs/>
          <w:color w:val="auto"/>
          <w:sz w:val="22"/>
          <w:szCs w:val="22"/>
        </w:rPr>
        <w:t>What action would be the most effective for Clayton?</w:t>
      </w:r>
    </w:p>
    <w:p w14:paraId="2A45052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Nothing – it will sort itself out soon enough. </w:t>
      </w:r>
    </w:p>
    <w:p w14:paraId="34E3A56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Tell his family he feels left out. </w:t>
      </w:r>
    </w:p>
    <w:p w14:paraId="1C4D1A0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Spend time listening and getting involved again.</w:t>
      </w:r>
    </w:p>
    <w:p w14:paraId="54ECBF4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Reflect that relationships can change with time. </w:t>
      </w:r>
    </w:p>
    <w:p w14:paraId="197227B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4B6A37B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lastRenderedPageBreak/>
        <w:t xml:space="preserve">6. Daniel has been accepted for a prestigious position in a different country from his family, who he is close to. He and his wife decide it is worth relocating. </w:t>
      </w:r>
      <w:r w:rsidRPr="00FB5B22">
        <w:rPr>
          <w:rFonts w:asciiTheme="minorHAnsi" w:eastAsia="Calibri" w:hAnsiTheme="minorHAnsi" w:cstheme="minorHAnsi"/>
          <w:i/>
          <w:iCs/>
          <w:color w:val="auto"/>
          <w:sz w:val="22"/>
          <w:szCs w:val="22"/>
        </w:rPr>
        <w:t>What action would be the most effective for Daniel?</w:t>
      </w:r>
    </w:p>
    <w:p w14:paraId="44E7ABE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he shouldn’t have applied for the job if he didn’t want to leave. </w:t>
      </w:r>
    </w:p>
    <w:p w14:paraId="06BAFA5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Set up a system for staying in touch, like weekly phone calls or emails.  </w:t>
      </w:r>
    </w:p>
    <w:p w14:paraId="4E22964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Think about the great opportunities this change offers. </w:t>
      </w:r>
    </w:p>
    <w:p w14:paraId="1FEBDDE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Don’t take the position. </w:t>
      </w:r>
    </w:p>
    <w:p w14:paraId="36AC1AD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38F827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7. Mei Ling answers the phone and hears that close relatives are in hospital critically ill.</w:t>
      </w:r>
      <w:r w:rsidRPr="00FB5B22">
        <w:rPr>
          <w:rFonts w:asciiTheme="minorHAnsi" w:eastAsia="Calibri" w:hAnsiTheme="minorHAnsi" w:cstheme="minorHAnsi"/>
          <w:i/>
          <w:iCs/>
          <w:color w:val="auto"/>
          <w:sz w:val="22"/>
          <w:szCs w:val="22"/>
        </w:rPr>
        <w:t xml:space="preserve"> What action would be the most effective for Mei Ling?</w:t>
      </w:r>
    </w:p>
    <w:p w14:paraId="338D554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Let herself cry and express emotion for as long as she feels like. </w:t>
      </w:r>
    </w:p>
    <w:p w14:paraId="500CEE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(b) Speak to other family to calm herself and find out what is happening, then visit the hospital.</w:t>
      </w:r>
    </w:p>
    <w:p w14:paraId="1B25202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There is nothing she can do. </w:t>
      </w:r>
    </w:p>
    <w:p w14:paraId="7A4E3DB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Visit the hospital and ask staff about their condition. </w:t>
      </w:r>
    </w:p>
    <w:p w14:paraId="26A3A53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F0657A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8. Shona has not spoken to her nephew for months, whereas when he was </w:t>
      </w:r>
      <w:proofErr w:type="gramStart"/>
      <w:r w:rsidRPr="00FB5B22">
        <w:rPr>
          <w:rFonts w:asciiTheme="minorHAnsi" w:eastAsia="Calibri" w:hAnsiTheme="minorHAnsi" w:cstheme="minorHAnsi"/>
          <w:color w:val="auto"/>
          <w:sz w:val="22"/>
          <w:szCs w:val="22"/>
        </w:rPr>
        <w:t>younger</w:t>
      </w:r>
      <w:proofErr w:type="gramEnd"/>
      <w:r w:rsidRPr="00FB5B22">
        <w:rPr>
          <w:rFonts w:asciiTheme="minorHAnsi" w:eastAsia="Calibri" w:hAnsiTheme="minorHAnsi" w:cstheme="minorHAnsi"/>
          <w:color w:val="auto"/>
          <w:sz w:val="22"/>
          <w:szCs w:val="22"/>
        </w:rPr>
        <w:t xml:space="preserve"> they were very close. She rings him but he can only talk for five minutes. </w:t>
      </w:r>
      <w:r w:rsidRPr="00FB5B22">
        <w:rPr>
          <w:rFonts w:asciiTheme="minorHAnsi" w:eastAsia="Calibri" w:hAnsiTheme="minorHAnsi" w:cstheme="minorHAnsi"/>
          <w:i/>
          <w:iCs/>
          <w:color w:val="auto"/>
          <w:sz w:val="22"/>
          <w:szCs w:val="22"/>
        </w:rPr>
        <w:t>What action would be the most effective for Shona?</w:t>
      </w:r>
    </w:p>
    <w:p w14:paraId="615D29E9"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that he is growing up and might not want to spend so much time with his family </w:t>
      </w:r>
      <w:proofErr w:type="gramStart"/>
      <w:r w:rsidRPr="00FB5B22">
        <w:rPr>
          <w:rFonts w:asciiTheme="minorHAnsi" w:eastAsia="Calibri" w:hAnsiTheme="minorHAnsi" w:cstheme="minorHAnsi"/>
          <w:color w:val="auto"/>
          <w:sz w:val="22"/>
          <w:szCs w:val="22"/>
        </w:rPr>
        <w:t>any more</w:t>
      </w:r>
      <w:proofErr w:type="gramEnd"/>
      <w:r w:rsidRPr="00FB5B22">
        <w:rPr>
          <w:rFonts w:asciiTheme="minorHAnsi" w:eastAsia="Calibri" w:hAnsiTheme="minorHAnsi" w:cstheme="minorHAnsi"/>
          <w:color w:val="auto"/>
          <w:sz w:val="22"/>
          <w:szCs w:val="22"/>
        </w:rPr>
        <w:t xml:space="preserve">. </w:t>
      </w:r>
    </w:p>
    <w:p w14:paraId="4E1DA8BC"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Make plans to drop by and visit him in person and have a good chat. </w:t>
      </w:r>
    </w:p>
    <w:p w14:paraId="62DF0D0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Understand that relationships </w:t>
      </w:r>
      <w:proofErr w:type="gramStart"/>
      <w:r w:rsidRPr="00FB5B22">
        <w:rPr>
          <w:rFonts w:asciiTheme="minorHAnsi" w:eastAsia="Calibri" w:hAnsiTheme="minorHAnsi" w:cstheme="minorHAnsi"/>
          <w:color w:val="auto"/>
          <w:sz w:val="22"/>
          <w:szCs w:val="22"/>
        </w:rPr>
        <w:t>change, but</w:t>
      </w:r>
      <w:proofErr w:type="gramEnd"/>
      <w:r w:rsidRPr="00FB5B22">
        <w:rPr>
          <w:rFonts w:asciiTheme="minorHAnsi" w:eastAsia="Calibri" w:hAnsiTheme="minorHAnsi" w:cstheme="minorHAnsi"/>
          <w:color w:val="auto"/>
          <w:sz w:val="22"/>
          <w:szCs w:val="22"/>
        </w:rPr>
        <w:t xml:space="preserve"> keep calling him from time to time. </w:t>
      </w:r>
    </w:p>
    <w:p w14:paraId="2203085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Be upset about </w:t>
      </w:r>
      <w:proofErr w:type="gramStart"/>
      <w:r w:rsidRPr="00FB5B22">
        <w:rPr>
          <w:rFonts w:asciiTheme="minorHAnsi" w:eastAsia="Calibri" w:hAnsiTheme="minorHAnsi" w:cstheme="minorHAnsi"/>
          <w:color w:val="auto"/>
          <w:sz w:val="22"/>
          <w:szCs w:val="22"/>
        </w:rPr>
        <w:t>it, but</w:t>
      </w:r>
      <w:proofErr w:type="gramEnd"/>
      <w:r w:rsidRPr="00FB5B22">
        <w:rPr>
          <w:rFonts w:asciiTheme="minorHAnsi" w:eastAsia="Calibri" w:hAnsiTheme="minorHAnsi" w:cstheme="minorHAnsi"/>
          <w:color w:val="auto"/>
          <w:sz w:val="22"/>
          <w:szCs w:val="22"/>
        </w:rPr>
        <w:t xml:space="preserve"> realize there is nothing she can do. </w:t>
      </w:r>
    </w:p>
    <w:p w14:paraId="696348F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20F4273F"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9. Mina and her sister-in-law normally get along quite well, and the sister-in-law regularly baby-sits for her for a small fee. Lately she has also been cleaning away cobwebs, commenting on the mess, which Mina finds insulting. </w:t>
      </w:r>
      <w:r w:rsidRPr="00FB5B22">
        <w:rPr>
          <w:rFonts w:asciiTheme="minorHAnsi" w:eastAsia="Calibri" w:hAnsiTheme="minorHAnsi" w:cstheme="minorHAnsi"/>
          <w:i/>
          <w:iCs/>
          <w:color w:val="auto"/>
          <w:sz w:val="22"/>
          <w:szCs w:val="22"/>
        </w:rPr>
        <w:t>What action would be the most effective for Mina?</w:t>
      </w:r>
    </w:p>
    <w:p w14:paraId="51924FB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Tell her sister-in-law these comments upset her. </w:t>
      </w:r>
    </w:p>
    <w:p w14:paraId="7509D3C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Get a new babysitter. </w:t>
      </w:r>
    </w:p>
    <w:p w14:paraId="150F975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Be grateful her house is being cleaned for free. </w:t>
      </w:r>
    </w:p>
    <w:p w14:paraId="122E016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Tell her only to baby-sit, not to clean.</w:t>
      </w:r>
    </w:p>
    <w:p w14:paraId="09F9B979" w14:textId="77777777" w:rsidR="002A36BB"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C4D08A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10. Juno is </w:t>
      </w:r>
      <w:proofErr w:type="gramStart"/>
      <w:r w:rsidRPr="00FB5B22">
        <w:rPr>
          <w:rFonts w:asciiTheme="minorHAnsi" w:eastAsia="Calibri" w:hAnsiTheme="minorHAnsi" w:cstheme="minorHAnsi"/>
          <w:color w:val="auto"/>
          <w:sz w:val="22"/>
          <w:szCs w:val="22"/>
        </w:rPr>
        <w:t>fairly sure</w:t>
      </w:r>
      <w:proofErr w:type="gramEnd"/>
      <w:r w:rsidRPr="00FB5B22">
        <w:rPr>
          <w:rFonts w:asciiTheme="minorHAnsi" w:eastAsia="Calibri" w:hAnsiTheme="minorHAnsi" w:cstheme="minorHAnsi"/>
          <w:color w:val="auto"/>
          <w:sz w:val="22"/>
          <w:szCs w:val="22"/>
        </w:rPr>
        <w:t xml:space="preserve"> his company is going down and his job is under threat. It is a large company and nothing official has been said. </w:t>
      </w:r>
      <w:r w:rsidRPr="00FB5B22">
        <w:rPr>
          <w:rFonts w:asciiTheme="minorHAnsi" w:eastAsia="Calibri" w:hAnsiTheme="minorHAnsi" w:cstheme="minorHAnsi"/>
          <w:i/>
          <w:iCs/>
          <w:color w:val="auto"/>
          <w:sz w:val="22"/>
          <w:szCs w:val="22"/>
        </w:rPr>
        <w:t>What action would be the most effective for Juno?</w:t>
      </w:r>
    </w:p>
    <w:p w14:paraId="4251191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Find out what is happening and discuss his concerns with his family.  </w:t>
      </w:r>
    </w:p>
    <w:p w14:paraId="3C3CC3A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Try to keep the company afloat by working harder.  </w:t>
      </w:r>
    </w:p>
    <w:p w14:paraId="022AA2E8"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Start applying for other jobs.  </w:t>
      </w:r>
    </w:p>
    <w:p w14:paraId="38B84B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Think of these events as an opportunity for a new start.  </w:t>
      </w:r>
    </w:p>
    <w:p w14:paraId="1133DC0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D8C506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11. Mallory moves from a small company to a very large one, where there is little personal contact, which she misses. </w:t>
      </w:r>
      <w:r w:rsidRPr="00FB5B22">
        <w:rPr>
          <w:rFonts w:asciiTheme="minorHAnsi" w:hAnsiTheme="minorHAnsi" w:cstheme="minorHAnsi"/>
          <w:i/>
          <w:iCs/>
          <w:color w:val="auto"/>
          <w:sz w:val="22"/>
          <w:szCs w:val="22"/>
        </w:rPr>
        <w:t>What action would be the most effective for Mallory?</w:t>
      </w:r>
    </w:p>
    <w:p w14:paraId="5AF48BA7"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workmates, try to create social contacts and make friends.  </w:t>
      </w:r>
    </w:p>
    <w:p w14:paraId="729E6D8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Start looking for a new job so she can leave that environment. </w:t>
      </w:r>
    </w:p>
    <w:p w14:paraId="42DC57B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Just give it time, and things will be okay. </w:t>
      </w:r>
    </w:p>
    <w:p w14:paraId="1A1DDD9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Concentrate on her outside-work friends and colleagues from previous jobs. </w:t>
      </w:r>
    </w:p>
    <w:p w14:paraId="06CA1EE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31151B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12. A demanding client takes up a lot of Jill’s time and then asks to speak to Jill’s boss about her performance. Although Jill’s boss assures her that her performance is fine, Jill feels upset. </w:t>
      </w:r>
      <w:r w:rsidRPr="00FB5B22">
        <w:rPr>
          <w:rFonts w:asciiTheme="minorHAnsi" w:hAnsiTheme="minorHAnsi" w:cstheme="minorHAnsi"/>
          <w:i/>
          <w:iCs/>
          <w:color w:val="auto"/>
          <w:sz w:val="22"/>
          <w:szCs w:val="22"/>
        </w:rPr>
        <w:t>What action would be the most effective for Jill?</w:t>
      </w:r>
    </w:p>
    <w:p w14:paraId="1A79081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friends or workmates about it. </w:t>
      </w:r>
    </w:p>
    <w:p w14:paraId="3037303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Ignore the incident and move on to her next task. </w:t>
      </w:r>
    </w:p>
    <w:p w14:paraId="5040B49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Calm down by taking deep breaths or going for a short walk. </w:t>
      </w:r>
    </w:p>
    <w:p w14:paraId="5D5D218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Think that she has been successful in the past and this client being difficult is not her fault. </w:t>
      </w:r>
    </w:p>
    <w:p w14:paraId="58DC30F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24FC71B"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13. Blair and Flynn usually go to a cafe after the working week and chat about what’s going on in the company. After Blair’s job is moved to a different section in the company, he stops coming to the cafe. Flynn misses these Friday talks. </w:t>
      </w:r>
      <w:r w:rsidRPr="00FB5B22">
        <w:rPr>
          <w:rFonts w:asciiTheme="minorHAnsi" w:hAnsiTheme="minorHAnsi" w:cstheme="minorHAnsi"/>
          <w:i/>
          <w:iCs/>
          <w:color w:val="auto"/>
          <w:sz w:val="22"/>
          <w:szCs w:val="22"/>
        </w:rPr>
        <w:t>What action would be the most effective for Flynn?</w:t>
      </w:r>
    </w:p>
    <w:p w14:paraId="199619F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Go to the cafe or socialize with other workers. </w:t>
      </w:r>
    </w:p>
    <w:p w14:paraId="2E6E292A"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Don’t worry about it, ignore the changes and let Blair be. </w:t>
      </w:r>
    </w:p>
    <w:p w14:paraId="532DF8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Not talk to Blair again. </w:t>
      </w:r>
    </w:p>
    <w:p w14:paraId="259CF168"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Invite Blair again, maybe rescheduling for another time. </w:t>
      </w:r>
    </w:p>
    <w:p w14:paraId="10E5E76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EEBB608"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14. Michelle’s friend Dara is moving overseas to live with her partner. They have been good friends for many years and Dara is unlikely to come back. </w:t>
      </w:r>
      <w:r w:rsidRPr="00FB5B22">
        <w:rPr>
          <w:rFonts w:asciiTheme="minorHAnsi" w:hAnsiTheme="minorHAnsi" w:cstheme="minorHAnsi"/>
          <w:i/>
          <w:iCs/>
          <w:color w:val="auto"/>
          <w:sz w:val="22"/>
          <w:szCs w:val="22"/>
        </w:rPr>
        <w:t>What action would be the most effective for Michelle?</w:t>
      </w:r>
    </w:p>
    <w:p w14:paraId="13B339A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(a) Forget about Dara.</w:t>
      </w:r>
    </w:p>
    <w:p w14:paraId="5DB7B95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Spend time with other friends, keeping herself busy. </w:t>
      </w:r>
    </w:p>
    <w:p w14:paraId="6C4D701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(c) Think that Dara and her partner will return soon.</w:t>
      </w:r>
    </w:p>
    <w:p w14:paraId="71D1A1A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Make sure she keeps in contact through email, phone or letter writing. </w:t>
      </w:r>
    </w:p>
    <w:p w14:paraId="12347824" w14:textId="77777777" w:rsidR="002A36BB" w:rsidRDefault="002A36BB" w:rsidP="002A36BB">
      <w:pPr>
        <w:pStyle w:val="Default"/>
        <w:spacing w:after="120" w:line="320" w:lineRule="exact"/>
        <w:contextualSpacing/>
        <w:rPr>
          <w:rFonts w:asciiTheme="minorHAnsi" w:hAnsiTheme="minorHAnsi" w:cstheme="minorHAnsi"/>
          <w:color w:val="auto"/>
          <w:sz w:val="22"/>
          <w:szCs w:val="22"/>
        </w:rPr>
      </w:pPr>
    </w:p>
    <w:p w14:paraId="01F1AE2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15. Hannah’s access to essential resources has been delayed and her work is way behind schedule. Her progress report makes no mention of the lack of resources.</w:t>
      </w:r>
      <w:r w:rsidRPr="00FB5B22">
        <w:rPr>
          <w:rFonts w:asciiTheme="minorHAnsi" w:hAnsiTheme="minorHAnsi" w:cstheme="minorHAnsi"/>
          <w:i/>
          <w:iCs/>
          <w:color w:val="auto"/>
          <w:sz w:val="22"/>
          <w:szCs w:val="22"/>
        </w:rPr>
        <w:t xml:space="preserve"> What action would be the most effective for Hannah?</w:t>
      </w:r>
    </w:p>
    <w:p w14:paraId="2FB30D6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Explain the lack of resources to her boss or to management. </w:t>
      </w:r>
    </w:p>
    <w:p w14:paraId="0315C5DF"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Learn that she should </w:t>
      </w:r>
      <w:proofErr w:type="gramStart"/>
      <w:r w:rsidRPr="00FB5B22">
        <w:rPr>
          <w:rFonts w:asciiTheme="minorHAnsi" w:hAnsiTheme="minorHAnsi" w:cstheme="minorHAnsi"/>
          <w:color w:val="auto"/>
          <w:sz w:val="22"/>
          <w:szCs w:val="22"/>
        </w:rPr>
        <w:t>plan ahead</w:t>
      </w:r>
      <w:proofErr w:type="gramEnd"/>
      <w:r w:rsidRPr="00FB5B22">
        <w:rPr>
          <w:rFonts w:asciiTheme="minorHAnsi" w:hAnsiTheme="minorHAnsi" w:cstheme="minorHAnsi"/>
          <w:color w:val="auto"/>
          <w:sz w:val="22"/>
          <w:szCs w:val="22"/>
        </w:rPr>
        <w:t xml:space="preserve"> for next time. </w:t>
      </w:r>
    </w:p>
    <w:p w14:paraId="7554AEE3"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Document the lack of resources in her progress report. </w:t>
      </w:r>
    </w:p>
    <w:p w14:paraId="4CC6211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Don’t worry about it. </w:t>
      </w:r>
    </w:p>
    <w:p w14:paraId="67F166D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330267D9"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16. Reece’s friend points out that her young children seem to be developing more quickly than Reece's. Reece sees that this is true. </w:t>
      </w:r>
      <w:r w:rsidRPr="00FB5B22">
        <w:rPr>
          <w:rFonts w:asciiTheme="minorHAnsi" w:hAnsiTheme="minorHAnsi" w:cstheme="minorHAnsi"/>
          <w:i/>
          <w:iCs/>
          <w:color w:val="auto"/>
          <w:sz w:val="22"/>
          <w:szCs w:val="22"/>
        </w:rPr>
        <w:t>What action would be the most effective for Reece?</w:t>
      </w:r>
    </w:p>
    <w:p w14:paraId="7E56B65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the issue over with another friend. </w:t>
      </w:r>
    </w:p>
    <w:p w14:paraId="5F9DFE8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Angrily confront her friend about making such statements. </w:t>
      </w:r>
    </w:p>
    <w:p w14:paraId="4B3A292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Realize that children develop at different rates. </w:t>
      </w:r>
    </w:p>
    <w:p w14:paraId="1148B7A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Talk to a doctor about what the normal rates of development are. </w:t>
      </w:r>
    </w:p>
    <w:p w14:paraId="2DBA1AEC"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7A78B60"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17. Jumah has been working at a new job part-time while he studies. His shift times for the week are changed at the last minute, without consulting him. </w:t>
      </w:r>
      <w:r w:rsidRPr="00FB5B22">
        <w:rPr>
          <w:rFonts w:asciiTheme="minorHAnsi" w:hAnsiTheme="minorHAnsi" w:cstheme="minorHAnsi"/>
          <w:i/>
          <w:iCs/>
          <w:color w:val="auto"/>
          <w:sz w:val="22"/>
          <w:szCs w:val="22"/>
        </w:rPr>
        <w:t>What action would be the most effective for Jumah?</w:t>
      </w:r>
    </w:p>
    <w:p w14:paraId="519AD23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Refuse to work the new shifts. </w:t>
      </w:r>
    </w:p>
    <w:p w14:paraId="3B7E865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lastRenderedPageBreak/>
        <w:t xml:space="preserve">(b) Find out if there is some reasonable explanation for the shift changes. </w:t>
      </w:r>
    </w:p>
    <w:p w14:paraId="7FF521C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Tell the manager in charge of shifts that he is not happy about it. </w:t>
      </w:r>
    </w:p>
    <w:p w14:paraId="7A1CDB0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Grumpily accept the changes and do the shifts. </w:t>
      </w:r>
    </w:p>
    <w:p w14:paraId="400A92CD"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70AE896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18. Julie hasn’t seen Ka for ages and looks forward to their weekend trip away. However, Ka has changed a </w:t>
      </w:r>
      <w:proofErr w:type="gramStart"/>
      <w:r w:rsidRPr="00FB5B22">
        <w:rPr>
          <w:rFonts w:asciiTheme="minorHAnsi" w:eastAsia="Calibri" w:hAnsiTheme="minorHAnsi" w:cstheme="minorHAnsi"/>
          <w:color w:val="auto"/>
          <w:sz w:val="22"/>
          <w:szCs w:val="22"/>
        </w:rPr>
        <w:t>lot</w:t>
      </w:r>
      <w:proofErr w:type="gramEnd"/>
      <w:r w:rsidRPr="00FB5B22">
        <w:rPr>
          <w:rFonts w:asciiTheme="minorHAnsi" w:eastAsia="Calibri" w:hAnsiTheme="minorHAnsi" w:cstheme="minorHAnsi"/>
          <w:color w:val="auto"/>
          <w:sz w:val="22"/>
          <w:szCs w:val="22"/>
        </w:rPr>
        <w:t xml:space="preserve"> and Julie finds that she is no longer an interesting companion. </w:t>
      </w:r>
      <w:r w:rsidRPr="00FB5B22">
        <w:rPr>
          <w:rFonts w:asciiTheme="minorHAnsi" w:eastAsia="Calibri" w:hAnsiTheme="minorHAnsi" w:cstheme="minorHAnsi"/>
          <w:i/>
          <w:iCs/>
          <w:color w:val="auto"/>
          <w:sz w:val="22"/>
          <w:szCs w:val="22"/>
        </w:rPr>
        <w:t>What action would be the most effective for Julie?</w:t>
      </w:r>
    </w:p>
    <w:p w14:paraId="72DB1B5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Cancel the trip and go home. </w:t>
      </w:r>
    </w:p>
    <w:p w14:paraId="5AB41B3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Realize that it is time to give up the friendship and move on. </w:t>
      </w:r>
    </w:p>
    <w:p w14:paraId="4A85D62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Understand that people change, so move on, but remember the good times.</w:t>
      </w:r>
    </w:p>
    <w:p w14:paraId="0B74FAE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sz w:val="22"/>
          <w:szCs w:val="22"/>
          <w:lang w:eastAsia="en-AU"/>
        </w:rPr>
        <w:t xml:space="preserve">(d) Concentrate on her other, more rewarding friendships.  </w:t>
      </w:r>
    </w:p>
    <w:p w14:paraId="21C9F889" w14:textId="77777777" w:rsidR="002A36BB" w:rsidRPr="006B5D15" w:rsidRDefault="002A36BB" w:rsidP="002A36BB"/>
    <w:p w14:paraId="5C507556" w14:textId="77777777" w:rsidR="002A36BB" w:rsidRDefault="002A36BB" w:rsidP="002A36BB">
      <w:pPr>
        <w:rPr>
          <w:b/>
          <w:bCs/>
          <w:sz w:val="24"/>
          <w:szCs w:val="24"/>
        </w:rPr>
      </w:pPr>
      <w:r>
        <w:br w:type="page"/>
      </w:r>
    </w:p>
    <w:p w14:paraId="15B24EB8" w14:textId="77777777" w:rsidR="002A36BB" w:rsidRPr="00E837CD" w:rsidRDefault="002A36BB" w:rsidP="002A36BB">
      <w:pPr>
        <w:pStyle w:val="Heading1"/>
      </w:pPr>
      <w:bookmarkStart w:id="220" w:name="_Toc171940460"/>
      <w:bookmarkStart w:id="221" w:name="_Toc196739432"/>
      <w:r w:rsidRPr="00E837CD">
        <w:lastRenderedPageBreak/>
        <w:t>Japanese and Caucasian Brief Affect Recognition Test</w:t>
      </w:r>
      <w:bookmarkEnd w:id="216"/>
      <w:bookmarkEnd w:id="220"/>
      <w:bookmarkEnd w:id="221"/>
    </w:p>
    <w:p w14:paraId="7482A096" w14:textId="77777777" w:rsidR="002A36BB" w:rsidRPr="00E837CD" w:rsidRDefault="002A36BB" w:rsidP="002A36BB">
      <w:pPr>
        <w:spacing w:after="120" w:line="320" w:lineRule="exact"/>
        <w:contextualSpacing/>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9962"/>
      </w:tblGrid>
      <w:tr w:rsidR="002A36BB" w:rsidRPr="00E837CD" w14:paraId="06A5671A" w14:textId="77777777" w:rsidTr="000F6C7B">
        <w:tc>
          <w:tcPr>
            <w:tcW w:w="10754" w:type="dxa"/>
          </w:tcPr>
          <w:p w14:paraId="5257A017" w14:textId="77777777" w:rsidR="002A36BB" w:rsidRPr="007071CE" w:rsidRDefault="002A36BB" w:rsidP="000F6C7B">
            <w:pPr>
              <w:pStyle w:val="Default"/>
              <w:spacing w:after="120" w:line="320" w:lineRule="exact"/>
              <w:contextualSpacing/>
              <w:rPr>
                <w:rFonts w:eastAsia="Calibri"/>
                <w:b/>
                <w:bCs/>
                <w:color w:val="auto"/>
              </w:rPr>
            </w:pPr>
            <w:r w:rsidRPr="007071CE">
              <w:rPr>
                <w:rFonts w:eastAsia="Calibri"/>
                <w:b/>
                <w:bCs/>
                <w:color w:val="auto"/>
              </w:rPr>
              <w:t>Please view the video.</w:t>
            </w:r>
          </w:p>
        </w:tc>
      </w:tr>
    </w:tbl>
    <w:p w14:paraId="127114A2"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17314992" w14:textId="77777777" w:rsidR="002A36BB" w:rsidRPr="00E837CD" w:rsidRDefault="002A36BB" w:rsidP="002A36BB">
      <w:pPr>
        <w:spacing w:after="120" w:line="320" w:lineRule="exact"/>
        <w:contextualSpacing/>
        <w:rPr>
          <w:rFonts w:ascii="Times New Roman" w:hAnsi="Times New Roman" w:cs="Times New Roman"/>
          <w:sz w:val="24"/>
          <w:szCs w:val="24"/>
        </w:rPr>
      </w:pPr>
      <w:r w:rsidRPr="00E837CD">
        <w:rPr>
          <w:rFonts w:ascii="Times New Roman" w:hAnsi="Times New Roman" w:cs="Times New Roman"/>
          <w:sz w:val="24"/>
          <w:szCs w:val="24"/>
        </w:rPr>
        <w:t>(Examples items only; test cannot be uploaded due to formatting issues)</w:t>
      </w:r>
    </w:p>
    <w:p w14:paraId="58E01ACA"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28708C6E" w14:textId="77777777" w:rsidR="002A36BB" w:rsidRPr="00E837CD" w:rsidRDefault="002A36BB" w:rsidP="002A36BB">
      <w:pPr>
        <w:pStyle w:val="Default"/>
        <w:spacing w:after="120" w:line="320" w:lineRule="exact"/>
        <w:contextualSpacing/>
        <w:rPr>
          <w:color w:val="auto"/>
        </w:rPr>
      </w:pPr>
      <w:r w:rsidRPr="00E837CD">
        <w:rPr>
          <w:noProof/>
          <w:color w:val="auto"/>
          <w:lang w:val="en-AU" w:eastAsia="en-AU"/>
        </w:rPr>
        <w:drawing>
          <wp:anchor distT="0" distB="0" distL="114300" distR="114300" simplePos="0" relativeHeight="251658241" behindDoc="0" locked="0" layoutInCell="1" allowOverlap="1" wp14:anchorId="41F00E7B" wp14:editId="31685E00">
            <wp:simplePos x="0" y="0"/>
            <wp:positionH relativeFrom="column">
              <wp:posOffset>228600</wp:posOffset>
            </wp:positionH>
            <wp:positionV relativeFrom="paragraph">
              <wp:posOffset>13335</wp:posOffset>
            </wp:positionV>
            <wp:extent cx="2400300" cy="2405380"/>
            <wp:effectExtent l="0" t="0" r="12700" b="7620"/>
            <wp:wrapTight wrapText="bothSides">
              <wp:wrapPolygon edited="0">
                <wp:start x="0" y="0"/>
                <wp:lineTo x="0" y="21440"/>
                <wp:lineTo x="21486" y="21440"/>
                <wp:lineTo x="214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40030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color w:val="auto"/>
        </w:rPr>
        <w:t xml:space="preserve">1.  </w:t>
      </w:r>
    </w:p>
    <w:p w14:paraId="00C811A9" w14:textId="77777777" w:rsidR="002A36BB" w:rsidRPr="00E837CD" w:rsidRDefault="002A36BB" w:rsidP="002A36BB">
      <w:pPr>
        <w:pStyle w:val="Default"/>
        <w:spacing w:after="120" w:line="320" w:lineRule="exact"/>
        <w:contextualSpacing/>
        <w:rPr>
          <w:color w:val="auto"/>
        </w:rPr>
      </w:pPr>
    </w:p>
    <w:p w14:paraId="165A2EA1" w14:textId="77777777" w:rsidR="002A36BB" w:rsidRPr="00E837CD" w:rsidRDefault="002A36BB" w:rsidP="002A36BB">
      <w:pPr>
        <w:pStyle w:val="Default"/>
        <w:spacing w:after="120" w:line="320" w:lineRule="exact"/>
        <w:contextualSpacing/>
        <w:rPr>
          <w:color w:val="auto"/>
        </w:rPr>
      </w:pPr>
    </w:p>
    <w:p w14:paraId="1CBB8CBD" w14:textId="77777777" w:rsidR="002A36BB" w:rsidRPr="00E837CD" w:rsidRDefault="002A36BB" w:rsidP="002A36BB">
      <w:pPr>
        <w:pStyle w:val="Default"/>
        <w:spacing w:after="120" w:line="320" w:lineRule="exact"/>
        <w:contextualSpacing/>
        <w:rPr>
          <w:color w:val="auto"/>
        </w:rPr>
      </w:pPr>
    </w:p>
    <w:p w14:paraId="6213011E" w14:textId="77777777" w:rsidR="002A36BB" w:rsidRPr="00E837CD" w:rsidRDefault="002A36BB" w:rsidP="002A36BB">
      <w:pPr>
        <w:pStyle w:val="Default"/>
        <w:spacing w:after="120" w:line="320" w:lineRule="exact"/>
        <w:contextualSpacing/>
        <w:rPr>
          <w:color w:val="auto"/>
        </w:rPr>
      </w:pPr>
    </w:p>
    <w:p w14:paraId="0E1EC4EA" w14:textId="77777777" w:rsidR="002A36BB" w:rsidRPr="00E837CD" w:rsidRDefault="002A36BB" w:rsidP="002A36BB">
      <w:pPr>
        <w:pStyle w:val="Default"/>
        <w:spacing w:after="120" w:line="320" w:lineRule="exact"/>
        <w:contextualSpacing/>
        <w:rPr>
          <w:color w:val="auto"/>
        </w:rPr>
      </w:pPr>
    </w:p>
    <w:p w14:paraId="4D74FB2E" w14:textId="77777777" w:rsidR="002A36BB" w:rsidRPr="00E837CD" w:rsidRDefault="002A36BB" w:rsidP="002A36BB">
      <w:pPr>
        <w:pStyle w:val="Default"/>
        <w:spacing w:after="120" w:line="320" w:lineRule="exact"/>
        <w:contextualSpacing/>
        <w:rPr>
          <w:color w:val="auto"/>
        </w:rPr>
      </w:pPr>
    </w:p>
    <w:p w14:paraId="1BD4FA11" w14:textId="77777777" w:rsidR="002A36BB" w:rsidRPr="00E837CD" w:rsidRDefault="002A36BB" w:rsidP="002A36BB">
      <w:pPr>
        <w:pStyle w:val="Default"/>
        <w:spacing w:after="120" w:line="320" w:lineRule="exact"/>
        <w:contextualSpacing/>
        <w:rPr>
          <w:color w:val="auto"/>
        </w:rPr>
      </w:pPr>
    </w:p>
    <w:p w14:paraId="548A164C" w14:textId="77777777" w:rsidR="002A36BB" w:rsidRPr="00E837CD" w:rsidRDefault="002A36BB" w:rsidP="002A36BB">
      <w:pPr>
        <w:pStyle w:val="Default"/>
        <w:spacing w:after="120" w:line="320" w:lineRule="exact"/>
        <w:contextualSpacing/>
        <w:rPr>
          <w:color w:val="auto"/>
        </w:rPr>
      </w:pPr>
    </w:p>
    <w:p w14:paraId="50863D52" w14:textId="77777777" w:rsidR="002A36BB" w:rsidRPr="00E837CD" w:rsidRDefault="002A36BB" w:rsidP="002A36BB">
      <w:pPr>
        <w:pStyle w:val="Default"/>
        <w:spacing w:after="120" w:line="320" w:lineRule="exact"/>
        <w:contextualSpacing/>
        <w:rPr>
          <w:color w:val="auto"/>
        </w:rPr>
      </w:pPr>
    </w:p>
    <w:p w14:paraId="48EB5937" w14:textId="77777777" w:rsidR="002A36BB" w:rsidRPr="00E837CD" w:rsidRDefault="002A36BB" w:rsidP="002A36BB">
      <w:pPr>
        <w:pStyle w:val="Default"/>
        <w:spacing w:after="120" w:line="320" w:lineRule="exact"/>
        <w:contextualSpacing/>
        <w:rPr>
          <w:color w:val="auto"/>
        </w:rPr>
      </w:pPr>
    </w:p>
    <w:p w14:paraId="07CA7870" w14:textId="77777777" w:rsidR="002A36BB" w:rsidRPr="00E837CD" w:rsidRDefault="002A36BB" w:rsidP="002A36BB">
      <w:pPr>
        <w:pStyle w:val="Default"/>
        <w:spacing w:after="120" w:line="320" w:lineRule="exact"/>
        <w:contextualSpacing/>
        <w:rPr>
          <w:color w:val="auto"/>
        </w:rPr>
      </w:pPr>
    </w:p>
    <w:p w14:paraId="7D7B11E9"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756B24CE"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w:t>
      </w:r>
      <w:proofErr w:type="gramStart"/>
      <w:r w:rsidRPr="472F77A0">
        <w:rPr>
          <w:rFonts w:eastAsia="Calibri"/>
          <w:color w:val="auto"/>
        </w:rPr>
        <w:t xml:space="preserve">   (</w:t>
      </w:r>
      <w:proofErr w:type="gramEnd"/>
      <w:r w:rsidRPr="472F77A0">
        <w:rPr>
          <w:rFonts w:eastAsia="Calibri"/>
          <w:color w:val="auto"/>
        </w:rPr>
        <w:t>b) Contempt</w:t>
      </w:r>
      <w:proofErr w:type="gramStart"/>
      <w:r w:rsidRPr="472F77A0">
        <w:rPr>
          <w:rFonts w:eastAsia="Calibri"/>
          <w:color w:val="auto"/>
        </w:rPr>
        <w:t xml:space="preserve">   (</w:t>
      </w:r>
      <w:proofErr w:type="gramEnd"/>
      <w:r w:rsidRPr="472F77A0">
        <w:rPr>
          <w:rFonts w:eastAsia="Calibri"/>
          <w:color w:val="auto"/>
        </w:rPr>
        <w:t>c) Disgust</w:t>
      </w:r>
      <w:proofErr w:type="gramStart"/>
      <w:r w:rsidRPr="472F77A0">
        <w:rPr>
          <w:rFonts w:eastAsia="Calibri"/>
          <w:color w:val="auto"/>
        </w:rPr>
        <w:t xml:space="preserve">   (</w:t>
      </w:r>
      <w:proofErr w:type="gramEnd"/>
      <w:r w:rsidRPr="472F77A0">
        <w:rPr>
          <w:rFonts w:eastAsia="Calibri"/>
          <w:color w:val="auto"/>
        </w:rPr>
        <w:t>d) Sadness</w:t>
      </w:r>
      <w:proofErr w:type="gramStart"/>
      <w:r w:rsidRPr="472F77A0">
        <w:rPr>
          <w:rFonts w:eastAsia="Calibri"/>
          <w:color w:val="auto"/>
        </w:rPr>
        <w:t xml:space="preserve">   (</w:t>
      </w:r>
      <w:proofErr w:type="gramEnd"/>
      <w:r w:rsidRPr="472F77A0">
        <w:rPr>
          <w:rFonts w:eastAsia="Calibri"/>
          <w:color w:val="auto"/>
        </w:rPr>
        <w:t>e) Anger</w:t>
      </w:r>
      <w:proofErr w:type="gramStart"/>
      <w:r w:rsidRPr="472F77A0">
        <w:rPr>
          <w:rFonts w:eastAsia="Calibri"/>
          <w:color w:val="auto"/>
        </w:rPr>
        <w:t xml:space="preserve">   (</w:t>
      </w:r>
      <w:proofErr w:type="gramEnd"/>
      <w:r w:rsidRPr="472F77A0">
        <w:rPr>
          <w:rFonts w:eastAsia="Calibri"/>
          <w:color w:val="auto"/>
        </w:rPr>
        <w:t>f) Surprise</w:t>
      </w:r>
      <w:proofErr w:type="gramStart"/>
      <w:r w:rsidRPr="472F77A0">
        <w:rPr>
          <w:rFonts w:eastAsia="Calibri"/>
          <w:color w:val="auto"/>
        </w:rPr>
        <w:t xml:space="preserve">   (</w:t>
      </w:r>
      <w:proofErr w:type="gramEnd"/>
      <w:r w:rsidRPr="472F77A0">
        <w:rPr>
          <w:rFonts w:eastAsia="Calibri"/>
          <w:color w:val="auto"/>
        </w:rPr>
        <w:t>g) Fear</w:t>
      </w:r>
    </w:p>
    <w:p w14:paraId="2A6FFB22" w14:textId="77777777" w:rsidR="002A36BB" w:rsidRPr="00E837CD" w:rsidRDefault="002A36BB" w:rsidP="002A36BB">
      <w:pPr>
        <w:pStyle w:val="Default"/>
        <w:spacing w:after="120" w:line="320" w:lineRule="exact"/>
        <w:contextualSpacing/>
        <w:rPr>
          <w:rFonts w:eastAsia="Calibri"/>
          <w:color w:val="auto"/>
        </w:rPr>
      </w:pPr>
    </w:p>
    <w:p w14:paraId="25020A6A" w14:textId="77777777" w:rsidR="002A36BB" w:rsidRPr="00E837CD" w:rsidRDefault="002A36BB" w:rsidP="002A36BB">
      <w:pPr>
        <w:pStyle w:val="Default"/>
        <w:spacing w:after="120" w:line="320" w:lineRule="exact"/>
        <w:contextualSpacing/>
        <w:rPr>
          <w:rFonts w:eastAsia="Calibri"/>
          <w:color w:val="auto"/>
        </w:rPr>
      </w:pPr>
    </w:p>
    <w:p w14:paraId="5A564DC9" w14:textId="77777777" w:rsidR="002A36BB" w:rsidRPr="00E837CD" w:rsidRDefault="002A36BB" w:rsidP="002A36BB">
      <w:pPr>
        <w:pStyle w:val="Default"/>
        <w:spacing w:after="120" w:line="320" w:lineRule="exact"/>
        <w:contextualSpacing/>
        <w:rPr>
          <w:rFonts w:eastAsia="Calibri"/>
          <w:color w:val="auto"/>
        </w:rPr>
      </w:pPr>
      <w:r w:rsidRPr="00E837CD">
        <w:rPr>
          <w:noProof/>
          <w:color w:val="auto"/>
          <w:lang w:val="en-AU" w:eastAsia="en-AU"/>
        </w:rPr>
        <w:drawing>
          <wp:anchor distT="0" distB="0" distL="114300" distR="114300" simplePos="0" relativeHeight="251658242" behindDoc="0" locked="0" layoutInCell="1" allowOverlap="1" wp14:anchorId="0BEAED43" wp14:editId="4E9CCCD9">
            <wp:simplePos x="0" y="0"/>
            <wp:positionH relativeFrom="column">
              <wp:posOffset>228600</wp:posOffset>
            </wp:positionH>
            <wp:positionV relativeFrom="paragraph">
              <wp:posOffset>13335</wp:posOffset>
            </wp:positionV>
            <wp:extent cx="2405380" cy="2405380"/>
            <wp:effectExtent l="0" t="0" r="7620" b="7620"/>
            <wp:wrapTight wrapText="bothSides">
              <wp:wrapPolygon edited="0">
                <wp:start x="0" y="0"/>
                <wp:lineTo x="0" y="21440"/>
                <wp:lineTo x="21440" y="21440"/>
                <wp:lineTo x="21440" y="0"/>
                <wp:lineTo x="0" y="0"/>
              </wp:wrapPolygon>
            </wp:wrapTight>
            <wp:docPr id="131196441" name="Picture 13119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40538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rFonts w:eastAsia="Calibri"/>
          <w:color w:val="auto"/>
        </w:rPr>
        <w:t xml:space="preserve">2. </w:t>
      </w:r>
    </w:p>
    <w:p w14:paraId="3BF30A96" w14:textId="77777777" w:rsidR="002A36BB" w:rsidRPr="00E837CD" w:rsidRDefault="002A36BB" w:rsidP="002A36BB">
      <w:pPr>
        <w:pStyle w:val="Default"/>
        <w:spacing w:after="120" w:line="320" w:lineRule="exact"/>
        <w:contextualSpacing/>
        <w:rPr>
          <w:color w:val="auto"/>
        </w:rPr>
      </w:pPr>
    </w:p>
    <w:p w14:paraId="75E9EBEA" w14:textId="77777777" w:rsidR="002A36BB" w:rsidRPr="00E837CD" w:rsidRDefault="002A36BB" w:rsidP="002A36BB">
      <w:pPr>
        <w:pStyle w:val="Default"/>
        <w:spacing w:after="120" w:line="320" w:lineRule="exact"/>
        <w:contextualSpacing/>
        <w:rPr>
          <w:color w:val="auto"/>
        </w:rPr>
      </w:pPr>
    </w:p>
    <w:p w14:paraId="2A0C5E87" w14:textId="77777777" w:rsidR="002A36BB" w:rsidRPr="00E837CD" w:rsidRDefault="002A36BB" w:rsidP="002A36BB">
      <w:pPr>
        <w:pStyle w:val="Default"/>
        <w:spacing w:after="120" w:line="320" w:lineRule="exact"/>
        <w:contextualSpacing/>
        <w:rPr>
          <w:color w:val="auto"/>
        </w:rPr>
      </w:pPr>
    </w:p>
    <w:p w14:paraId="379337E3" w14:textId="77777777" w:rsidR="002A36BB" w:rsidRPr="00E837CD" w:rsidRDefault="002A36BB" w:rsidP="002A36BB">
      <w:pPr>
        <w:pStyle w:val="Default"/>
        <w:spacing w:after="120" w:line="320" w:lineRule="exact"/>
        <w:contextualSpacing/>
        <w:rPr>
          <w:color w:val="auto"/>
        </w:rPr>
      </w:pPr>
    </w:p>
    <w:p w14:paraId="25D3C6F3" w14:textId="77777777" w:rsidR="002A36BB" w:rsidRPr="00E837CD" w:rsidRDefault="002A36BB" w:rsidP="002A36BB">
      <w:pPr>
        <w:pStyle w:val="Default"/>
        <w:spacing w:after="120" w:line="320" w:lineRule="exact"/>
        <w:contextualSpacing/>
        <w:rPr>
          <w:color w:val="auto"/>
        </w:rPr>
      </w:pPr>
    </w:p>
    <w:p w14:paraId="488416B1" w14:textId="77777777" w:rsidR="002A36BB" w:rsidRPr="00E837CD" w:rsidRDefault="002A36BB" w:rsidP="002A36BB">
      <w:pPr>
        <w:pStyle w:val="Default"/>
        <w:spacing w:after="120" w:line="320" w:lineRule="exact"/>
        <w:contextualSpacing/>
        <w:rPr>
          <w:color w:val="auto"/>
        </w:rPr>
      </w:pPr>
    </w:p>
    <w:p w14:paraId="0E6769E8" w14:textId="77777777" w:rsidR="002A36BB" w:rsidRPr="00E837CD" w:rsidRDefault="002A36BB" w:rsidP="002A36BB">
      <w:pPr>
        <w:pStyle w:val="Default"/>
        <w:spacing w:after="120" w:line="320" w:lineRule="exact"/>
        <w:contextualSpacing/>
        <w:rPr>
          <w:color w:val="auto"/>
        </w:rPr>
      </w:pPr>
    </w:p>
    <w:p w14:paraId="3056A872" w14:textId="77777777" w:rsidR="002A36BB" w:rsidRPr="00E837CD" w:rsidRDefault="002A36BB" w:rsidP="002A36BB">
      <w:pPr>
        <w:pStyle w:val="Default"/>
        <w:spacing w:after="120" w:line="320" w:lineRule="exact"/>
        <w:contextualSpacing/>
        <w:rPr>
          <w:color w:val="auto"/>
        </w:rPr>
      </w:pPr>
    </w:p>
    <w:p w14:paraId="0788FBFA" w14:textId="77777777" w:rsidR="002A36BB" w:rsidRPr="00E837CD" w:rsidRDefault="002A36BB" w:rsidP="002A36BB">
      <w:pPr>
        <w:pStyle w:val="Default"/>
        <w:spacing w:after="120" w:line="320" w:lineRule="exact"/>
        <w:contextualSpacing/>
        <w:rPr>
          <w:color w:val="auto"/>
        </w:rPr>
      </w:pPr>
    </w:p>
    <w:p w14:paraId="2D376224" w14:textId="77777777" w:rsidR="002A36BB" w:rsidRPr="00E837CD" w:rsidRDefault="002A36BB" w:rsidP="002A36BB">
      <w:pPr>
        <w:pStyle w:val="Default"/>
        <w:spacing w:after="120" w:line="320" w:lineRule="exact"/>
        <w:contextualSpacing/>
        <w:rPr>
          <w:color w:val="auto"/>
        </w:rPr>
      </w:pPr>
    </w:p>
    <w:p w14:paraId="40BCBB05" w14:textId="77777777" w:rsidR="002A36BB" w:rsidRPr="00E837CD" w:rsidRDefault="002A36BB" w:rsidP="002A36BB">
      <w:pPr>
        <w:pStyle w:val="Default"/>
        <w:spacing w:after="120" w:line="320" w:lineRule="exact"/>
        <w:contextualSpacing/>
        <w:rPr>
          <w:color w:val="auto"/>
        </w:rPr>
      </w:pPr>
    </w:p>
    <w:p w14:paraId="235F94A5"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24D65203"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w:t>
      </w:r>
      <w:proofErr w:type="gramStart"/>
      <w:r w:rsidRPr="472F77A0">
        <w:rPr>
          <w:rFonts w:eastAsia="Calibri"/>
          <w:color w:val="auto"/>
        </w:rPr>
        <w:t xml:space="preserve">   (</w:t>
      </w:r>
      <w:proofErr w:type="gramEnd"/>
      <w:r w:rsidRPr="472F77A0">
        <w:rPr>
          <w:rFonts w:eastAsia="Calibri"/>
          <w:color w:val="auto"/>
        </w:rPr>
        <w:t>b) Contempt</w:t>
      </w:r>
      <w:proofErr w:type="gramStart"/>
      <w:r w:rsidRPr="472F77A0">
        <w:rPr>
          <w:rFonts w:eastAsia="Calibri"/>
          <w:color w:val="auto"/>
        </w:rPr>
        <w:t xml:space="preserve">   (</w:t>
      </w:r>
      <w:proofErr w:type="gramEnd"/>
      <w:r w:rsidRPr="472F77A0">
        <w:rPr>
          <w:rFonts w:eastAsia="Calibri"/>
          <w:color w:val="auto"/>
        </w:rPr>
        <w:t>c) Disgust</w:t>
      </w:r>
      <w:proofErr w:type="gramStart"/>
      <w:r w:rsidRPr="472F77A0">
        <w:rPr>
          <w:rFonts w:eastAsia="Calibri"/>
          <w:color w:val="auto"/>
        </w:rPr>
        <w:t xml:space="preserve">   (</w:t>
      </w:r>
      <w:proofErr w:type="gramEnd"/>
      <w:r w:rsidRPr="472F77A0">
        <w:rPr>
          <w:rFonts w:eastAsia="Calibri"/>
          <w:color w:val="auto"/>
        </w:rPr>
        <w:t>d) Sadness</w:t>
      </w:r>
      <w:proofErr w:type="gramStart"/>
      <w:r w:rsidRPr="472F77A0">
        <w:rPr>
          <w:rFonts w:eastAsia="Calibri"/>
          <w:color w:val="auto"/>
        </w:rPr>
        <w:t xml:space="preserve">   (</w:t>
      </w:r>
      <w:proofErr w:type="gramEnd"/>
      <w:r w:rsidRPr="472F77A0">
        <w:rPr>
          <w:rFonts w:eastAsia="Calibri"/>
          <w:color w:val="auto"/>
        </w:rPr>
        <w:t>e) Anger</w:t>
      </w:r>
      <w:proofErr w:type="gramStart"/>
      <w:r w:rsidRPr="472F77A0">
        <w:rPr>
          <w:rFonts w:eastAsia="Calibri"/>
          <w:color w:val="auto"/>
        </w:rPr>
        <w:t xml:space="preserve">   (</w:t>
      </w:r>
      <w:proofErr w:type="gramEnd"/>
      <w:r w:rsidRPr="472F77A0">
        <w:rPr>
          <w:rFonts w:eastAsia="Calibri"/>
          <w:color w:val="auto"/>
        </w:rPr>
        <w:t>f) Surprise</w:t>
      </w:r>
      <w:proofErr w:type="gramStart"/>
      <w:r w:rsidRPr="472F77A0">
        <w:rPr>
          <w:rFonts w:eastAsia="Calibri"/>
          <w:color w:val="auto"/>
        </w:rPr>
        <w:t xml:space="preserve">   (</w:t>
      </w:r>
      <w:proofErr w:type="gramEnd"/>
      <w:r w:rsidRPr="472F77A0">
        <w:rPr>
          <w:rFonts w:eastAsia="Calibri"/>
          <w:color w:val="auto"/>
        </w:rPr>
        <w:t>g) Fear</w:t>
      </w:r>
    </w:p>
    <w:p w14:paraId="4D150F49" w14:textId="77777777" w:rsidR="002A36BB" w:rsidRDefault="002A36BB" w:rsidP="002A36BB"/>
    <w:p w14:paraId="3BF84753" w14:textId="77777777" w:rsidR="002A36BB" w:rsidRDefault="002A36BB" w:rsidP="002A36BB">
      <w:pPr>
        <w:rPr>
          <w:lang w:val="en-GB"/>
        </w:rPr>
      </w:pPr>
    </w:p>
    <w:p w14:paraId="3ED512E5" w14:textId="77777777" w:rsidR="002A36BB" w:rsidRDefault="002A36BB" w:rsidP="002A36BB">
      <w:pPr>
        <w:rPr>
          <w:b/>
          <w:bCs/>
          <w:sz w:val="24"/>
          <w:szCs w:val="24"/>
          <w:lang w:val="en-GB"/>
        </w:rPr>
      </w:pPr>
      <w:r>
        <w:rPr>
          <w:lang w:val="en-GB"/>
        </w:rPr>
        <w:br w:type="page"/>
      </w:r>
    </w:p>
    <w:p w14:paraId="0F42A992" w14:textId="77777777" w:rsidR="002A36BB" w:rsidRDefault="002A36BB" w:rsidP="002A36BB">
      <w:pPr>
        <w:pStyle w:val="Heading1"/>
        <w:rPr>
          <w:lang w:val="en-GB"/>
        </w:rPr>
      </w:pPr>
      <w:bookmarkStart w:id="222" w:name="_Toc171940461"/>
      <w:bookmarkStart w:id="223" w:name="_Toc196739433"/>
      <w:r>
        <w:rPr>
          <w:lang w:val="en-GB"/>
        </w:rPr>
        <w:lastRenderedPageBreak/>
        <w:t>Trait Emotional Intelligence Questionnaire—Short Form</w:t>
      </w:r>
      <w:bookmarkEnd w:id="222"/>
      <w:bookmarkEnd w:id="223"/>
    </w:p>
    <w:p w14:paraId="0B6FF95E" w14:textId="77777777" w:rsidR="002A36BB" w:rsidRDefault="002A36BB" w:rsidP="002A36BB">
      <w:pPr>
        <w:rPr>
          <w:lang w:val="en-GB"/>
        </w:rPr>
      </w:pPr>
      <w:r w:rsidRPr="003B0B06">
        <w:rPr>
          <w:lang w:val="en-GB"/>
        </w:rPr>
        <w:t>Please answer each statement below by putting a circle around the number that best reflects</w:t>
      </w:r>
      <w:r>
        <w:rPr>
          <w:lang w:val="en-GB"/>
        </w:rPr>
        <w:t xml:space="preserve"> </w:t>
      </w:r>
      <w:r w:rsidRPr="003B0B06">
        <w:rPr>
          <w:lang w:val="en-GB"/>
        </w:rPr>
        <w:t>your degree of agreement or disagreement with that statement. Do not think too long about the exact</w:t>
      </w:r>
      <w:r>
        <w:rPr>
          <w:lang w:val="en-GB"/>
        </w:rPr>
        <w:t xml:space="preserve"> </w:t>
      </w:r>
      <w:r w:rsidRPr="003B0B06">
        <w:rPr>
          <w:lang w:val="en-GB"/>
        </w:rPr>
        <w:t>meaning of the statements. Work quickly and try to answer as accurately as possible. There are no right</w:t>
      </w:r>
      <w:r>
        <w:rPr>
          <w:lang w:val="en-GB"/>
        </w:rPr>
        <w:t xml:space="preserve"> </w:t>
      </w:r>
      <w:r w:rsidRPr="003B0B06">
        <w:rPr>
          <w:lang w:val="en-GB"/>
        </w:rPr>
        <w:t xml:space="preserve">or wrong answers. </w:t>
      </w:r>
    </w:p>
    <w:tbl>
      <w:tblPr>
        <w:tblStyle w:val="TableGrid"/>
        <w:tblW w:w="0" w:type="auto"/>
        <w:tblLook w:val="04A0" w:firstRow="1" w:lastRow="0" w:firstColumn="1" w:lastColumn="0" w:noHBand="0" w:noVBand="1"/>
      </w:tblPr>
      <w:tblGrid>
        <w:gridCol w:w="1794"/>
        <w:gridCol w:w="1275"/>
        <w:gridCol w:w="1275"/>
        <w:gridCol w:w="1275"/>
        <w:gridCol w:w="1275"/>
        <w:gridCol w:w="1275"/>
        <w:gridCol w:w="1793"/>
      </w:tblGrid>
      <w:tr w:rsidR="002A36BB" w14:paraId="242844D9" w14:textId="77777777" w:rsidTr="000F6C7B">
        <w:tc>
          <w:tcPr>
            <w:tcW w:w="1423" w:type="dxa"/>
          </w:tcPr>
          <w:p w14:paraId="61BE4EE2" w14:textId="77777777" w:rsidR="002A36BB" w:rsidRDefault="002A36BB" w:rsidP="000F6C7B">
            <w:pPr>
              <w:jc w:val="center"/>
              <w:rPr>
                <w:lang w:val="en-GB"/>
              </w:rPr>
            </w:pPr>
            <w:r>
              <w:rPr>
                <w:lang w:val="en-GB"/>
              </w:rPr>
              <w:t>Completely Disagree</w:t>
            </w:r>
          </w:p>
        </w:tc>
        <w:tc>
          <w:tcPr>
            <w:tcW w:w="1423" w:type="dxa"/>
          </w:tcPr>
          <w:p w14:paraId="5CE515BB" w14:textId="77777777" w:rsidR="002A36BB" w:rsidRDefault="002A36BB" w:rsidP="000F6C7B">
            <w:pPr>
              <w:jc w:val="center"/>
              <w:rPr>
                <w:lang w:val="en-GB"/>
              </w:rPr>
            </w:pPr>
          </w:p>
        </w:tc>
        <w:tc>
          <w:tcPr>
            <w:tcW w:w="1423" w:type="dxa"/>
          </w:tcPr>
          <w:p w14:paraId="5B7F9AC5" w14:textId="77777777" w:rsidR="002A36BB" w:rsidRDefault="002A36BB" w:rsidP="000F6C7B">
            <w:pPr>
              <w:jc w:val="center"/>
              <w:rPr>
                <w:lang w:val="en-GB"/>
              </w:rPr>
            </w:pPr>
          </w:p>
        </w:tc>
        <w:tc>
          <w:tcPr>
            <w:tcW w:w="1423" w:type="dxa"/>
          </w:tcPr>
          <w:p w14:paraId="496170BA" w14:textId="77777777" w:rsidR="002A36BB" w:rsidRDefault="002A36BB" w:rsidP="000F6C7B">
            <w:pPr>
              <w:jc w:val="center"/>
              <w:rPr>
                <w:lang w:val="en-GB"/>
              </w:rPr>
            </w:pPr>
          </w:p>
        </w:tc>
        <w:tc>
          <w:tcPr>
            <w:tcW w:w="1423" w:type="dxa"/>
          </w:tcPr>
          <w:p w14:paraId="3A2E5E65" w14:textId="77777777" w:rsidR="002A36BB" w:rsidRDefault="002A36BB" w:rsidP="000F6C7B">
            <w:pPr>
              <w:jc w:val="center"/>
              <w:rPr>
                <w:lang w:val="en-GB"/>
              </w:rPr>
            </w:pPr>
          </w:p>
        </w:tc>
        <w:tc>
          <w:tcPr>
            <w:tcW w:w="1423" w:type="dxa"/>
          </w:tcPr>
          <w:p w14:paraId="1FE825D4" w14:textId="77777777" w:rsidR="002A36BB" w:rsidRDefault="002A36BB" w:rsidP="000F6C7B">
            <w:pPr>
              <w:jc w:val="center"/>
              <w:rPr>
                <w:lang w:val="en-GB"/>
              </w:rPr>
            </w:pPr>
          </w:p>
        </w:tc>
        <w:tc>
          <w:tcPr>
            <w:tcW w:w="1424" w:type="dxa"/>
          </w:tcPr>
          <w:p w14:paraId="28000764" w14:textId="77777777" w:rsidR="002A36BB" w:rsidRDefault="002A36BB" w:rsidP="000F6C7B">
            <w:pPr>
              <w:jc w:val="center"/>
              <w:rPr>
                <w:lang w:val="en-GB"/>
              </w:rPr>
            </w:pPr>
            <w:r>
              <w:rPr>
                <w:lang w:val="en-GB"/>
              </w:rPr>
              <w:t>Completely Agree</w:t>
            </w:r>
          </w:p>
        </w:tc>
      </w:tr>
      <w:tr w:rsidR="002A36BB" w14:paraId="4133D8E3" w14:textId="77777777" w:rsidTr="000F6C7B">
        <w:tc>
          <w:tcPr>
            <w:tcW w:w="1423" w:type="dxa"/>
          </w:tcPr>
          <w:p w14:paraId="37E5F12E" w14:textId="77777777" w:rsidR="002A36BB" w:rsidRDefault="002A36BB" w:rsidP="000F6C7B">
            <w:pPr>
              <w:jc w:val="center"/>
              <w:rPr>
                <w:lang w:val="en-GB"/>
              </w:rPr>
            </w:pPr>
            <w:r>
              <w:rPr>
                <w:lang w:val="en-GB"/>
              </w:rPr>
              <w:t>1</w:t>
            </w:r>
          </w:p>
        </w:tc>
        <w:tc>
          <w:tcPr>
            <w:tcW w:w="1423" w:type="dxa"/>
          </w:tcPr>
          <w:p w14:paraId="0B623BF8" w14:textId="77777777" w:rsidR="002A36BB" w:rsidRDefault="002A36BB" w:rsidP="000F6C7B">
            <w:pPr>
              <w:jc w:val="center"/>
              <w:rPr>
                <w:lang w:val="en-GB"/>
              </w:rPr>
            </w:pPr>
            <w:r>
              <w:rPr>
                <w:lang w:val="en-GB"/>
              </w:rPr>
              <w:t>2</w:t>
            </w:r>
          </w:p>
        </w:tc>
        <w:tc>
          <w:tcPr>
            <w:tcW w:w="1423" w:type="dxa"/>
          </w:tcPr>
          <w:p w14:paraId="52A34CCB" w14:textId="77777777" w:rsidR="002A36BB" w:rsidRDefault="002A36BB" w:rsidP="000F6C7B">
            <w:pPr>
              <w:jc w:val="center"/>
              <w:rPr>
                <w:lang w:val="en-GB"/>
              </w:rPr>
            </w:pPr>
            <w:r>
              <w:rPr>
                <w:lang w:val="en-GB"/>
              </w:rPr>
              <w:t>3</w:t>
            </w:r>
          </w:p>
        </w:tc>
        <w:tc>
          <w:tcPr>
            <w:tcW w:w="1423" w:type="dxa"/>
          </w:tcPr>
          <w:p w14:paraId="5DC5EE52" w14:textId="77777777" w:rsidR="002A36BB" w:rsidRDefault="002A36BB" w:rsidP="000F6C7B">
            <w:pPr>
              <w:jc w:val="center"/>
              <w:rPr>
                <w:lang w:val="en-GB"/>
              </w:rPr>
            </w:pPr>
            <w:r>
              <w:rPr>
                <w:lang w:val="en-GB"/>
              </w:rPr>
              <w:t>4</w:t>
            </w:r>
          </w:p>
        </w:tc>
        <w:tc>
          <w:tcPr>
            <w:tcW w:w="1423" w:type="dxa"/>
          </w:tcPr>
          <w:p w14:paraId="0D54B32F" w14:textId="77777777" w:rsidR="002A36BB" w:rsidRDefault="002A36BB" w:rsidP="000F6C7B">
            <w:pPr>
              <w:jc w:val="center"/>
              <w:rPr>
                <w:lang w:val="en-GB"/>
              </w:rPr>
            </w:pPr>
            <w:r>
              <w:rPr>
                <w:lang w:val="en-GB"/>
              </w:rPr>
              <w:t>5</w:t>
            </w:r>
          </w:p>
        </w:tc>
        <w:tc>
          <w:tcPr>
            <w:tcW w:w="1423" w:type="dxa"/>
          </w:tcPr>
          <w:p w14:paraId="056ABB10" w14:textId="77777777" w:rsidR="002A36BB" w:rsidRDefault="002A36BB" w:rsidP="000F6C7B">
            <w:pPr>
              <w:jc w:val="center"/>
              <w:rPr>
                <w:lang w:val="en-GB"/>
              </w:rPr>
            </w:pPr>
            <w:r>
              <w:rPr>
                <w:lang w:val="en-GB"/>
              </w:rPr>
              <w:t>6</w:t>
            </w:r>
          </w:p>
        </w:tc>
        <w:tc>
          <w:tcPr>
            <w:tcW w:w="1424" w:type="dxa"/>
          </w:tcPr>
          <w:p w14:paraId="6A9715FF" w14:textId="77777777" w:rsidR="002A36BB" w:rsidRDefault="002A36BB" w:rsidP="000F6C7B">
            <w:pPr>
              <w:jc w:val="center"/>
              <w:rPr>
                <w:lang w:val="en-GB"/>
              </w:rPr>
            </w:pPr>
            <w:r>
              <w:rPr>
                <w:lang w:val="en-GB"/>
              </w:rPr>
              <w:t>7</w:t>
            </w:r>
          </w:p>
        </w:tc>
      </w:tr>
    </w:tbl>
    <w:p w14:paraId="7D1462F7" w14:textId="77777777" w:rsidR="002A36BB" w:rsidRDefault="002A36BB" w:rsidP="002A36BB">
      <w:pPr>
        <w:pStyle w:val="ListParagraph"/>
        <w:rPr>
          <w:lang w:val="en-GB"/>
        </w:rPr>
      </w:pPr>
    </w:p>
    <w:p w14:paraId="12258A2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Expressing my emotions with words is not a problem for me.</w:t>
      </w:r>
    </w:p>
    <w:p w14:paraId="4531CD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see things from another person’s viewpoint.</w:t>
      </w:r>
    </w:p>
    <w:p w14:paraId="22ADAD4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 highly motivated person.</w:t>
      </w:r>
    </w:p>
    <w:p w14:paraId="7BDCBDA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usually find it difficult to regulate my emotions.</w:t>
      </w:r>
    </w:p>
    <w:p w14:paraId="5E639E9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don’t find life enjoyable.</w:t>
      </w:r>
    </w:p>
    <w:p w14:paraId="2EC88756"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can deal effectively with people.</w:t>
      </w:r>
    </w:p>
    <w:p w14:paraId="5DFCBE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change my mind frequently.</w:t>
      </w:r>
    </w:p>
    <w:p w14:paraId="442D4F7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Many times, I can’t figure out what emotion I'm feeling.</w:t>
      </w:r>
    </w:p>
    <w:p w14:paraId="194E720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 xml:space="preserve">I feel that I have </w:t>
      </w:r>
      <w:proofErr w:type="gramStart"/>
      <w:r w:rsidRPr="003B0B06">
        <w:rPr>
          <w:lang w:val="en-GB"/>
        </w:rPr>
        <w:t>a number of</w:t>
      </w:r>
      <w:proofErr w:type="gramEnd"/>
      <w:r w:rsidRPr="003B0B06">
        <w:rPr>
          <w:lang w:val="en-GB"/>
        </w:rPr>
        <w:t xml:space="preserve"> good qualities.</w:t>
      </w:r>
    </w:p>
    <w:p w14:paraId="717962A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stand up for my rights.</w:t>
      </w:r>
    </w:p>
    <w:p w14:paraId="58CAF1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influence the way other people feel.</w:t>
      </w:r>
    </w:p>
    <w:p w14:paraId="7CA7F12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 have a gloomy perspective on most things.</w:t>
      </w:r>
    </w:p>
    <w:p w14:paraId="51DACEF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Those close to me often complain that I don’t treat them right.</w:t>
      </w:r>
    </w:p>
    <w:p w14:paraId="5243A2B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adjust my life according to the circumstances.</w:t>
      </w:r>
    </w:p>
    <w:p w14:paraId="07C71CE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able to deal with stress.</w:t>
      </w:r>
    </w:p>
    <w:p w14:paraId="7CACA78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show my affection to those close to me.</w:t>
      </w:r>
    </w:p>
    <w:p w14:paraId="06A2D4B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normally able to “get into someone’s shoes” and experience their emotions.</w:t>
      </w:r>
    </w:p>
    <w:p w14:paraId="2FC608B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normally find it difficult to keep myself motivated.</w:t>
      </w:r>
    </w:p>
    <w:p w14:paraId="5B49A88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find ways to control my emotions when I want to.</w:t>
      </w:r>
    </w:p>
    <w:p w14:paraId="33D31E8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pleased with my life.</w:t>
      </w:r>
    </w:p>
    <w:p w14:paraId="454718EE"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would describe myself as a good negotiator.</w:t>
      </w:r>
    </w:p>
    <w:p w14:paraId="53942DE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get involved in things I later wish I could get out of.</w:t>
      </w:r>
    </w:p>
    <w:p w14:paraId="76B2407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pause and think about my feelings.</w:t>
      </w:r>
    </w:p>
    <w:p w14:paraId="2F60535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believe I’m full of personal strengths.</w:t>
      </w:r>
    </w:p>
    <w:p w14:paraId="1D696A4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“back down” even if I know I’m right.</w:t>
      </w:r>
    </w:p>
    <w:p w14:paraId="701DDD9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don’t seem to have any power at all over other people’s feelings.</w:t>
      </w:r>
    </w:p>
    <w:p w14:paraId="44CA902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believe that things will work out fine in my life.</w:t>
      </w:r>
    </w:p>
    <w:p w14:paraId="2A08AE6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find it difficult to bond well even with those close to me.</w:t>
      </w:r>
    </w:p>
    <w:p w14:paraId="2A16E8B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Generally, I’m able to adapt to new environments.</w:t>
      </w:r>
    </w:p>
    <w:p w14:paraId="4BEAFC77" w14:textId="77777777" w:rsidR="002A36BB"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Others admire me for being relaxed.</w:t>
      </w:r>
    </w:p>
    <w:p w14:paraId="10E4335B" w14:textId="77777777" w:rsidR="002A36BB" w:rsidRDefault="002A36BB" w:rsidP="002A36BB">
      <w:pPr>
        <w:rPr>
          <w:lang w:val="en-GB"/>
        </w:rPr>
      </w:pPr>
    </w:p>
    <w:p w14:paraId="1D92E089" w14:textId="77777777" w:rsidR="002A36BB" w:rsidRDefault="002A36BB" w:rsidP="002A36BB">
      <w:pPr>
        <w:rPr>
          <w:b/>
          <w:bCs/>
          <w:sz w:val="24"/>
          <w:szCs w:val="24"/>
          <w:lang w:val="en-GB"/>
        </w:rPr>
      </w:pPr>
      <w:r>
        <w:rPr>
          <w:lang w:val="en-GB"/>
        </w:rPr>
        <w:br w:type="page"/>
      </w:r>
    </w:p>
    <w:p w14:paraId="26BC9D45" w14:textId="77777777" w:rsidR="002A36BB" w:rsidRDefault="002A36BB" w:rsidP="002A36BB">
      <w:pPr>
        <w:pStyle w:val="Heading1"/>
        <w:rPr>
          <w:lang w:val="en-GB"/>
        </w:rPr>
      </w:pPr>
      <w:bookmarkStart w:id="224" w:name="_Toc171940462"/>
      <w:bookmarkStart w:id="225" w:name="_Toc196739434"/>
      <w:r>
        <w:rPr>
          <w:lang w:val="en-GB"/>
        </w:rPr>
        <w:lastRenderedPageBreak/>
        <w:t>Wong-Law Emotional Intelligence Scale</w:t>
      </w:r>
      <w:bookmarkEnd w:id="224"/>
      <w:bookmarkEnd w:id="225"/>
    </w:p>
    <w:p w14:paraId="2CEA2E11" w14:textId="77777777" w:rsidR="002A36BB" w:rsidRDefault="002A36BB" w:rsidP="002A36BB">
      <w:pPr>
        <w:rPr>
          <w:lang w:val="en-GB"/>
        </w:rPr>
      </w:pPr>
      <w:r>
        <w:rPr>
          <w:lang w:val="en-GB"/>
        </w:rPr>
        <w:t xml:space="preserve">Indicate </w:t>
      </w:r>
      <w:r w:rsidRPr="00E922E7">
        <w:rPr>
          <w:lang w:val="en-GB"/>
        </w:rPr>
        <w:t>the extent to which you agree or disagree to each of the statements.</w:t>
      </w:r>
    </w:p>
    <w:tbl>
      <w:tblPr>
        <w:tblStyle w:val="TableGrid"/>
        <w:tblW w:w="0" w:type="auto"/>
        <w:tblLook w:val="04A0" w:firstRow="1" w:lastRow="0" w:firstColumn="1" w:lastColumn="0" w:noHBand="0" w:noVBand="1"/>
      </w:tblPr>
      <w:tblGrid>
        <w:gridCol w:w="1992"/>
        <w:gridCol w:w="1992"/>
        <w:gridCol w:w="1992"/>
        <w:gridCol w:w="1993"/>
        <w:gridCol w:w="1993"/>
      </w:tblGrid>
      <w:tr w:rsidR="002A36BB" w14:paraId="5C78977F" w14:textId="77777777" w:rsidTr="000F6C7B">
        <w:tc>
          <w:tcPr>
            <w:tcW w:w="1992" w:type="dxa"/>
          </w:tcPr>
          <w:p w14:paraId="2EF61F63" w14:textId="77777777" w:rsidR="002A36BB" w:rsidRDefault="002A36BB" w:rsidP="000F6C7B">
            <w:pPr>
              <w:jc w:val="center"/>
              <w:rPr>
                <w:lang w:val="en-GB"/>
              </w:rPr>
            </w:pPr>
            <w:r>
              <w:rPr>
                <w:lang w:val="en-GB"/>
              </w:rPr>
              <w:t>Strongly Disagree</w:t>
            </w:r>
          </w:p>
        </w:tc>
        <w:tc>
          <w:tcPr>
            <w:tcW w:w="1992" w:type="dxa"/>
          </w:tcPr>
          <w:p w14:paraId="331EF14E" w14:textId="77777777" w:rsidR="002A36BB" w:rsidRDefault="002A36BB" w:rsidP="000F6C7B">
            <w:pPr>
              <w:jc w:val="center"/>
              <w:rPr>
                <w:lang w:val="en-GB"/>
              </w:rPr>
            </w:pPr>
            <w:r>
              <w:rPr>
                <w:lang w:val="en-GB"/>
              </w:rPr>
              <w:t>Disagree</w:t>
            </w:r>
          </w:p>
        </w:tc>
        <w:tc>
          <w:tcPr>
            <w:tcW w:w="1992" w:type="dxa"/>
          </w:tcPr>
          <w:p w14:paraId="451C1D18" w14:textId="77777777" w:rsidR="002A36BB" w:rsidRDefault="002A36BB" w:rsidP="000F6C7B">
            <w:pPr>
              <w:jc w:val="center"/>
              <w:rPr>
                <w:lang w:val="en-GB"/>
              </w:rPr>
            </w:pPr>
            <w:r>
              <w:rPr>
                <w:lang w:val="en-GB"/>
              </w:rPr>
              <w:t>Neither Agree nor Disagree</w:t>
            </w:r>
          </w:p>
        </w:tc>
        <w:tc>
          <w:tcPr>
            <w:tcW w:w="1993" w:type="dxa"/>
          </w:tcPr>
          <w:p w14:paraId="629500CD" w14:textId="77777777" w:rsidR="002A36BB" w:rsidRDefault="002A36BB" w:rsidP="000F6C7B">
            <w:pPr>
              <w:jc w:val="center"/>
              <w:rPr>
                <w:lang w:val="en-GB"/>
              </w:rPr>
            </w:pPr>
            <w:r>
              <w:rPr>
                <w:lang w:val="en-GB"/>
              </w:rPr>
              <w:t>Agree</w:t>
            </w:r>
          </w:p>
        </w:tc>
        <w:tc>
          <w:tcPr>
            <w:tcW w:w="1993" w:type="dxa"/>
          </w:tcPr>
          <w:p w14:paraId="094CA592" w14:textId="77777777" w:rsidR="002A36BB" w:rsidRDefault="002A36BB" w:rsidP="000F6C7B">
            <w:pPr>
              <w:jc w:val="center"/>
              <w:rPr>
                <w:lang w:val="en-GB"/>
              </w:rPr>
            </w:pPr>
            <w:r>
              <w:rPr>
                <w:lang w:val="en-GB"/>
              </w:rPr>
              <w:t>Strongly Agree</w:t>
            </w:r>
          </w:p>
        </w:tc>
      </w:tr>
      <w:tr w:rsidR="002A36BB" w14:paraId="111B7736" w14:textId="77777777" w:rsidTr="000F6C7B">
        <w:tc>
          <w:tcPr>
            <w:tcW w:w="1992" w:type="dxa"/>
          </w:tcPr>
          <w:p w14:paraId="1958CB97" w14:textId="77777777" w:rsidR="002A36BB" w:rsidRDefault="002A36BB" w:rsidP="000F6C7B">
            <w:pPr>
              <w:jc w:val="center"/>
              <w:rPr>
                <w:lang w:val="en-GB"/>
              </w:rPr>
            </w:pPr>
            <w:r>
              <w:rPr>
                <w:lang w:val="en-GB"/>
              </w:rPr>
              <w:t>1</w:t>
            </w:r>
          </w:p>
        </w:tc>
        <w:tc>
          <w:tcPr>
            <w:tcW w:w="1992" w:type="dxa"/>
          </w:tcPr>
          <w:p w14:paraId="7E871B45" w14:textId="77777777" w:rsidR="002A36BB" w:rsidRDefault="002A36BB" w:rsidP="000F6C7B">
            <w:pPr>
              <w:jc w:val="center"/>
              <w:rPr>
                <w:lang w:val="en-GB"/>
              </w:rPr>
            </w:pPr>
            <w:r>
              <w:rPr>
                <w:lang w:val="en-GB"/>
              </w:rPr>
              <w:t>2</w:t>
            </w:r>
          </w:p>
        </w:tc>
        <w:tc>
          <w:tcPr>
            <w:tcW w:w="1992" w:type="dxa"/>
          </w:tcPr>
          <w:p w14:paraId="202E27D8" w14:textId="77777777" w:rsidR="002A36BB" w:rsidRDefault="002A36BB" w:rsidP="000F6C7B">
            <w:pPr>
              <w:jc w:val="center"/>
              <w:rPr>
                <w:lang w:val="en-GB"/>
              </w:rPr>
            </w:pPr>
            <w:r>
              <w:rPr>
                <w:lang w:val="en-GB"/>
              </w:rPr>
              <w:t>3</w:t>
            </w:r>
          </w:p>
        </w:tc>
        <w:tc>
          <w:tcPr>
            <w:tcW w:w="1993" w:type="dxa"/>
          </w:tcPr>
          <w:p w14:paraId="25BB5406" w14:textId="77777777" w:rsidR="002A36BB" w:rsidRDefault="002A36BB" w:rsidP="000F6C7B">
            <w:pPr>
              <w:jc w:val="center"/>
              <w:rPr>
                <w:lang w:val="en-GB"/>
              </w:rPr>
            </w:pPr>
            <w:r>
              <w:rPr>
                <w:lang w:val="en-GB"/>
              </w:rPr>
              <w:t>4</w:t>
            </w:r>
          </w:p>
        </w:tc>
        <w:tc>
          <w:tcPr>
            <w:tcW w:w="1993" w:type="dxa"/>
          </w:tcPr>
          <w:p w14:paraId="1E9339C2" w14:textId="77777777" w:rsidR="002A36BB" w:rsidRDefault="002A36BB" w:rsidP="000F6C7B">
            <w:pPr>
              <w:jc w:val="center"/>
              <w:rPr>
                <w:lang w:val="en-GB"/>
              </w:rPr>
            </w:pPr>
            <w:r>
              <w:rPr>
                <w:lang w:val="en-GB"/>
              </w:rPr>
              <w:t>5</w:t>
            </w:r>
          </w:p>
        </w:tc>
      </w:tr>
    </w:tbl>
    <w:p w14:paraId="65B8FAC7" w14:textId="77777777" w:rsidR="002A36BB" w:rsidRDefault="002A36BB" w:rsidP="002A36BB">
      <w:pPr>
        <w:pStyle w:val="ListParagraph"/>
        <w:rPr>
          <w:lang w:val="en-GB"/>
        </w:rPr>
      </w:pPr>
    </w:p>
    <w:p w14:paraId="04798BE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sense of why I feel certain feelings most of the time.</w:t>
      </w:r>
    </w:p>
    <w:p w14:paraId="45F9983A"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have a good understanding of my own emotions. </w:t>
      </w:r>
    </w:p>
    <w:p w14:paraId="1351CB74"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really understand what I feel. </w:t>
      </w:r>
    </w:p>
    <w:p w14:paraId="43F6E793"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whether I am happy or not. </w:t>
      </w:r>
    </w:p>
    <w:p w14:paraId="721EC25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my friends’ emotions from their behaviour. </w:t>
      </w:r>
    </w:p>
    <w:p w14:paraId="2112C94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good observer of others’ emotions.</w:t>
      </w:r>
    </w:p>
    <w:p w14:paraId="68C015F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sensitive to the feelings and emotions of others.</w:t>
      </w:r>
    </w:p>
    <w:p w14:paraId="2C184E0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understanding of the emotions of people around me.</w:t>
      </w:r>
    </w:p>
    <w:p w14:paraId="3B76F29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always set goals for myself and then try my best to achieve</w:t>
      </w:r>
      <w:r>
        <w:rPr>
          <w:lang w:val="en-GB"/>
        </w:rPr>
        <w:t xml:space="preserve"> </w:t>
      </w:r>
      <w:r w:rsidRPr="00E922E7">
        <w:rPr>
          <w:lang w:val="en-GB"/>
        </w:rPr>
        <w:t>them.</w:t>
      </w:r>
    </w:p>
    <w:p w14:paraId="5D4612C0"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tell myself I am a competent person. </w:t>
      </w:r>
    </w:p>
    <w:p w14:paraId="644A45E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self-motivating person.</w:t>
      </w:r>
    </w:p>
    <w:p w14:paraId="1068E6A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would always encourage myself to try my best. </w:t>
      </w:r>
    </w:p>
    <w:p w14:paraId="23650A1B"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t>
      </w:r>
      <w:proofErr w:type="gramStart"/>
      <w:r w:rsidRPr="00E922E7">
        <w:rPr>
          <w:lang w:val="en-GB"/>
        </w:rPr>
        <w:t>am able to</w:t>
      </w:r>
      <w:proofErr w:type="gramEnd"/>
      <w:r w:rsidRPr="00E922E7">
        <w:rPr>
          <w:lang w:val="en-GB"/>
        </w:rPr>
        <w:t xml:space="preserve"> control my temper so that I can handle difficulties rationally. </w:t>
      </w:r>
    </w:p>
    <w:p w14:paraId="76417031"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quite capable of controlling my own emotions.</w:t>
      </w:r>
    </w:p>
    <w:p w14:paraId="477A057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can always calm down quickly when I am very angry. </w:t>
      </w:r>
    </w:p>
    <w:p w14:paraId="2F302482" w14:textId="77777777" w:rsidR="002A36BB" w:rsidRPr="00E70281"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good control of my emotions</w:t>
      </w:r>
    </w:p>
    <w:p w14:paraId="64F5623F" w14:textId="77777777" w:rsidR="002A36BB" w:rsidRPr="00EB1260" w:rsidRDefault="002A36BB" w:rsidP="002A36BB"/>
    <w:p w14:paraId="34C6EE9E" w14:textId="77777777" w:rsidR="002A36BB" w:rsidRPr="00EB1260" w:rsidRDefault="002A36BB" w:rsidP="002A36BB"/>
    <w:p w14:paraId="50429CEF" w14:textId="77777777" w:rsidR="005A0EEF" w:rsidRDefault="005A0EEF" w:rsidP="005A0EEF"/>
    <w:p w14:paraId="268B5D7C" w14:textId="77777777" w:rsidR="005A0EEF" w:rsidRDefault="005A0EEF" w:rsidP="005A0EEF"/>
    <w:p w14:paraId="4B8E1DA9" w14:textId="77777777" w:rsidR="005A0EEF" w:rsidRDefault="005A0EEF" w:rsidP="005A0EEF">
      <w:pPr>
        <w:pStyle w:val="Heading1"/>
        <w:rPr>
          <w:lang w:val="en-AU" w:eastAsia="en-AU"/>
        </w:rPr>
      </w:pPr>
      <w:bookmarkStart w:id="226" w:name="_Toc72830102"/>
      <w:bookmarkStart w:id="227" w:name="_Toc196739435"/>
      <w:r>
        <w:rPr>
          <w:lang w:val="en-AU" w:eastAsia="en-AU"/>
        </w:rPr>
        <w:t>Psychological Wellbeing</w:t>
      </w:r>
      <w:bookmarkEnd w:id="226"/>
      <w:bookmarkEnd w:id="227"/>
    </w:p>
    <w:p w14:paraId="2614BE67" w14:textId="77777777" w:rsidR="005A0EEF" w:rsidRPr="0069761E" w:rsidRDefault="005A0EEF" w:rsidP="005A0EEF">
      <w:pPr>
        <w:rPr>
          <w:rFonts w:eastAsia="Times New Roman" w:cstheme="minorHAnsi"/>
          <w:color w:val="000000"/>
          <w:sz w:val="24"/>
          <w:szCs w:val="24"/>
          <w:lang w:val="en-AU" w:eastAsia="en-AU"/>
        </w:rPr>
      </w:pPr>
      <w:r w:rsidRPr="0069761E">
        <w:rPr>
          <w:rFonts w:eastAsia="Times New Roman" w:cstheme="minorHAnsi"/>
          <w:b/>
          <w:bCs/>
          <w:color w:val="000000"/>
          <w:sz w:val="24"/>
          <w:szCs w:val="24"/>
          <w:lang w:val="en-AU" w:eastAsia="en-AU"/>
        </w:rPr>
        <w:t>Instructions:</w:t>
      </w:r>
      <w:r w:rsidRPr="0069761E">
        <w:rPr>
          <w:rFonts w:eastAsia="Times New Roman" w:cstheme="minorHAnsi"/>
          <w:color w:val="000000"/>
          <w:sz w:val="24"/>
          <w:szCs w:val="24"/>
          <w:lang w:val="en-AU" w:eastAsia="en-AU"/>
        </w:rPr>
        <w:t xml:space="preserve"> Circle one response below each statement to indicate how much you agree or disagree. </w:t>
      </w:r>
    </w:p>
    <w:p w14:paraId="04D93F60" w14:textId="77777777" w:rsidR="005A0EEF" w:rsidRDefault="005A0EEF" w:rsidP="005A0EEF">
      <w:pPr>
        <w:rPr>
          <w:rFonts w:eastAsia="Times New Roman" w:cstheme="minorHAnsi"/>
          <w:sz w:val="24"/>
          <w:szCs w:val="24"/>
          <w:lang w:val="en-AU" w:eastAsia="en-AU"/>
        </w:rPr>
      </w:pPr>
    </w:p>
    <w:tbl>
      <w:tblPr>
        <w:tblStyle w:val="TableGrid"/>
        <w:tblW w:w="0" w:type="auto"/>
        <w:tblLook w:val="04A0" w:firstRow="1" w:lastRow="0" w:firstColumn="1" w:lastColumn="0" w:noHBand="0" w:noVBand="1"/>
      </w:tblPr>
      <w:tblGrid>
        <w:gridCol w:w="1378"/>
        <w:gridCol w:w="1565"/>
        <w:gridCol w:w="1201"/>
        <w:gridCol w:w="1408"/>
        <w:gridCol w:w="1437"/>
        <w:gridCol w:w="1565"/>
        <w:gridCol w:w="1408"/>
      </w:tblGrid>
      <w:tr w:rsidR="005A0EEF" w14:paraId="3498FFCB" w14:textId="77777777" w:rsidTr="000F6C7B">
        <w:tc>
          <w:tcPr>
            <w:tcW w:w="1423" w:type="dxa"/>
          </w:tcPr>
          <w:p w14:paraId="1D61041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agree</w:t>
            </w:r>
          </w:p>
        </w:tc>
        <w:tc>
          <w:tcPr>
            <w:tcW w:w="1423" w:type="dxa"/>
          </w:tcPr>
          <w:p w14:paraId="2DE5D0E0"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agree</w:t>
            </w:r>
          </w:p>
        </w:tc>
        <w:tc>
          <w:tcPr>
            <w:tcW w:w="1423" w:type="dxa"/>
          </w:tcPr>
          <w:p w14:paraId="648AECE7"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Agree a little</w:t>
            </w:r>
          </w:p>
        </w:tc>
        <w:tc>
          <w:tcPr>
            <w:tcW w:w="1423" w:type="dxa"/>
          </w:tcPr>
          <w:p w14:paraId="40AF375B"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Neither agree nor disagree</w:t>
            </w:r>
          </w:p>
        </w:tc>
        <w:tc>
          <w:tcPr>
            <w:tcW w:w="1423" w:type="dxa"/>
          </w:tcPr>
          <w:p w14:paraId="1CEB64F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Disagree a little</w:t>
            </w:r>
          </w:p>
        </w:tc>
        <w:tc>
          <w:tcPr>
            <w:tcW w:w="1423" w:type="dxa"/>
          </w:tcPr>
          <w:p w14:paraId="0D8C44F3"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disagree</w:t>
            </w:r>
          </w:p>
        </w:tc>
        <w:tc>
          <w:tcPr>
            <w:tcW w:w="1424" w:type="dxa"/>
          </w:tcPr>
          <w:p w14:paraId="593DD81F"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disagree</w:t>
            </w:r>
          </w:p>
        </w:tc>
      </w:tr>
      <w:tr w:rsidR="005A0EEF" w14:paraId="618AE91F" w14:textId="77777777" w:rsidTr="000F6C7B">
        <w:tc>
          <w:tcPr>
            <w:tcW w:w="1423" w:type="dxa"/>
          </w:tcPr>
          <w:p w14:paraId="6C99E3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1</w:t>
            </w:r>
          </w:p>
        </w:tc>
        <w:tc>
          <w:tcPr>
            <w:tcW w:w="1423" w:type="dxa"/>
          </w:tcPr>
          <w:p w14:paraId="66AABD9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2</w:t>
            </w:r>
          </w:p>
        </w:tc>
        <w:tc>
          <w:tcPr>
            <w:tcW w:w="1423" w:type="dxa"/>
          </w:tcPr>
          <w:p w14:paraId="3F38B6B4"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3</w:t>
            </w:r>
          </w:p>
        </w:tc>
        <w:tc>
          <w:tcPr>
            <w:tcW w:w="1423" w:type="dxa"/>
          </w:tcPr>
          <w:p w14:paraId="7DC5F798"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4</w:t>
            </w:r>
          </w:p>
        </w:tc>
        <w:tc>
          <w:tcPr>
            <w:tcW w:w="1423" w:type="dxa"/>
          </w:tcPr>
          <w:p w14:paraId="2EB88B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5</w:t>
            </w:r>
          </w:p>
        </w:tc>
        <w:tc>
          <w:tcPr>
            <w:tcW w:w="1423" w:type="dxa"/>
          </w:tcPr>
          <w:p w14:paraId="78BDABF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6</w:t>
            </w:r>
          </w:p>
        </w:tc>
        <w:tc>
          <w:tcPr>
            <w:tcW w:w="1424" w:type="dxa"/>
          </w:tcPr>
          <w:p w14:paraId="1F7B8ADC"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7</w:t>
            </w:r>
          </w:p>
        </w:tc>
      </w:tr>
    </w:tbl>
    <w:p w14:paraId="291E23E1" w14:textId="77777777" w:rsidR="005A0EEF" w:rsidRPr="0069761E" w:rsidRDefault="005A0EEF" w:rsidP="005A0EEF">
      <w:pPr>
        <w:rPr>
          <w:rFonts w:eastAsia="Times New Roman" w:cstheme="minorHAnsi"/>
          <w:sz w:val="24"/>
          <w:szCs w:val="24"/>
          <w:lang w:val="en-AU" w:eastAsia="en-AU"/>
        </w:rPr>
      </w:pPr>
    </w:p>
    <w:p w14:paraId="04532B8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 I like most parts of my personality.</w:t>
      </w:r>
    </w:p>
    <w:p w14:paraId="05B8D99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2. When I look at the story of my life, I am pleased with how things have turned out so far.</w:t>
      </w:r>
    </w:p>
    <w:p w14:paraId="1F814F8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3. Some people wander aimlessly through life, but I am not one of them.</w:t>
      </w:r>
    </w:p>
    <w:p w14:paraId="3ED3B7D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4. The demands of everyday life often get me down.</w:t>
      </w:r>
    </w:p>
    <w:p w14:paraId="5B3FB05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5. In many ways I feel disappointed about my achievements in life.</w:t>
      </w:r>
    </w:p>
    <w:p w14:paraId="355D6E5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6. Maintaining close relationships has been difficult and frustrating for me.</w:t>
      </w:r>
    </w:p>
    <w:p w14:paraId="5C5E22C5"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7. I live life one day at a time and don't really think about the future.</w:t>
      </w:r>
    </w:p>
    <w:p w14:paraId="2268B76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 xml:space="preserve">8. In general, I feel I </w:t>
      </w:r>
      <w:proofErr w:type="gramStart"/>
      <w:r w:rsidRPr="00A52979">
        <w:rPr>
          <w:rFonts w:eastAsia="Times New Roman" w:cstheme="minorHAnsi"/>
          <w:color w:val="000000"/>
          <w:lang w:val="en-AU" w:eastAsia="en-AU"/>
        </w:rPr>
        <w:t>am in charge of</w:t>
      </w:r>
      <w:proofErr w:type="gramEnd"/>
      <w:r w:rsidRPr="00A52979">
        <w:rPr>
          <w:rFonts w:eastAsia="Times New Roman" w:cstheme="minorHAnsi"/>
          <w:color w:val="000000"/>
          <w:lang w:val="en-AU" w:eastAsia="en-AU"/>
        </w:rPr>
        <w:t xml:space="preserve"> the situation in which I live.</w:t>
      </w:r>
    </w:p>
    <w:p w14:paraId="264FFFF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9. I am good at managing the responsibilities of daily life.</w:t>
      </w:r>
    </w:p>
    <w:p w14:paraId="661ABC7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10. I sometimes feel as if I've done all there is to do in life.</w:t>
      </w:r>
    </w:p>
    <w:p w14:paraId="2ABDA52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11. For me, life has been a continuous process of learning, changing, and growth.</w:t>
      </w:r>
    </w:p>
    <w:p w14:paraId="4875CDA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12. I think it is important to have new experiences that challenge how I think about myself and the world.</w:t>
      </w:r>
    </w:p>
    <w:p w14:paraId="6A5EEBC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lastRenderedPageBreak/>
        <w:t>13. People would describe me as a giving person, willing to share my time with others.</w:t>
      </w:r>
    </w:p>
    <w:p w14:paraId="56895F3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14. I gave up trying to make big improvements or changes in my life a long time ago</w:t>
      </w:r>
    </w:p>
    <w:p w14:paraId="6F173E03"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15. I tend to be influenced by people with strong opinions</w:t>
      </w:r>
    </w:p>
    <w:p w14:paraId="69B2E24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16. I have not experienced many warm and trusting relationships with others.</w:t>
      </w:r>
    </w:p>
    <w:p w14:paraId="0EA00BA0"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17. I have confidence in my own opinions, even if they are different from the way most other people think.</w:t>
      </w:r>
    </w:p>
    <w:p w14:paraId="2CEAAB5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18. I judge myself by what I think is important, not by the values of what others think is important.</w:t>
      </w:r>
    </w:p>
    <w:p w14:paraId="41BB83D1" w14:textId="77777777" w:rsidR="005A0EEF" w:rsidRDefault="005A0EEF" w:rsidP="005A0EEF"/>
    <w:p w14:paraId="51BCBBA5" w14:textId="77777777" w:rsidR="005A0EEF" w:rsidRDefault="005A0EEF" w:rsidP="005A0EEF"/>
    <w:p w14:paraId="50779729" w14:textId="77777777" w:rsidR="005A0EEF" w:rsidRPr="00440361" w:rsidRDefault="005A0EEF" w:rsidP="005A0EEF">
      <w:pPr>
        <w:sectPr w:rsidR="005A0EEF" w:rsidRPr="00440361" w:rsidSect="005A0EEF">
          <w:headerReference w:type="default" r:id="rId16"/>
          <w:footerReference w:type="default" r:id="rId17"/>
          <w:pgSz w:w="12240" w:h="15840"/>
          <w:pgMar w:top="1134" w:right="1134" w:bottom="1134" w:left="1134" w:header="709" w:footer="709" w:gutter="0"/>
          <w:cols w:space="708"/>
          <w:docGrid w:linePitch="360"/>
        </w:sectPr>
      </w:pPr>
    </w:p>
    <w:p w14:paraId="16EEE127" w14:textId="77777777" w:rsidR="005A0EEF" w:rsidRDefault="005A0EEF" w:rsidP="005A0EEF">
      <w:pPr>
        <w:pStyle w:val="Heading1"/>
      </w:pPr>
      <w:bookmarkStart w:id="228" w:name="_Toc196739436"/>
      <w:r>
        <w:lastRenderedPageBreak/>
        <w:t>Positive and Negative Affect (Self-report)</w:t>
      </w:r>
      <w:bookmarkEnd w:id="228"/>
    </w:p>
    <w:p w14:paraId="6540662A" w14:textId="33FCD172" w:rsidR="005A0EEF" w:rsidRDefault="005A0EEF" w:rsidP="005A0EEF">
      <w:r w:rsidRPr="472F77A0">
        <w:t xml:space="preserve">Please indicate the extent you felt this way over the LAST </w:t>
      </w:r>
      <w:r w:rsidR="00FC49F4" w:rsidRPr="472F77A0">
        <w:t>DAY/WEEK/MONTH</w:t>
      </w:r>
      <w:r w:rsidRPr="472F77A0">
        <w:t xml:space="preserve">. </w:t>
      </w:r>
    </w:p>
    <w:p w14:paraId="10804A43" w14:textId="77777777" w:rsidR="00E22AA7" w:rsidRDefault="005A0EEF" w:rsidP="00FC49F4">
      <w:r>
        <w:t>Rate how much you felt each emotion from 1 (very slightly or not at all) to 5 (extremely).</w:t>
      </w:r>
    </w:p>
    <w:p w14:paraId="64313D9D" w14:textId="77777777" w:rsidR="00E22AA7" w:rsidRDefault="00FC49F4" w:rsidP="00FC49F4">
      <w:r>
        <w:t xml:space="preserve"> </w:t>
      </w:r>
    </w:p>
    <w:p w14:paraId="2475A483" w14:textId="77777777" w:rsidR="00E22AA7" w:rsidRDefault="00E22AA7" w:rsidP="00E22AA7">
      <w:pPr>
        <w:pStyle w:val="ListParagraph"/>
        <w:numPr>
          <w:ilvl w:val="0"/>
          <w:numId w:val="46"/>
        </w:numPr>
      </w:pPr>
      <w:r>
        <w:t>Determined </w:t>
      </w:r>
    </w:p>
    <w:p w14:paraId="39B857BC" w14:textId="77777777" w:rsidR="005A0EEF" w:rsidRDefault="005A0EEF" w:rsidP="005A0EEF">
      <w:pPr>
        <w:pStyle w:val="ListParagraph"/>
        <w:widowControl/>
        <w:numPr>
          <w:ilvl w:val="0"/>
          <w:numId w:val="46"/>
        </w:numPr>
        <w:autoSpaceDE/>
        <w:autoSpaceDN/>
        <w:adjustRightInd/>
        <w:spacing w:after="160" w:line="259" w:lineRule="auto"/>
      </w:pPr>
      <w:r>
        <w:t>Attentive </w:t>
      </w:r>
    </w:p>
    <w:p w14:paraId="700AA4A8" w14:textId="77777777" w:rsidR="005A0EEF" w:rsidRDefault="005A0EEF" w:rsidP="005A0EEF">
      <w:pPr>
        <w:pStyle w:val="ListParagraph"/>
        <w:widowControl/>
        <w:numPr>
          <w:ilvl w:val="0"/>
          <w:numId w:val="46"/>
        </w:numPr>
        <w:autoSpaceDE/>
        <w:autoSpaceDN/>
        <w:adjustRightInd/>
        <w:spacing w:after="160" w:line="259" w:lineRule="auto"/>
      </w:pPr>
      <w:r>
        <w:t>Alert </w:t>
      </w:r>
    </w:p>
    <w:p w14:paraId="635BA74E" w14:textId="77777777" w:rsidR="005A0EEF" w:rsidRDefault="005A0EEF" w:rsidP="005A0EEF">
      <w:pPr>
        <w:pStyle w:val="ListParagraph"/>
        <w:widowControl/>
        <w:numPr>
          <w:ilvl w:val="0"/>
          <w:numId w:val="46"/>
        </w:numPr>
        <w:autoSpaceDE/>
        <w:autoSpaceDN/>
        <w:adjustRightInd/>
        <w:spacing w:after="160" w:line="259" w:lineRule="auto"/>
      </w:pPr>
      <w:r>
        <w:t>Inspired </w:t>
      </w:r>
    </w:p>
    <w:p w14:paraId="4E2E594A" w14:textId="77777777" w:rsidR="005A0EEF" w:rsidRDefault="005A0EEF" w:rsidP="005A0EEF">
      <w:pPr>
        <w:pStyle w:val="ListParagraph"/>
        <w:widowControl/>
        <w:numPr>
          <w:ilvl w:val="0"/>
          <w:numId w:val="46"/>
        </w:numPr>
        <w:autoSpaceDE/>
        <w:autoSpaceDN/>
        <w:adjustRightInd/>
        <w:spacing w:after="160" w:line="259" w:lineRule="auto"/>
      </w:pPr>
      <w:r>
        <w:t>Active </w:t>
      </w:r>
    </w:p>
    <w:p w14:paraId="632452AF" w14:textId="77777777" w:rsidR="005A0EEF" w:rsidRDefault="005A0EEF" w:rsidP="005A0EEF">
      <w:pPr>
        <w:pStyle w:val="ListParagraph"/>
        <w:widowControl/>
        <w:numPr>
          <w:ilvl w:val="0"/>
          <w:numId w:val="46"/>
        </w:numPr>
        <w:autoSpaceDE/>
        <w:autoSpaceDN/>
        <w:adjustRightInd/>
        <w:spacing w:after="160" w:line="259" w:lineRule="auto"/>
      </w:pPr>
      <w:r>
        <w:t>Afraid </w:t>
      </w:r>
    </w:p>
    <w:p w14:paraId="0384E582" w14:textId="77777777" w:rsidR="005A0EEF" w:rsidRDefault="005A0EEF" w:rsidP="005A0EEF">
      <w:pPr>
        <w:pStyle w:val="ListParagraph"/>
        <w:widowControl/>
        <w:numPr>
          <w:ilvl w:val="0"/>
          <w:numId w:val="46"/>
        </w:numPr>
        <w:autoSpaceDE/>
        <w:autoSpaceDN/>
        <w:adjustRightInd/>
        <w:spacing w:after="160" w:line="259" w:lineRule="auto"/>
      </w:pPr>
      <w:r>
        <w:t>Nervous </w:t>
      </w:r>
    </w:p>
    <w:p w14:paraId="1C656F37" w14:textId="77777777" w:rsidR="005A0EEF" w:rsidRDefault="005A0EEF" w:rsidP="005A0EEF">
      <w:pPr>
        <w:pStyle w:val="ListParagraph"/>
        <w:widowControl/>
        <w:numPr>
          <w:ilvl w:val="0"/>
          <w:numId w:val="46"/>
        </w:numPr>
        <w:autoSpaceDE/>
        <w:autoSpaceDN/>
        <w:adjustRightInd/>
        <w:spacing w:after="160" w:line="259" w:lineRule="auto"/>
      </w:pPr>
      <w:r>
        <w:t>Upset </w:t>
      </w:r>
    </w:p>
    <w:p w14:paraId="7A68534A" w14:textId="77777777" w:rsidR="005A0EEF" w:rsidRDefault="005A0EEF" w:rsidP="005A0EEF">
      <w:pPr>
        <w:pStyle w:val="ListParagraph"/>
        <w:widowControl/>
        <w:numPr>
          <w:ilvl w:val="0"/>
          <w:numId w:val="46"/>
        </w:numPr>
        <w:autoSpaceDE/>
        <w:autoSpaceDN/>
        <w:adjustRightInd/>
        <w:spacing w:after="160" w:line="259" w:lineRule="auto"/>
      </w:pPr>
      <w:r>
        <w:t>Ashamed </w:t>
      </w:r>
    </w:p>
    <w:p w14:paraId="0F503493" w14:textId="77777777" w:rsidR="005A0EEF" w:rsidRDefault="005A0EEF" w:rsidP="005A0EEF">
      <w:pPr>
        <w:pStyle w:val="ListParagraph"/>
        <w:widowControl/>
        <w:numPr>
          <w:ilvl w:val="0"/>
          <w:numId w:val="46"/>
        </w:numPr>
        <w:autoSpaceDE/>
        <w:autoSpaceDN/>
        <w:adjustRightInd/>
        <w:spacing w:after="160" w:line="259" w:lineRule="auto"/>
      </w:pPr>
      <w:r>
        <w:t>Hostile  </w:t>
      </w:r>
    </w:p>
    <w:p w14:paraId="12FD9417" w14:textId="77777777" w:rsidR="005A0EEF" w:rsidRDefault="005A0EEF" w:rsidP="005A0EEF">
      <w:pPr>
        <w:pStyle w:val="ListParagraph"/>
        <w:widowControl/>
        <w:numPr>
          <w:ilvl w:val="0"/>
          <w:numId w:val="46"/>
        </w:numPr>
        <w:autoSpaceDE/>
        <w:autoSpaceDN/>
        <w:adjustRightInd/>
        <w:spacing w:after="160" w:line="259" w:lineRule="auto"/>
      </w:pPr>
      <w:r>
        <w:t>Calm</w:t>
      </w:r>
    </w:p>
    <w:p w14:paraId="25270209" w14:textId="77777777" w:rsidR="005A0EEF" w:rsidRDefault="005A0EEF" w:rsidP="005A0EEF">
      <w:pPr>
        <w:pStyle w:val="ListParagraph"/>
        <w:widowControl/>
        <w:numPr>
          <w:ilvl w:val="0"/>
          <w:numId w:val="46"/>
        </w:numPr>
        <w:autoSpaceDE/>
        <w:autoSpaceDN/>
        <w:adjustRightInd/>
        <w:spacing w:after="160" w:line="259" w:lineRule="auto"/>
      </w:pPr>
      <w:r>
        <w:t>Content</w:t>
      </w:r>
    </w:p>
    <w:p w14:paraId="6485D847" w14:textId="77777777" w:rsidR="005A0EEF" w:rsidRDefault="005A0EEF" w:rsidP="005A0EEF">
      <w:pPr>
        <w:pStyle w:val="ListParagraph"/>
        <w:widowControl/>
        <w:numPr>
          <w:ilvl w:val="0"/>
          <w:numId w:val="46"/>
        </w:numPr>
        <w:autoSpaceDE/>
        <w:autoSpaceDN/>
        <w:adjustRightInd/>
        <w:spacing w:after="160" w:line="259" w:lineRule="auto"/>
      </w:pPr>
      <w:r>
        <w:t>Peaceful</w:t>
      </w:r>
    </w:p>
    <w:p w14:paraId="3048E3F1" w14:textId="5457744C" w:rsidR="00EB1260" w:rsidRPr="00EB1260" w:rsidRDefault="005A0EEF" w:rsidP="0014626C">
      <w:pPr>
        <w:pStyle w:val="ListParagraph"/>
        <w:widowControl/>
        <w:numPr>
          <w:ilvl w:val="0"/>
          <w:numId w:val="46"/>
        </w:numPr>
        <w:autoSpaceDE/>
        <w:autoSpaceDN/>
        <w:adjustRightInd/>
        <w:spacing w:after="160" w:line="259" w:lineRule="auto"/>
      </w:pPr>
      <w:r>
        <w:t>Relax</w:t>
      </w:r>
      <w:r w:rsidR="002528C8">
        <w:t>ed</w:t>
      </w:r>
    </w:p>
    <w:p w14:paraId="530DEA48" w14:textId="57E19DE7" w:rsidR="00EB1260" w:rsidRDefault="00EB1260"/>
    <w:p w14:paraId="5081EC12" w14:textId="2B916DE4" w:rsidR="005B77CA" w:rsidRDefault="005B77CA" w:rsidP="00BA4152">
      <w:pPr>
        <w:pStyle w:val="Heading1"/>
      </w:pPr>
      <w:bookmarkStart w:id="229" w:name="_Toc196739437"/>
      <w:r>
        <w:t>Social Media Questionnaire</w:t>
      </w:r>
      <w:bookmarkEnd w:id="229"/>
    </w:p>
    <w:p w14:paraId="234A5E2F" w14:textId="41EF5B37" w:rsidR="005B77CA" w:rsidRDefault="005B77CA" w:rsidP="005B77CA"/>
    <w:p w14:paraId="770BFD46" w14:textId="77777777" w:rsidR="005B77CA" w:rsidRDefault="005B77CA" w:rsidP="00BA4152">
      <w:pPr>
        <w:pStyle w:val="ListParagraph"/>
        <w:widowControl/>
        <w:numPr>
          <w:ilvl w:val="0"/>
          <w:numId w:val="50"/>
        </w:numPr>
        <w:autoSpaceDE/>
        <w:autoSpaceDN/>
        <w:adjustRightInd/>
        <w:spacing w:after="160" w:line="278" w:lineRule="auto"/>
      </w:pPr>
      <w:r>
        <w:t>I spend a lot of time thinking about social media apps or planning my use of social media apps</w:t>
      </w:r>
    </w:p>
    <w:p w14:paraId="22005C38" w14:textId="77777777" w:rsidR="005B77CA" w:rsidRDefault="005B77CA" w:rsidP="00BA4152">
      <w:pPr>
        <w:pStyle w:val="ListParagraph"/>
        <w:widowControl/>
        <w:numPr>
          <w:ilvl w:val="0"/>
          <w:numId w:val="50"/>
        </w:numPr>
        <w:autoSpaceDE/>
        <w:autoSpaceDN/>
        <w:adjustRightInd/>
        <w:spacing w:after="160" w:line="278" w:lineRule="auto"/>
      </w:pPr>
      <w:r>
        <w:t>I feel the need to use social media apps more and more</w:t>
      </w:r>
    </w:p>
    <w:p w14:paraId="02DE9881" w14:textId="77777777" w:rsidR="005B77CA" w:rsidRDefault="005B77CA" w:rsidP="00BA4152">
      <w:pPr>
        <w:pStyle w:val="ListParagraph"/>
        <w:widowControl/>
        <w:numPr>
          <w:ilvl w:val="0"/>
          <w:numId w:val="50"/>
        </w:numPr>
        <w:autoSpaceDE/>
        <w:autoSpaceDN/>
        <w:adjustRightInd/>
        <w:spacing w:after="160" w:line="278" w:lineRule="auto"/>
      </w:pPr>
      <w:r>
        <w:t>I use social media apps so I can forget about my problems</w:t>
      </w:r>
    </w:p>
    <w:p w14:paraId="308D3D45" w14:textId="77777777" w:rsidR="005B77CA" w:rsidRDefault="005B77CA" w:rsidP="00BA4152">
      <w:pPr>
        <w:pStyle w:val="ListParagraph"/>
        <w:widowControl/>
        <w:numPr>
          <w:ilvl w:val="0"/>
          <w:numId w:val="50"/>
        </w:numPr>
        <w:autoSpaceDE/>
        <w:autoSpaceDN/>
        <w:adjustRightInd/>
        <w:spacing w:after="160" w:line="278" w:lineRule="auto"/>
      </w:pPr>
      <w:r>
        <w:t xml:space="preserve">I’ve tried to use my social media apps </w:t>
      </w:r>
      <w:proofErr w:type="gramStart"/>
      <w:r>
        <w:t>less</w:t>
      </w:r>
      <w:proofErr w:type="gramEnd"/>
      <w:r>
        <w:t xml:space="preserve"> but I can’t</w:t>
      </w:r>
    </w:p>
    <w:p w14:paraId="35744095" w14:textId="77777777" w:rsidR="005B77CA" w:rsidRDefault="005B77CA" w:rsidP="00BA4152">
      <w:pPr>
        <w:pStyle w:val="ListParagraph"/>
        <w:widowControl/>
        <w:numPr>
          <w:ilvl w:val="0"/>
          <w:numId w:val="50"/>
        </w:numPr>
        <w:autoSpaceDE/>
        <w:autoSpaceDN/>
        <w:adjustRightInd/>
        <w:spacing w:after="160" w:line="278" w:lineRule="auto"/>
      </w:pPr>
      <w:r>
        <w:t>I’ve become stressed or upset if I am not allowed to use my social media apps</w:t>
      </w:r>
    </w:p>
    <w:p w14:paraId="47DE6DAB" w14:textId="77777777" w:rsidR="005B77CA" w:rsidRDefault="005B77CA" w:rsidP="00BA4152">
      <w:pPr>
        <w:pStyle w:val="ListParagraph"/>
        <w:widowControl/>
        <w:numPr>
          <w:ilvl w:val="0"/>
          <w:numId w:val="50"/>
        </w:numPr>
        <w:autoSpaceDE/>
        <w:autoSpaceDN/>
        <w:adjustRightInd/>
        <w:spacing w:after="160" w:line="278" w:lineRule="auto"/>
      </w:pPr>
      <w:r>
        <w:t>I use social media apps so much that it has had a bad effect on my schoolwork or job</w:t>
      </w:r>
    </w:p>
    <w:p w14:paraId="3B221549" w14:textId="4B6029A4" w:rsidR="005B77CA" w:rsidRDefault="005B77CA" w:rsidP="00BA4152">
      <w:pPr>
        <w:pStyle w:val="Heading1"/>
      </w:pPr>
      <w:bookmarkStart w:id="230" w:name="_Toc196739438"/>
      <w:r>
        <w:t>Mobile phone questionnaire</w:t>
      </w:r>
      <w:bookmarkEnd w:id="230"/>
    </w:p>
    <w:p w14:paraId="39A5E0A2" w14:textId="77777777" w:rsidR="005B77CA" w:rsidRDefault="005B77CA" w:rsidP="00BA4152">
      <w:pPr>
        <w:pStyle w:val="ListParagraph"/>
        <w:widowControl/>
        <w:numPr>
          <w:ilvl w:val="0"/>
          <w:numId w:val="49"/>
        </w:numPr>
        <w:autoSpaceDE/>
        <w:autoSpaceDN/>
        <w:adjustRightInd/>
        <w:spacing w:after="160" w:line="278" w:lineRule="auto"/>
      </w:pPr>
      <w:r>
        <w:t>I interrupt whatever else I am doing when I am contacted on my phone</w:t>
      </w:r>
    </w:p>
    <w:p w14:paraId="2BA780B1" w14:textId="77777777" w:rsidR="005B77CA" w:rsidRDefault="005B77CA" w:rsidP="00BA4152">
      <w:pPr>
        <w:pStyle w:val="ListParagraph"/>
        <w:widowControl/>
        <w:numPr>
          <w:ilvl w:val="0"/>
          <w:numId w:val="49"/>
        </w:numPr>
        <w:autoSpaceDE/>
        <w:autoSpaceDN/>
        <w:adjustRightInd/>
        <w:spacing w:after="160" w:line="278" w:lineRule="auto"/>
      </w:pPr>
      <w:r>
        <w:t xml:space="preserve">I often use my phone for no </w:t>
      </w:r>
      <w:proofErr w:type="gramStart"/>
      <w:r>
        <w:t>particular reason</w:t>
      </w:r>
      <w:proofErr w:type="gramEnd"/>
    </w:p>
    <w:p w14:paraId="5400D7F9" w14:textId="77777777" w:rsidR="005B77CA" w:rsidRDefault="005B77CA" w:rsidP="00BA4152">
      <w:pPr>
        <w:pStyle w:val="ListParagraph"/>
        <w:widowControl/>
        <w:numPr>
          <w:ilvl w:val="0"/>
          <w:numId w:val="49"/>
        </w:numPr>
        <w:autoSpaceDE/>
        <w:autoSpaceDN/>
        <w:adjustRightInd/>
        <w:spacing w:after="160" w:line="278" w:lineRule="auto"/>
      </w:pPr>
      <w:r>
        <w:t>I feel connected to others when I am using my phone</w:t>
      </w:r>
    </w:p>
    <w:p w14:paraId="3F6A44D9" w14:textId="77777777" w:rsidR="005B77CA" w:rsidRDefault="005B77CA" w:rsidP="00BA4152">
      <w:pPr>
        <w:pStyle w:val="ListParagraph"/>
        <w:widowControl/>
        <w:numPr>
          <w:ilvl w:val="0"/>
          <w:numId w:val="49"/>
        </w:numPr>
        <w:autoSpaceDE/>
        <w:autoSpaceDN/>
        <w:adjustRightInd/>
        <w:spacing w:after="160" w:line="278" w:lineRule="auto"/>
      </w:pPr>
      <w:r>
        <w:t>Arguments have arisen with others because of my phone use</w:t>
      </w:r>
    </w:p>
    <w:p w14:paraId="6AE0070E" w14:textId="77777777" w:rsidR="005B77CA" w:rsidRDefault="005B77CA" w:rsidP="00BA4152">
      <w:pPr>
        <w:pStyle w:val="ListParagraph"/>
        <w:widowControl/>
        <w:numPr>
          <w:ilvl w:val="0"/>
          <w:numId w:val="49"/>
        </w:numPr>
        <w:autoSpaceDE/>
        <w:autoSpaceDN/>
        <w:adjustRightInd/>
        <w:spacing w:after="160" w:line="278" w:lineRule="auto"/>
      </w:pPr>
      <w:r>
        <w:t>I lose track of how much I am using my phone</w:t>
      </w:r>
    </w:p>
    <w:p w14:paraId="2F7B9634" w14:textId="77777777" w:rsidR="005B77CA" w:rsidRDefault="005B77CA" w:rsidP="00BA4152">
      <w:pPr>
        <w:pStyle w:val="ListParagraph"/>
        <w:widowControl/>
        <w:numPr>
          <w:ilvl w:val="0"/>
          <w:numId w:val="49"/>
        </w:numPr>
        <w:autoSpaceDE/>
        <w:autoSpaceDN/>
        <w:adjustRightInd/>
        <w:spacing w:after="160" w:line="278" w:lineRule="auto"/>
      </w:pPr>
      <w:r>
        <w:t>I often think about my phone when I am not using it</w:t>
      </w:r>
    </w:p>
    <w:p w14:paraId="333E14F2" w14:textId="77777777" w:rsidR="005B77CA" w:rsidRDefault="005B77CA" w:rsidP="00BA4152">
      <w:pPr>
        <w:pStyle w:val="ListParagraph"/>
        <w:widowControl/>
        <w:numPr>
          <w:ilvl w:val="0"/>
          <w:numId w:val="49"/>
        </w:numPr>
        <w:autoSpaceDE/>
        <w:autoSpaceDN/>
        <w:adjustRightInd/>
        <w:spacing w:after="160" w:line="278" w:lineRule="auto"/>
      </w:pPr>
      <w:r>
        <w:t>I have been unable to reduce my phone use</w:t>
      </w:r>
    </w:p>
    <w:p w14:paraId="6FB64966" w14:textId="77777777" w:rsidR="005B77CA" w:rsidRDefault="005B77CA" w:rsidP="00BA4152">
      <w:pPr>
        <w:pStyle w:val="ListParagraph"/>
        <w:widowControl/>
        <w:numPr>
          <w:ilvl w:val="0"/>
          <w:numId w:val="49"/>
        </w:numPr>
        <w:autoSpaceDE/>
        <w:autoSpaceDN/>
        <w:adjustRightInd/>
        <w:spacing w:after="160" w:line="278" w:lineRule="auto"/>
      </w:pPr>
      <w:r>
        <w:t>The thought of being without my phone makes me feel distressed</w:t>
      </w:r>
    </w:p>
    <w:p w14:paraId="0101903F" w14:textId="77777777" w:rsidR="005B77CA" w:rsidRPr="00EB1260" w:rsidRDefault="005B77CA"/>
    <w:p w14:paraId="05738748" w14:textId="3C1978E6" w:rsidR="00EB1260" w:rsidRPr="00EB1260" w:rsidRDefault="00EB1260"/>
    <w:p w14:paraId="383FDBAF" w14:textId="04DB9109" w:rsidR="00EB1260" w:rsidRPr="00EB1260" w:rsidRDefault="00EB1260"/>
    <w:p w14:paraId="6855690F" w14:textId="356F5D0E" w:rsidR="00D26B85" w:rsidRPr="00D26B85" w:rsidRDefault="00D26B85" w:rsidP="00BA4152">
      <w:pPr>
        <w:pStyle w:val="Heading1"/>
        <w:rPr>
          <w:lang w:val="en-AU"/>
        </w:rPr>
      </w:pPr>
      <w:bookmarkStart w:id="231" w:name="_Toc196739439"/>
      <w:r w:rsidRPr="00D26B85">
        <w:rPr>
          <w:lang w:val="en-AU"/>
        </w:rPr>
        <w:t>SOCIAL NETWORK SCALE</w:t>
      </w:r>
      <w:bookmarkEnd w:id="231"/>
      <w:r w:rsidRPr="00D26B85">
        <w:rPr>
          <w:lang w:val="en-AU"/>
        </w:rPr>
        <w:t xml:space="preserve"> </w:t>
      </w:r>
    </w:p>
    <w:p w14:paraId="2FAC4DE0" w14:textId="77777777" w:rsidR="00D26B85" w:rsidRPr="00D26B85" w:rsidRDefault="00D26B85" w:rsidP="00D26B85">
      <w:pPr>
        <w:rPr>
          <w:lang w:val="en-AU"/>
        </w:rPr>
      </w:pPr>
    </w:p>
    <w:p w14:paraId="003453A9" w14:textId="77777777" w:rsidR="00D26B85" w:rsidRPr="00D26B85" w:rsidRDefault="00D26B85" w:rsidP="00D26B85">
      <w:pPr>
        <w:rPr>
          <w:lang w:val="en-AU"/>
        </w:rPr>
      </w:pPr>
      <w:r w:rsidRPr="00D26B85">
        <w:rPr>
          <w:lang w:val="en-AU"/>
        </w:rPr>
        <w:t>FAMILY: Considering the people to whom you are related by birth, marriage, adoption, etc…</w:t>
      </w:r>
    </w:p>
    <w:p w14:paraId="727A203B" w14:textId="77777777" w:rsidR="00D26B85" w:rsidRPr="00D26B85" w:rsidRDefault="00D26B85" w:rsidP="00D26B85">
      <w:pPr>
        <w:rPr>
          <w:lang w:val="en-AU"/>
        </w:rPr>
      </w:pPr>
    </w:p>
    <w:p w14:paraId="52336D39" w14:textId="77777777" w:rsidR="00D26B85" w:rsidRPr="00D26B85" w:rsidRDefault="00D26B85" w:rsidP="00D26B85">
      <w:pPr>
        <w:rPr>
          <w:lang w:val="en-AU"/>
        </w:rPr>
      </w:pPr>
      <w:r w:rsidRPr="00D26B85">
        <w:rPr>
          <w:lang w:val="en-AU"/>
        </w:rPr>
        <w:t>1. How many relatives do you see or hear from at least once a month?</w:t>
      </w:r>
    </w:p>
    <w:p w14:paraId="19F1FA40"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731A3B38" w14:textId="77777777" w:rsidR="00D26B85" w:rsidRPr="00D26B85" w:rsidRDefault="00D26B85" w:rsidP="00D26B85">
      <w:pPr>
        <w:rPr>
          <w:lang w:val="en-AU"/>
        </w:rPr>
      </w:pPr>
    </w:p>
    <w:p w14:paraId="505EC89B" w14:textId="77777777" w:rsidR="00D26B85" w:rsidRPr="00D26B85" w:rsidRDefault="00D26B85" w:rsidP="00D26B85">
      <w:pPr>
        <w:rPr>
          <w:lang w:val="en-AU"/>
        </w:rPr>
      </w:pPr>
      <w:r w:rsidRPr="00D26B85">
        <w:rPr>
          <w:lang w:val="en-AU"/>
        </w:rPr>
        <w:t>2. How often do you see or hear from the relative with whom you have the most contact?</w:t>
      </w:r>
    </w:p>
    <w:p w14:paraId="5F42C67C" w14:textId="77777777" w:rsidR="00D26B85" w:rsidRPr="00D26B85" w:rsidRDefault="00D26B85" w:rsidP="00D26B85">
      <w:pPr>
        <w:rPr>
          <w:lang w:val="en-AU"/>
        </w:rPr>
      </w:pPr>
      <w:r w:rsidRPr="00D26B85">
        <w:rPr>
          <w:lang w:val="en-AU"/>
        </w:rPr>
        <w:t xml:space="preserve"> 0 = less than monthly 1 = monthly 2 = few times a month 3 = weekly 4 = few times a week</w:t>
      </w:r>
    </w:p>
    <w:p w14:paraId="1FC57DA2" w14:textId="77777777" w:rsidR="00D26B85" w:rsidRPr="00D26B85" w:rsidRDefault="00D26B85" w:rsidP="00D26B85">
      <w:pPr>
        <w:rPr>
          <w:lang w:val="en-AU"/>
        </w:rPr>
      </w:pPr>
      <w:r w:rsidRPr="00D26B85">
        <w:rPr>
          <w:lang w:val="en-AU"/>
        </w:rPr>
        <w:t xml:space="preserve"> 5 = daily</w:t>
      </w:r>
    </w:p>
    <w:p w14:paraId="7671699E" w14:textId="77777777" w:rsidR="00D26B85" w:rsidRPr="00D26B85" w:rsidRDefault="00D26B85" w:rsidP="00D26B85">
      <w:pPr>
        <w:rPr>
          <w:lang w:val="en-AU"/>
        </w:rPr>
      </w:pPr>
    </w:p>
    <w:p w14:paraId="77EDD452" w14:textId="77777777" w:rsidR="00D26B85" w:rsidRPr="00D26B85" w:rsidRDefault="00D26B85" w:rsidP="00D26B85">
      <w:pPr>
        <w:rPr>
          <w:lang w:val="en-AU"/>
        </w:rPr>
      </w:pPr>
      <w:r w:rsidRPr="00D26B85">
        <w:rPr>
          <w:lang w:val="en-AU"/>
        </w:rPr>
        <w:t>3. How many relatives do you feel at ease with that you can talk about private matters?</w:t>
      </w:r>
    </w:p>
    <w:p w14:paraId="79F74CA4"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1F441D5A" w14:textId="77777777" w:rsidR="00D26B85" w:rsidRPr="00D26B85" w:rsidRDefault="00D26B85" w:rsidP="00D26B85">
      <w:pPr>
        <w:rPr>
          <w:lang w:val="en-AU"/>
        </w:rPr>
      </w:pPr>
    </w:p>
    <w:p w14:paraId="1326BD38" w14:textId="77777777" w:rsidR="00D26B85" w:rsidRPr="00D26B85" w:rsidRDefault="00D26B85" w:rsidP="00D26B85">
      <w:pPr>
        <w:rPr>
          <w:lang w:val="en-AU"/>
        </w:rPr>
      </w:pPr>
      <w:r w:rsidRPr="00D26B85">
        <w:rPr>
          <w:lang w:val="en-AU"/>
        </w:rPr>
        <w:t>4. How many relatives do you feel close to such that you could call on them for help?</w:t>
      </w:r>
    </w:p>
    <w:p w14:paraId="5035D7AC"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3C9FC284" w14:textId="77777777" w:rsidR="00D26B85" w:rsidRPr="00D26B85" w:rsidRDefault="00D26B85" w:rsidP="00D26B85">
      <w:pPr>
        <w:rPr>
          <w:lang w:val="en-AU"/>
        </w:rPr>
      </w:pPr>
    </w:p>
    <w:p w14:paraId="57F62468" w14:textId="77777777" w:rsidR="00D26B85" w:rsidRPr="00D26B85" w:rsidRDefault="00D26B85" w:rsidP="00D26B85">
      <w:pPr>
        <w:rPr>
          <w:lang w:val="en-AU"/>
        </w:rPr>
      </w:pPr>
      <w:r w:rsidRPr="00D26B85">
        <w:rPr>
          <w:lang w:val="en-AU"/>
        </w:rPr>
        <w:t>5. When one of your relatives has an important decision to make, how often do they talk to you about it?</w:t>
      </w:r>
    </w:p>
    <w:p w14:paraId="18DF9D8C" w14:textId="77777777" w:rsidR="00D26B85" w:rsidRPr="00D26B85" w:rsidRDefault="00D26B85" w:rsidP="00D26B85">
      <w:pPr>
        <w:rPr>
          <w:lang w:val="en-AU"/>
        </w:rPr>
      </w:pPr>
      <w:r w:rsidRPr="00D26B85">
        <w:rPr>
          <w:lang w:val="en-AU"/>
        </w:rPr>
        <w:t xml:space="preserve"> 0 = never 1 = seldom 2 = sometimes 3 = often 4 = very often 5 = always</w:t>
      </w:r>
    </w:p>
    <w:p w14:paraId="55ABCFB0" w14:textId="77777777" w:rsidR="00D26B85" w:rsidRPr="00D26B85" w:rsidRDefault="00D26B85" w:rsidP="00D26B85">
      <w:pPr>
        <w:rPr>
          <w:lang w:val="en-AU"/>
        </w:rPr>
      </w:pPr>
    </w:p>
    <w:p w14:paraId="3B4B65E2" w14:textId="77777777" w:rsidR="00D26B85" w:rsidRPr="00D26B85" w:rsidRDefault="00D26B85" w:rsidP="00D26B85">
      <w:pPr>
        <w:rPr>
          <w:lang w:val="en-AU"/>
        </w:rPr>
      </w:pPr>
      <w:r w:rsidRPr="00D26B85">
        <w:rPr>
          <w:lang w:val="en-AU"/>
        </w:rPr>
        <w:t>6. How often is one of your relatives available for you to talk to when you have an important decision to make?</w:t>
      </w:r>
    </w:p>
    <w:p w14:paraId="56906BDD" w14:textId="77777777" w:rsidR="00D26B85" w:rsidRPr="00D26B85" w:rsidRDefault="00D26B85" w:rsidP="00D26B85">
      <w:pPr>
        <w:rPr>
          <w:lang w:val="en-AU"/>
        </w:rPr>
      </w:pPr>
      <w:r w:rsidRPr="00D26B85">
        <w:rPr>
          <w:lang w:val="en-AU"/>
        </w:rPr>
        <w:t xml:space="preserve"> 0 = never 1 = seldom 2 = sometimes 3 = often 4 = very often 5 = always</w:t>
      </w:r>
    </w:p>
    <w:p w14:paraId="7D86D22D" w14:textId="77777777" w:rsidR="00D26B85" w:rsidRPr="00D26B85" w:rsidRDefault="00D26B85" w:rsidP="00D26B85">
      <w:pPr>
        <w:rPr>
          <w:lang w:val="en-AU"/>
        </w:rPr>
      </w:pPr>
    </w:p>
    <w:p w14:paraId="383A00D5" w14:textId="77777777" w:rsidR="00D26B85" w:rsidRPr="00D26B85" w:rsidRDefault="00D26B85" w:rsidP="00D26B85">
      <w:pPr>
        <w:rPr>
          <w:lang w:val="en-AU"/>
        </w:rPr>
      </w:pPr>
      <w:r w:rsidRPr="00D26B85">
        <w:rPr>
          <w:lang w:val="en-AU"/>
        </w:rPr>
        <w:t xml:space="preserve">FRIENDSHIPS: Considering </w:t>
      </w:r>
      <w:proofErr w:type="gramStart"/>
      <w:r w:rsidRPr="00D26B85">
        <w:rPr>
          <w:lang w:val="en-AU"/>
        </w:rPr>
        <w:t>all of</w:t>
      </w:r>
      <w:proofErr w:type="gramEnd"/>
      <w:r w:rsidRPr="00D26B85">
        <w:rPr>
          <w:lang w:val="en-AU"/>
        </w:rPr>
        <w:t xml:space="preserve"> your friends including those who live in your neighborhood…</w:t>
      </w:r>
    </w:p>
    <w:p w14:paraId="243EC838" w14:textId="77777777" w:rsidR="00D26B85" w:rsidRPr="00D26B85" w:rsidRDefault="00D26B85" w:rsidP="00D26B85">
      <w:pPr>
        <w:rPr>
          <w:lang w:val="en-AU"/>
        </w:rPr>
      </w:pPr>
    </w:p>
    <w:p w14:paraId="1793C1D8" w14:textId="77777777" w:rsidR="00D26B85" w:rsidRPr="00D26B85" w:rsidRDefault="00D26B85" w:rsidP="00D26B85">
      <w:pPr>
        <w:rPr>
          <w:lang w:val="en-AU"/>
        </w:rPr>
      </w:pPr>
      <w:r w:rsidRPr="00D26B85">
        <w:rPr>
          <w:lang w:val="en-AU"/>
        </w:rPr>
        <w:t>7. How many of your friends do you see or hear from at least once a month?</w:t>
      </w:r>
    </w:p>
    <w:p w14:paraId="1A804979"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468F5DCE" w14:textId="77777777" w:rsidR="00D26B85" w:rsidRPr="00D26B85" w:rsidRDefault="00D26B85" w:rsidP="00D26B85">
      <w:pPr>
        <w:rPr>
          <w:lang w:val="en-AU"/>
        </w:rPr>
      </w:pPr>
    </w:p>
    <w:p w14:paraId="050E802E" w14:textId="77777777" w:rsidR="00D26B85" w:rsidRPr="00D26B85" w:rsidRDefault="00D26B85" w:rsidP="00D26B85">
      <w:pPr>
        <w:rPr>
          <w:lang w:val="en-AU"/>
        </w:rPr>
      </w:pPr>
      <w:r w:rsidRPr="00D26B85">
        <w:rPr>
          <w:lang w:val="en-AU"/>
        </w:rPr>
        <w:t>8. How often do you see or hear from the friend with whom you have the most contact?</w:t>
      </w:r>
    </w:p>
    <w:p w14:paraId="18581E1C" w14:textId="77777777" w:rsidR="00D26B85" w:rsidRPr="00D26B85" w:rsidRDefault="00D26B85" w:rsidP="00D26B85">
      <w:pPr>
        <w:rPr>
          <w:lang w:val="en-AU"/>
        </w:rPr>
      </w:pPr>
      <w:r w:rsidRPr="00D26B85">
        <w:rPr>
          <w:lang w:val="en-AU"/>
        </w:rPr>
        <w:t xml:space="preserve"> 0 = less than monthly 1 = monthly 2 = few times a month 3 = weekly 4 = few times a week</w:t>
      </w:r>
    </w:p>
    <w:p w14:paraId="0787D0E5" w14:textId="77777777" w:rsidR="00D26B85" w:rsidRPr="00D26B85" w:rsidRDefault="00D26B85" w:rsidP="00D26B85">
      <w:pPr>
        <w:rPr>
          <w:lang w:val="en-AU"/>
        </w:rPr>
      </w:pPr>
      <w:r w:rsidRPr="00D26B85">
        <w:rPr>
          <w:lang w:val="en-AU"/>
        </w:rPr>
        <w:t xml:space="preserve"> 5 = daily</w:t>
      </w:r>
    </w:p>
    <w:p w14:paraId="0065A7EE" w14:textId="77777777" w:rsidR="00D26B85" w:rsidRPr="00D26B85" w:rsidRDefault="00D26B85" w:rsidP="00D26B85">
      <w:pPr>
        <w:rPr>
          <w:lang w:val="en-AU"/>
        </w:rPr>
      </w:pPr>
    </w:p>
    <w:p w14:paraId="56E7F48E" w14:textId="77777777" w:rsidR="00D26B85" w:rsidRPr="00D26B85" w:rsidRDefault="00D26B85" w:rsidP="00D26B85">
      <w:pPr>
        <w:rPr>
          <w:lang w:val="en-AU"/>
        </w:rPr>
      </w:pPr>
      <w:r w:rsidRPr="00D26B85">
        <w:rPr>
          <w:lang w:val="en-AU"/>
        </w:rPr>
        <w:t>9. How many friends do you feel at ease with that you can talk about private matters?</w:t>
      </w:r>
    </w:p>
    <w:p w14:paraId="1B9DD40A"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10DC4D71" w14:textId="77777777" w:rsidR="00D26B85" w:rsidRPr="00D26B85" w:rsidRDefault="00D26B85" w:rsidP="00D26B85">
      <w:pPr>
        <w:rPr>
          <w:lang w:val="en-AU"/>
        </w:rPr>
      </w:pPr>
    </w:p>
    <w:p w14:paraId="6E93984D" w14:textId="77777777" w:rsidR="00D26B85" w:rsidRPr="00D26B85" w:rsidRDefault="00D26B85" w:rsidP="00D26B85">
      <w:pPr>
        <w:rPr>
          <w:lang w:val="en-AU"/>
        </w:rPr>
      </w:pPr>
      <w:r w:rsidRPr="00D26B85">
        <w:rPr>
          <w:lang w:val="en-AU"/>
        </w:rPr>
        <w:t>10. How many friends do you feel close to such that you could call on them for help?</w:t>
      </w:r>
    </w:p>
    <w:p w14:paraId="2F46C147"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48718BA5" w14:textId="77777777" w:rsidR="00D26B85" w:rsidRPr="00D26B85" w:rsidRDefault="00D26B85" w:rsidP="00D26B85">
      <w:pPr>
        <w:rPr>
          <w:lang w:val="en-AU"/>
        </w:rPr>
      </w:pPr>
    </w:p>
    <w:p w14:paraId="47072463" w14:textId="77777777" w:rsidR="00D26B85" w:rsidRPr="00D26B85" w:rsidRDefault="00D26B85" w:rsidP="00D26B85">
      <w:pPr>
        <w:rPr>
          <w:lang w:val="en-AU"/>
        </w:rPr>
      </w:pPr>
      <w:r w:rsidRPr="00D26B85">
        <w:rPr>
          <w:lang w:val="en-AU"/>
        </w:rPr>
        <w:t xml:space="preserve"> 11. When one of your friends has an important decision to make, how often do they talk to you about it?</w:t>
      </w:r>
    </w:p>
    <w:p w14:paraId="780BD5EF" w14:textId="77777777" w:rsidR="00D26B85" w:rsidRPr="00D26B85" w:rsidRDefault="00D26B85" w:rsidP="00D26B85">
      <w:pPr>
        <w:rPr>
          <w:lang w:val="en-AU"/>
        </w:rPr>
      </w:pPr>
      <w:r w:rsidRPr="00D26B85">
        <w:rPr>
          <w:lang w:val="en-AU"/>
        </w:rPr>
        <w:t xml:space="preserve"> 0 = never 1 = seldom 2 = sometimes 3 = often 4 = very often 5 = always</w:t>
      </w:r>
    </w:p>
    <w:p w14:paraId="791B2835" w14:textId="77777777" w:rsidR="00D26B85" w:rsidRPr="00D26B85" w:rsidRDefault="00D26B85" w:rsidP="00D26B85">
      <w:pPr>
        <w:rPr>
          <w:lang w:val="en-AU"/>
        </w:rPr>
      </w:pPr>
    </w:p>
    <w:p w14:paraId="21E27929" w14:textId="77777777" w:rsidR="00D26B85" w:rsidRPr="00D26B85" w:rsidRDefault="00D26B85" w:rsidP="00D26B85">
      <w:pPr>
        <w:rPr>
          <w:lang w:val="en-AU"/>
        </w:rPr>
      </w:pPr>
      <w:r w:rsidRPr="00D26B85">
        <w:rPr>
          <w:lang w:val="en-AU"/>
        </w:rPr>
        <w:t xml:space="preserve"> 12. How often is one of your friends available for you to talk to when you have an important decision to make?</w:t>
      </w:r>
    </w:p>
    <w:p w14:paraId="084ECFC6" w14:textId="77777777" w:rsidR="00D26B85" w:rsidRPr="00D26B85" w:rsidRDefault="00D26B85" w:rsidP="00D26B85">
      <w:pPr>
        <w:rPr>
          <w:lang w:val="en-AU"/>
        </w:rPr>
      </w:pPr>
      <w:r w:rsidRPr="00D26B85">
        <w:rPr>
          <w:lang w:val="en-AU"/>
        </w:rPr>
        <w:t xml:space="preserve"> 0 = never 1 = seldom 2 = sometimes 3 = often 4 = very often 5 = always</w:t>
      </w:r>
    </w:p>
    <w:p w14:paraId="33007CF2" w14:textId="77777777" w:rsidR="00D26B85" w:rsidRPr="00D26B85" w:rsidRDefault="00D26B85" w:rsidP="00D26B85">
      <w:pPr>
        <w:rPr>
          <w:lang w:val="en-AU"/>
        </w:rPr>
      </w:pPr>
    </w:p>
    <w:p w14:paraId="34C61E11" w14:textId="77777777" w:rsidR="00D26B85" w:rsidRPr="00D26B85" w:rsidRDefault="00D26B85" w:rsidP="00D26B85">
      <w:pPr>
        <w:rPr>
          <w:lang w:val="en-AU"/>
        </w:rPr>
      </w:pPr>
    </w:p>
    <w:p w14:paraId="2F7C36F6" w14:textId="77777777" w:rsidR="00D26B85" w:rsidRPr="00D26B85" w:rsidRDefault="00D26B85" w:rsidP="00D26B85">
      <w:pPr>
        <w:rPr>
          <w:lang w:val="en-AU"/>
        </w:rPr>
      </w:pPr>
    </w:p>
    <w:p w14:paraId="4B554B77" w14:textId="77777777" w:rsidR="00D26B85" w:rsidRPr="00D26B85" w:rsidRDefault="00D26B85" w:rsidP="00BA4152">
      <w:pPr>
        <w:pStyle w:val="Heading1"/>
        <w:rPr>
          <w:lang w:val="en-AU"/>
        </w:rPr>
      </w:pPr>
      <w:bookmarkStart w:id="232" w:name="_Toc196739440"/>
      <w:r w:rsidRPr="00D26B85">
        <w:rPr>
          <w:lang w:val="en-AU"/>
        </w:rPr>
        <w:t>Sociability Scale</w:t>
      </w:r>
      <w:bookmarkEnd w:id="232"/>
    </w:p>
    <w:p w14:paraId="223CF4BE" w14:textId="77777777" w:rsidR="00D26B85" w:rsidRPr="00D26B85" w:rsidRDefault="00D26B85" w:rsidP="00D26B85">
      <w:pPr>
        <w:rPr>
          <w:b/>
          <w:bCs/>
          <w:lang w:val="en-AU"/>
        </w:rPr>
      </w:pPr>
    </w:p>
    <w:p w14:paraId="1785CEB4" w14:textId="77777777" w:rsidR="00D26B85" w:rsidRPr="00D26B85" w:rsidRDefault="00D26B85" w:rsidP="00D26B85">
      <w:pPr>
        <w:rPr>
          <w:b/>
          <w:bCs/>
          <w:lang w:val="en-AU"/>
        </w:rPr>
      </w:pPr>
      <w:r w:rsidRPr="00D26B85">
        <w:rPr>
          <w:b/>
          <w:bCs/>
          <w:lang w:val="en-AU"/>
        </w:rPr>
        <w:t>8 items using 7-point ratings (1 = I disagree completely, 7 = I agree completely).</w:t>
      </w:r>
    </w:p>
    <w:p w14:paraId="03579348" w14:textId="77777777" w:rsidR="00D26B85" w:rsidRPr="00D26B85" w:rsidRDefault="00D26B85" w:rsidP="00D26B85">
      <w:pPr>
        <w:rPr>
          <w:b/>
          <w:bCs/>
          <w:lang w:val="en-AU"/>
        </w:rPr>
      </w:pPr>
    </w:p>
    <w:p w14:paraId="51B9D3FF" w14:textId="77777777" w:rsidR="00D26B85" w:rsidRPr="00D26B85" w:rsidRDefault="00D26B85" w:rsidP="00D26B85">
      <w:pPr>
        <w:rPr>
          <w:b/>
          <w:bCs/>
          <w:lang w:val="en-AU"/>
        </w:rPr>
      </w:pPr>
    </w:p>
    <w:p w14:paraId="6106C93B" w14:textId="77777777" w:rsidR="00D26B85" w:rsidRPr="00D26B85" w:rsidRDefault="00D26B85" w:rsidP="00D26B85">
      <w:pPr>
        <w:numPr>
          <w:ilvl w:val="0"/>
          <w:numId w:val="51"/>
        </w:numPr>
        <w:rPr>
          <w:lang w:val="en-AU"/>
        </w:rPr>
      </w:pPr>
      <w:r w:rsidRPr="00D26B85">
        <w:rPr>
          <w:lang w:val="en-AU"/>
        </w:rPr>
        <w:t>I enjoy situations in which I can debate my political views. (Political)</w:t>
      </w:r>
    </w:p>
    <w:p w14:paraId="5C62D657" w14:textId="77777777" w:rsidR="00D26B85" w:rsidRPr="00D26B85" w:rsidRDefault="00D26B85" w:rsidP="00D26B85">
      <w:pPr>
        <w:numPr>
          <w:ilvl w:val="0"/>
          <w:numId w:val="51"/>
        </w:numPr>
        <w:rPr>
          <w:lang w:val="en-AU"/>
        </w:rPr>
      </w:pPr>
      <w:r w:rsidRPr="00D26B85">
        <w:rPr>
          <w:lang w:val="en-AU"/>
        </w:rPr>
        <w:t>Spending my free time discussing politics is exciting. (Political)</w:t>
      </w:r>
    </w:p>
    <w:p w14:paraId="56C5B5C0" w14:textId="77777777" w:rsidR="00D26B85" w:rsidRPr="00D26B85" w:rsidRDefault="00D26B85" w:rsidP="00D26B85">
      <w:pPr>
        <w:numPr>
          <w:ilvl w:val="0"/>
          <w:numId w:val="51"/>
        </w:numPr>
        <w:rPr>
          <w:lang w:val="en-AU"/>
        </w:rPr>
      </w:pPr>
      <w:r w:rsidRPr="00D26B85">
        <w:rPr>
          <w:lang w:val="en-AU"/>
        </w:rPr>
        <w:t>A person expressing political opinions draws my attention. (Political)</w:t>
      </w:r>
    </w:p>
    <w:p w14:paraId="79DA6109" w14:textId="77777777" w:rsidR="00D26B85" w:rsidRPr="00D26B85" w:rsidRDefault="00D26B85" w:rsidP="00D26B85">
      <w:pPr>
        <w:numPr>
          <w:ilvl w:val="0"/>
          <w:numId w:val="51"/>
        </w:numPr>
        <w:rPr>
          <w:lang w:val="en-AU"/>
        </w:rPr>
      </w:pPr>
      <w:r w:rsidRPr="00D26B85">
        <w:rPr>
          <w:lang w:val="en-AU"/>
        </w:rPr>
        <w:t xml:space="preserve">I like participating in associations in which all the members may collaborate </w:t>
      </w:r>
      <w:proofErr w:type="gramStart"/>
      <w:r w:rsidRPr="00D26B85">
        <w:rPr>
          <w:lang w:val="en-AU"/>
        </w:rPr>
        <w:t>in order to</w:t>
      </w:r>
      <w:proofErr w:type="gramEnd"/>
      <w:r w:rsidRPr="00D26B85">
        <w:rPr>
          <w:lang w:val="en-AU"/>
        </w:rPr>
        <w:t xml:space="preserve"> attain political goals. (Political)</w:t>
      </w:r>
    </w:p>
    <w:p w14:paraId="49C991C0" w14:textId="77777777" w:rsidR="00D26B85" w:rsidRPr="00D26B85" w:rsidRDefault="00D26B85" w:rsidP="00D26B85">
      <w:pPr>
        <w:numPr>
          <w:ilvl w:val="0"/>
          <w:numId w:val="51"/>
        </w:numPr>
        <w:rPr>
          <w:lang w:val="en-AU"/>
        </w:rPr>
      </w:pPr>
      <w:r w:rsidRPr="00D26B85">
        <w:rPr>
          <w:lang w:val="en-AU"/>
        </w:rPr>
        <w:t>Thinking about meetings with others is very pleasant for me. (</w:t>
      </w:r>
      <w:proofErr w:type="gramStart"/>
      <w:r w:rsidRPr="00D26B85">
        <w:rPr>
          <w:lang w:val="en-AU"/>
        </w:rPr>
        <w:t>Non Political</w:t>
      </w:r>
      <w:proofErr w:type="gramEnd"/>
      <w:r w:rsidRPr="00D26B85">
        <w:rPr>
          <w:lang w:val="en-AU"/>
        </w:rPr>
        <w:t>)</w:t>
      </w:r>
    </w:p>
    <w:p w14:paraId="54E959C7" w14:textId="77777777" w:rsidR="00D26B85" w:rsidRPr="00D26B85" w:rsidRDefault="00D26B85" w:rsidP="00D26B85">
      <w:pPr>
        <w:numPr>
          <w:ilvl w:val="0"/>
          <w:numId w:val="51"/>
        </w:numPr>
        <w:rPr>
          <w:lang w:val="en-AU"/>
        </w:rPr>
      </w:pPr>
      <w:r w:rsidRPr="00D26B85">
        <w:rPr>
          <w:lang w:val="en-AU"/>
        </w:rPr>
        <w:t>As soon as I have the chance, I find a way to share time with others in group activities. (</w:t>
      </w:r>
      <w:proofErr w:type="gramStart"/>
      <w:r w:rsidRPr="00D26B85">
        <w:rPr>
          <w:lang w:val="en-AU"/>
        </w:rPr>
        <w:t>Non Political</w:t>
      </w:r>
      <w:proofErr w:type="gramEnd"/>
      <w:r w:rsidRPr="00D26B85">
        <w:rPr>
          <w:lang w:val="en-AU"/>
        </w:rPr>
        <w:t>)</w:t>
      </w:r>
    </w:p>
    <w:p w14:paraId="1725F7C5" w14:textId="77777777" w:rsidR="00D26B85" w:rsidRPr="00D26B85" w:rsidRDefault="00D26B85" w:rsidP="00D26B85">
      <w:pPr>
        <w:numPr>
          <w:ilvl w:val="0"/>
          <w:numId w:val="51"/>
        </w:numPr>
        <w:rPr>
          <w:lang w:val="en-AU"/>
        </w:rPr>
      </w:pPr>
      <w:r w:rsidRPr="00D26B85">
        <w:rPr>
          <w:lang w:val="en-AU"/>
        </w:rPr>
        <w:t>I like meeting with others to plan group activities. (</w:t>
      </w:r>
      <w:proofErr w:type="gramStart"/>
      <w:r w:rsidRPr="00D26B85">
        <w:rPr>
          <w:lang w:val="en-AU"/>
        </w:rPr>
        <w:t>Non Political</w:t>
      </w:r>
      <w:proofErr w:type="gramEnd"/>
      <w:r w:rsidRPr="00D26B85">
        <w:rPr>
          <w:lang w:val="en-AU"/>
        </w:rPr>
        <w:t>)</w:t>
      </w:r>
    </w:p>
    <w:p w14:paraId="269EF731" w14:textId="77777777" w:rsidR="00D26B85" w:rsidRPr="00D26B85" w:rsidRDefault="00D26B85" w:rsidP="00D26B85">
      <w:pPr>
        <w:numPr>
          <w:ilvl w:val="0"/>
          <w:numId w:val="51"/>
        </w:numPr>
        <w:rPr>
          <w:lang w:val="en-AU"/>
        </w:rPr>
      </w:pPr>
      <w:r w:rsidRPr="00D26B85">
        <w:rPr>
          <w:lang w:val="en-AU"/>
        </w:rPr>
        <w:t>During vacations, I enjoy doing things with other people. (</w:t>
      </w:r>
      <w:proofErr w:type="gramStart"/>
      <w:r w:rsidRPr="00D26B85">
        <w:rPr>
          <w:lang w:val="en-AU"/>
        </w:rPr>
        <w:t>Non Political</w:t>
      </w:r>
      <w:proofErr w:type="gramEnd"/>
      <w:r w:rsidRPr="00D26B85">
        <w:rPr>
          <w:lang w:val="en-AU"/>
        </w:rPr>
        <w:t>)</w:t>
      </w:r>
    </w:p>
    <w:p w14:paraId="7657AC2E" w14:textId="1C755D78" w:rsidR="00EB1260" w:rsidRPr="00EB1260" w:rsidRDefault="00EB1260"/>
    <w:p w14:paraId="1BC650C2" w14:textId="77777777" w:rsidR="00A91D42" w:rsidRDefault="00A91D42" w:rsidP="00A91D42">
      <w:pPr>
        <w:rPr>
          <w:lang w:val="en-AU"/>
        </w:rPr>
      </w:pPr>
    </w:p>
    <w:p w14:paraId="7CB52F24" w14:textId="77777777" w:rsidR="00A91D42" w:rsidRDefault="00A91D42" w:rsidP="00BA4152">
      <w:pPr>
        <w:pStyle w:val="Heading1"/>
        <w:numPr>
          <w:ilvl w:val="0"/>
          <w:numId w:val="0"/>
        </w:numPr>
        <w:ind w:left="3551" w:hanging="432"/>
        <w:rPr>
          <w:lang w:val="en-AU"/>
        </w:rPr>
      </w:pPr>
    </w:p>
    <w:p w14:paraId="0384FB32" w14:textId="77777777" w:rsidR="00506BEA" w:rsidRPr="00506BEA" w:rsidRDefault="00506BEA" w:rsidP="00BA4152">
      <w:pPr>
        <w:pStyle w:val="Heading1"/>
        <w:rPr>
          <w:lang w:val="en-AU"/>
        </w:rPr>
      </w:pPr>
      <w:bookmarkStart w:id="233" w:name="_Toc196739441"/>
      <w:r w:rsidRPr="00506BEA">
        <w:rPr>
          <w:lang w:val="en-AU"/>
        </w:rPr>
        <w:t>Self-Rated Emotional Intelligence Scale</w:t>
      </w:r>
      <w:bookmarkEnd w:id="233"/>
    </w:p>
    <w:p w14:paraId="6A127B67" w14:textId="77777777" w:rsidR="00A91D42" w:rsidRDefault="00A91D42" w:rsidP="00A91D42">
      <w:pPr>
        <w:rPr>
          <w:lang w:val="en-AU"/>
        </w:rPr>
      </w:pPr>
    </w:p>
    <w:p w14:paraId="5BD21323" w14:textId="77777777" w:rsidR="00A91D42" w:rsidRDefault="00A91D42" w:rsidP="00A91D42">
      <w:pPr>
        <w:rPr>
          <w:lang w:val="en-AU"/>
        </w:rPr>
      </w:pPr>
    </w:p>
    <w:p w14:paraId="190B7EE5" w14:textId="77777777" w:rsidR="00A91D42" w:rsidRDefault="00A91D42" w:rsidP="00A91D42">
      <w:pPr>
        <w:rPr>
          <w:lang w:val="en-AU"/>
        </w:rPr>
      </w:pPr>
    </w:p>
    <w:p w14:paraId="398B7B39" w14:textId="439A9155" w:rsidR="00A91D42" w:rsidRPr="00506BEA" w:rsidRDefault="00A91D42" w:rsidP="00BA4152">
      <w:pPr>
        <w:pStyle w:val="ListParagraph"/>
        <w:numPr>
          <w:ilvl w:val="0"/>
          <w:numId w:val="52"/>
        </w:numPr>
        <w:rPr>
          <w:lang w:val="en-AU"/>
        </w:rPr>
      </w:pPr>
      <w:r w:rsidRPr="00506BEA">
        <w:rPr>
          <w:lang w:val="en-AU"/>
        </w:rPr>
        <w:t>By looking at people’s facial expressions, I recognize the emotions they are experiencing.</w:t>
      </w:r>
    </w:p>
    <w:p w14:paraId="37030D07" w14:textId="2B47575F" w:rsidR="00A91D42" w:rsidRPr="00506BEA" w:rsidRDefault="00A91D42" w:rsidP="00BA4152">
      <w:pPr>
        <w:pStyle w:val="ListParagraph"/>
        <w:numPr>
          <w:ilvl w:val="0"/>
          <w:numId w:val="52"/>
        </w:numPr>
        <w:rPr>
          <w:lang w:val="en-AU"/>
        </w:rPr>
      </w:pPr>
      <w:r w:rsidRPr="00506BEA">
        <w:rPr>
          <w:lang w:val="en-AU"/>
        </w:rPr>
        <w:t xml:space="preserve">I am a rational person and I rarely, if ever, consult my feelings to </w:t>
      </w:r>
      <w:proofErr w:type="gramStart"/>
      <w:r w:rsidRPr="00506BEA">
        <w:rPr>
          <w:lang w:val="en-AU"/>
        </w:rPr>
        <w:t xml:space="preserve">make a </w:t>
      </w:r>
      <w:r w:rsidR="00034044" w:rsidRPr="00506BEA">
        <w:rPr>
          <w:lang w:val="en-AU"/>
        </w:rPr>
        <w:t>decision</w:t>
      </w:r>
      <w:proofErr w:type="gramEnd"/>
      <w:r w:rsidR="00034044" w:rsidRPr="00506BEA">
        <w:rPr>
          <w:lang w:val="en-AU"/>
        </w:rPr>
        <w:t>.</w:t>
      </w:r>
    </w:p>
    <w:p w14:paraId="0B179EC9" w14:textId="34807E8A" w:rsidR="00A91D42" w:rsidRPr="00506BEA" w:rsidRDefault="00A91D42" w:rsidP="00BA4152">
      <w:pPr>
        <w:pStyle w:val="ListParagraph"/>
        <w:numPr>
          <w:ilvl w:val="0"/>
          <w:numId w:val="52"/>
        </w:numPr>
        <w:rPr>
          <w:lang w:val="en-AU"/>
        </w:rPr>
      </w:pPr>
      <w:r w:rsidRPr="00506BEA">
        <w:rPr>
          <w:lang w:val="en-AU"/>
        </w:rPr>
        <w:lastRenderedPageBreak/>
        <w:t>I have a rich vocabulary to describe my emotions.</w:t>
      </w:r>
    </w:p>
    <w:p w14:paraId="2433454F" w14:textId="0748A8D2" w:rsidR="00A91D42" w:rsidRPr="00506BEA" w:rsidRDefault="00A91D42" w:rsidP="00BA4152">
      <w:pPr>
        <w:pStyle w:val="ListParagraph"/>
        <w:numPr>
          <w:ilvl w:val="0"/>
          <w:numId w:val="52"/>
        </w:numPr>
        <w:rPr>
          <w:lang w:val="en-AU"/>
        </w:rPr>
      </w:pPr>
      <w:r w:rsidRPr="00506BEA">
        <w:rPr>
          <w:lang w:val="en-AU"/>
        </w:rPr>
        <w:t xml:space="preserve">I have problems dealing with my feelings of </w:t>
      </w:r>
      <w:r w:rsidR="00034044" w:rsidRPr="00506BEA">
        <w:rPr>
          <w:lang w:val="en-AU"/>
        </w:rPr>
        <w:t>anger.</w:t>
      </w:r>
    </w:p>
    <w:p w14:paraId="5DF6BBB1" w14:textId="22FC9736" w:rsidR="00A91D42" w:rsidRPr="00506BEA" w:rsidRDefault="00A91D42" w:rsidP="00BA4152">
      <w:pPr>
        <w:pStyle w:val="ListParagraph"/>
        <w:numPr>
          <w:ilvl w:val="0"/>
          <w:numId w:val="52"/>
        </w:numPr>
        <w:rPr>
          <w:lang w:val="en-AU"/>
        </w:rPr>
      </w:pPr>
      <w:r w:rsidRPr="00506BEA">
        <w:rPr>
          <w:lang w:val="en-AU"/>
        </w:rPr>
        <w:t>When someone I know is in a bad mood, I can help the person calm down and feel better quickly.</w:t>
      </w:r>
    </w:p>
    <w:p w14:paraId="5D8B66E4" w14:textId="77DF4A65" w:rsidR="00A91D42" w:rsidRPr="00506BEA" w:rsidRDefault="00A91D42" w:rsidP="00BA4152">
      <w:pPr>
        <w:pStyle w:val="ListParagraph"/>
        <w:numPr>
          <w:ilvl w:val="0"/>
          <w:numId w:val="52"/>
        </w:numPr>
        <w:rPr>
          <w:lang w:val="en-AU"/>
        </w:rPr>
      </w:pPr>
      <w:r w:rsidRPr="00506BEA">
        <w:rPr>
          <w:lang w:val="en-AU"/>
        </w:rPr>
        <w:t>I am aware of the nonverbal messages other people send.</w:t>
      </w:r>
    </w:p>
    <w:p w14:paraId="47F720C1" w14:textId="2073C490" w:rsidR="00A91D42" w:rsidRPr="00506BEA" w:rsidRDefault="00A91D42" w:rsidP="00BA4152">
      <w:pPr>
        <w:pStyle w:val="ListParagraph"/>
        <w:numPr>
          <w:ilvl w:val="0"/>
          <w:numId w:val="52"/>
        </w:numPr>
        <w:rPr>
          <w:lang w:val="en-AU"/>
        </w:rPr>
      </w:pPr>
      <w:r w:rsidRPr="00506BEA">
        <w:rPr>
          <w:lang w:val="en-AU"/>
        </w:rPr>
        <w:t>When making decisions, I listen to my feelings to see if the decision feels right.</w:t>
      </w:r>
    </w:p>
    <w:p w14:paraId="6EB0637A" w14:textId="73E6D6A6" w:rsidR="00A91D42" w:rsidRPr="00506BEA" w:rsidRDefault="00A91D42" w:rsidP="00BA4152">
      <w:pPr>
        <w:pStyle w:val="ListParagraph"/>
        <w:numPr>
          <w:ilvl w:val="0"/>
          <w:numId w:val="52"/>
        </w:numPr>
        <w:rPr>
          <w:lang w:val="en-AU"/>
        </w:rPr>
      </w:pPr>
      <w:r w:rsidRPr="00506BEA">
        <w:rPr>
          <w:lang w:val="en-AU"/>
        </w:rPr>
        <w:t>I could easily write a lot of synonyms for emotion words like happiness or sadness.</w:t>
      </w:r>
    </w:p>
    <w:p w14:paraId="7FE53794" w14:textId="58425ABA" w:rsidR="00A91D42" w:rsidRPr="00506BEA" w:rsidRDefault="00A91D42" w:rsidP="00BA4152">
      <w:pPr>
        <w:pStyle w:val="ListParagraph"/>
        <w:numPr>
          <w:ilvl w:val="0"/>
          <w:numId w:val="52"/>
        </w:numPr>
        <w:rPr>
          <w:lang w:val="en-AU"/>
        </w:rPr>
      </w:pPr>
      <w:r w:rsidRPr="00506BEA">
        <w:rPr>
          <w:lang w:val="en-AU"/>
        </w:rPr>
        <w:t>I can handle stressful situations without getting too nervous.</w:t>
      </w:r>
    </w:p>
    <w:p w14:paraId="17921723" w14:textId="5EB2EAC9" w:rsidR="00A91D42" w:rsidRPr="00506BEA" w:rsidRDefault="00A91D42" w:rsidP="00BA4152">
      <w:pPr>
        <w:pStyle w:val="ListParagraph"/>
        <w:numPr>
          <w:ilvl w:val="0"/>
          <w:numId w:val="52"/>
        </w:numPr>
        <w:rPr>
          <w:lang w:val="en-AU"/>
        </w:rPr>
      </w:pPr>
      <w:r w:rsidRPr="00506BEA">
        <w:rPr>
          <w:lang w:val="en-AU"/>
        </w:rPr>
        <w:t>I know the strategies to make or improve other people’s moods.</w:t>
      </w:r>
    </w:p>
    <w:p w14:paraId="5A8E629E" w14:textId="631AC7BE" w:rsidR="00A91D42" w:rsidRPr="00506BEA" w:rsidRDefault="00A91D42" w:rsidP="00BA4152">
      <w:pPr>
        <w:pStyle w:val="ListParagraph"/>
        <w:numPr>
          <w:ilvl w:val="0"/>
          <w:numId w:val="52"/>
        </w:numPr>
        <w:rPr>
          <w:lang w:val="en-AU"/>
        </w:rPr>
      </w:pPr>
      <w:r w:rsidRPr="00506BEA">
        <w:rPr>
          <w:lang w:val="en-AU"/>
        </w:rPr>
        <w:t>I can tell when a person is lying to me by looking at his or her facial expression.</w:t>
      </w:r>
    </w:p>
    <w:p w14:paraId="236A3D7D" w14:textId="26A5383A" w:rsidR="00A91D42" w:rsidRPr="00506BEA" w:rsidRDefault="00A91D42" w:rsidP="00BA4152">
      <w:pPr>
        <w:pStyle w:val="ListParagraph"/>
        <w:numPr>
          <w:ilvl w:val="0"/>
          <w:numId w:val="52"/>
        </w:numPr>
        <w:rPr>
          <w:lang w:val="en-AU"/>
        </w:rPr>
      </w:pPr>
      <w:r w:rsidRPr="00506BEA">
        <w:rPr>
          <w:lang w:val="en-AU"/>
        </w:rPr>
        <w:t>I am a rational person and don’t like to rely on my feelings to make decisions.</w:t>
      </w:r>
    </w:p>
    <w:p w14:paraId="3DC5A214" w14:textId="655018A7" w:rsidR="00A91D42" w:rsidRPr="00506BEA" w:rsidRDefault="00A91D42" w:rsidP="00BA4152">
      <w:pPr>
        <w:pStyle w:val="ListParagraph"/>
        <w:numPr>
          <w:ilvl w:val="0"/>
          <w:numId w:val="52"/>
        </w:numPr>
        <w:rPr>
          <w:lang w:val="en-AU"/>
        </w:rPr>
      </w:pPr>
      <w:r w:rsidRPr="00506BEA">
        <w:rPr>
          <w:lang w:val="en-AU"/>
        </w:rPr>
        <w:t>I have the vocabulary to describe how most emotions progress from simple to complex feelings.</w:t>
      </w:r>
    </w:p>
    <w:p w14:paraId="61E79F8C" w14:textId="24BF531E" w:rsidR="00A91D42" w:rsidRPr="00506BEA" w:rsidRDefault="00A91D42" w:rsidP="00BA4152">
      <w:pPr>
        <w:pStyle w:val="ListParagraph"/>
        <w:numPr>
          <w:ilvl w:val="0"/>
          <w:numId w:val="52"/>
        </w:numPr>
        <w:rPr>
          <w:lang w:val="en-AU"/>
        </w:rPr>
      </w:pPr>
      <w:r w:rsidRPr="00506BEA">
        <w:rPr>
          <w:lang w:val="en-AU"/>
        </w:rPr>
        <w:t xml:space="preserve">I </w:t>
      </w:r>
      <w:proofErr w:type="gramStart"/>
      <w:r w:rsidRPr="00506BEA">
        <w:rPr>
          <w:lang w:val="en-AU"/>
        </w:rPr>
        <w:t>am able to</w:t>
      </w:r>
      <w:proofErr w:type="gramEnd"/>
      <w:r w:rsidRPr="00506BEA">
        <w:rPr>
          <w:lang w:val="en-AU"/>
        </w:rPr>
        <w:t xml:space="preserve"> handle most upsetting problems.</w:t>
      </w:r>
    </w:p>
    <w:p w14:paraId="0DE0A63D" w14:textId="2C6F999C" w:rsidR="00A91D42" w:rsidRPr="00506BEA" w:rsidRDefault="00A91D42" w:rsidP="00BA4152">
      <w:pPr>
        <w:pStyle w:val="ListParagraph"/>
        <w:numPr>
          <w:ilvl w:val="0"/>
          <w:numId w:val="52"/>
        </w:numPr>
        <w:rPr>
          <w:lang w:val="en-AU"/>
        </w:rPr>
      </w:pPr>
      <w:r w:rsidRPr="00506BEA">
        <w:rPr>
          <w:lang w:val="en-AU"/>
        </w:rPr>
        <w:t xml:space="preserve">I am not very good at helping others to feel better when they are feeling down or </w:t>
      </w:r>
      <w:r w:rsidR="00034044" w:rsidRPr="00506BEA">
        <w:rPr>
          <w:lang w:val="en-AU"/>
        </w:rPr>
        <w:t>angry.</w:t>
      </w:r>
    </w:p>
    <w:p w14:paraId="7E56269B" w14:textId="43466B1F" w:rsidR="00A91D42" w:rsidRPr="00506BEA" w:rsidRDefault="00A91D42" w:rsidP="00BA4152">
      <w:pPr>
        <w:pStyle w:val="ListParagraph"/>
        <w:numPr>
          <w:ilvl w:val="0"/>
          <w:numId w:val="52"/>
        </w:numPr>
        <w:rPr>
          <w:lang w:val="en-AU"/>
        </w:rPr>
      </w:pPr>
      <w:r w:rsidRPr="00506BEA">
        <w:rPr>
          <w:lang w:val="en-AU"/>
        </w:rPr>
        <w:t xml:space="preserve">My quick impressions of what people are feeling are usually </w:t>
      </w:r>
      <w:r w:rsidR="00034044" w:rsidRPr="00506BEA">
        <w:rPr>
          <w:lang w:val="en-AU"/>
        </w:rPr>
        <w:t>wrong.</w:t>
      </w:r>
    </w:p>
    <w:p w14:paraId="4A140E35" w14:textId="3C97D68B" w:rsidR="00A91D42" w:rsidRPr="00506BEA" w:rsidRDefault="00A91D42" w:rsidP="00BA4152">
      <w:pPr>
        <w:pStyle w:val="ListParagraph"/>
        <w:numPr>
          <w:ilvl w:val="0"/>
          <w:numId w:val="52"/>
        </w:numPr>
        <w:rPr>
          <w:lang w:val="en-AU"/>
        </w:rPr>
      </w:pPr>
      <w:r w:rsidRPr="00506BEA">
        <w:rPr>
          <w:lang w:val="en-AU"/>
        </w:rPr>
        <w:t>My “feelings” vocabulary is probably better than most other persons’ “feelings” vocabularies.</w:t>
      </w:r>
    </w:p>
    <w:p w14:paraId="7E71D181" w14:textId="3D976D45" w:rsidR="00A91D42" w:rsidRPr="00506BEA" w:rsidRDefault="00034044" w:rsidP="00BA4152">
      <w:pPr>
        <w:pStyle w:val="ListParagraph"/>
        <w:numPr>
          <w:ilvl w:val="0"/>
          <w:numId w:val="52"/>
        </w:numPr>
        <w:rPr>
          <w:lang w:val="en-AU"/>
        </w:rPr>
      </w:pPr>
      <w:r w:rsidRPr="00506BEA">
        <w:rPr>
          <w:lang w:val="en-AU"/>
        </w:rPr>
        <w:t>I know</w:t>
      </w:r>
      <w:r w:rsidR="00A91D42" w:rsidRPr="00506BEA">
        <w:rPr>
          <w:lang w:val="en-AU"/>
        </w:rPr>
        <w:t xml:space="preserve"> how to keep calm in difficult or stressful situations.</w:t>
      </w:r>
    </w:p>
    <w:p w14:paraId="6F7F424A" w14:textId="3D4F8F50" w:rsidR="00A91D42" w:rsidRPr="00506BEA" w:rsidRDefault="00A91D42" w:rsidP="00BA4152">
      <w:pPr>
        <w:pStyle w:val="ListParagraph"/>
        <w:numPr>
          <w:ilvl w:val="0"/>
          <w:numId w:val="52"/>
        </w:numPr>
        <w:rPr>
          <w:lang w:val="en-AU"/>
        </w:rPr>
      </w:pPr>
      <w:r w:rsidRPr="00506BEA">
        <w:rPr>
          <w:lang w:val="en-AU"/>
        </w:rPr>
        <w:t>I am the type of person to whom others go when they need help with a difficult situation.</w:t>
      </w:r>
    </w:p>
    <w:p w14:paraId="4082E4F6" w14:textId="77777777" w:rsidR="00A91D42" w:rsidRPr="00EB1260" w:rsidRDefault="00A91D42"/>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rsidP="00BA4152">
      <w:pPr>
        <w:pStyle w:val="Heading1"/>
        <w:numPr>
          <w:ilvl w:val="0"/>
          <w:numId w:val="0"/>
        </w:numPr>
        <w:ind w:left="3551"/>
      </w:pPr>
    </w:p>
    <w:p w14:paraId="0BCA442F" w14:textId="77777777" w:rsidR="00CA7BEF" w:rsidRPr="00CA7BEF" w:rsidRDefault="00CA7BEF" w:rsidP="00BA4152">
      <w:pPr>
        <w:pStyle w:val="Heading1"/>
        <w:rPr>
          <w:lang w:val="en-GB"/>
        </w:rPr>
      </w:pPr>
      <w:bookmarkStart w:id="234" w:name="_Toc196739442"/>
      <w:r w:rsidRPr="00CA7BEF">
        <w:rPr>
          <w:lang w:val="en-GB"/>
        </w:rPr>
        <w:t>The Profile of Emotional Competence</w:t>
      </w:r>
      <w:bookmarkEnd w:id="234"/>
    </w:p>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3B3AE57A" w14:textId="77777777" w:rsidR="00EF06CD" w:rsidRDefault="00EF06CD" w:rsidP="00EF06CD">
      <w:r>
        <w:t>1.</w:t>
      </w:r>
      <w:r>
        <w:tab/>
        <w:t xml:space="preserve">As my emotions </w:t>
      </w:r>
      <w:proofErr w:type="gramStart"/>
      <w:r>
        <w:t>arise</w:t>
      </w:r>
      <w:proofErr w:type="gramEnd"/>
      <w:r>
        <w:t xml:space="preserve"> I don't understand where they come from.</w:t>
      </w:r>
    </w:p>
    <w:p w14:paraId="5D825A0D" w14:textId="77777777" w:rsidR="00EF06CD" w:rsidRDefault="00EF06CD" w:rsidP="00EF06CD">
      <w:r>
        <w:t>2.</w:t>
      </w:r>
      <w:r>
        <w:tab/>
        <w:t>I don't always understand why I respond in the way I do.</w:t>
      </w:r>
    </w:p>
    <w:p w14:paraId="6CC591AA" w14:textId="77777777" w:rsidR="00EF06CD" w:rsidRDefault="00EF06CD" w:rsidP="00EF06CD">
      <w:r>
        <w:t>3.</w:t>
      </w:r>
      <w:r>
        <w:tab/>
        <w:t>If I wanted, I could easily influence other people's emotions to achieve what I want.</w:t>
      </w:r>
    </w:p>
    <w:p w14:paraId="72722B01" w14:textId="77777777" w:rsidR="00EF06CD" w:rsidRDefault="00EF06CD" w:rsidP="00EF06CD">
      <w:r>
        <w:t>4.</w:t>
      </w:r>
      <w:r>
        <w:tab/>
        <w:t>I know what to do to win people over to my cause.</w:t>
      </w:r>
    </w:p>
    <w:p w14:paraId="20E8B622" w14:textId="77777777" w:rsidR="00EF06CD" w:rsidRDefault="00EF06CD" w:rsidP="00EF06CD">
      <w:r>
        <w:t>5.</w:t>
      </w:r>
      <w:r>
        <w:tab/>
        <w:t>I am often a loss to understand other people's emotional responses.</w:t>
      </w:r>
    </w:p>
    <w:p w14:paraId="1A9FF811" w14:textId="77777777" w:rsidR="00EF06CD" w:rsidRDefault="00EF06CD" w:rsidP="00EF06CD">
      <w:r>
        <w:t>6.</w:t>
      </w:r>
      <w:r>
        <w:tab/>
        <w:t xml:space="preserve">When I feel good, I can easily tell whether it is due to being proud of myself, happy or relaxed.  </w:t>
      </w:r>
    </w:p>
    <w:p w14:paraId="05FC631F" w14:textId="77777777" w:rsidR="00EF06CD" w:rsidRDefault="00EF06CD" w:rsidP="00EF06CD">
      <w:r>
        <w:t>7.</w:t>
      </w:r>
      <w:r>
        <w:tab/>
        <w:t>I can tell whether a person is angry, sad or happy even if they don't talk to me.</w:t>
      </w:r>
    </w:p>
    <w:p w14:paraId="3E733F8E" w14:textId="77777777" w:rsidR="00EF06CD" w:rsidRDefault="00EF06CD" w:rsidP="00EF06CD">
      <w:r>
        <w:t>8.</w:t>
      </w:r>
      <w:r>
        <w:tab/>
        <w:t>I am good at describing my feelings.</w:t>
      </w:r>
    </w:p>
    <w:p w14:paraId="6659F344" w14:textId="77777777" w:rsidR="00EF06CD" w:rsidRDefault="00EF06CD" w:rsidP="00EF06CD">
      <w:r>
        <w:t>9.</w:t>
      </w:r>
      <w:r>
        <w:tab/>
        <w:t>I never base my personal life choices on my emotions.</w:t>
      </w:r>
    </w:p>
    <w:p w14:paraId="23D658E3" w14:textId="77777777" w:rsidR="00EF06CD" w:rsidRDefault="00EF06CD" w:rsidP="00EF06CD">
      <w:r>
        <w:t>10.</w:t>
      </w:r>
      <w:r>
        <w:tab/>
        <w:t>When I am feeling low, I easily make a link between my feelings and a situation that affected me.</w:t>
      </w:r>
    </w:p>
    <w:p w14:paraId="711CC67E" w14:textId="77777777" w:rsidR="00EF06CD" w:rsidRDefault="00EF06CD" w:rsidP="00EF06CD">
      <w:r>
        <w:t>11.</w:t>
      </w:r>
      <w:r>
        <w:tab/>
        <w:t>I can easily get what I want from others.</w:t>
      </w:r>
    </w:p>
    <w:p w14:paraId="77F7BB4B" w14:textId="77777777" w:rsidR="00EF06CD" w:rsidRDefault="00EF06CD" w:rsidP="00EF06CD">
      <w:r>
        <w:t>12.</w:t>
      </w:r>
      <w:r>
        <w:tab/>
        <w:t>I easily manage to calm myself down after a difficult experience.</w:t>
      </w:r>
    </w:p>
    <w:p w14:paraId="75D91F42" w14:textId="77777777" w:rsidR="00EF06CD" w:rsidRDefault="00EF06CD" w:rsidP="00EF06CD">
      <w:r>
        <w:t>13.</w:t>
      </w:r>
      <w:r>
        <w:tab/>
        <w:t>I can easily explain the emotional responses of the people around me.</w:t>
      </w:r>
    </w:p>
    <w:p w14:paraId="2591204A" w14:textId="77777777" w:rsidR="00EF06CD" w:rsidRDefault="00EF06CD" w:rsidP="00EF06CD">
      <w:r>
        <w:t>14.</w:t>
      </w:r>
      <w:r>
        <w:tab/>
        <w:t>Most of the time I understand why people feel the way they do.</w:t>
      </w:r>
    </w:p>
    <w:p w14:paraId="4B906D5B" w14:textId="77777777" w:rsidR="00EF06CD" w:rsidRDefault="00EF06CD" w:rsidP="00EF06CD">
      <w:r>
        <w:t>15.</w:t>
      </w:r>
      <w:r>
        <w:tab/>
        <w:t>When I am sad, I find it easy to cheer myself up.</w:t>
      </w:r>
    </w:p>
    <w:p w14:paraId="7EC017EB" w14:textId="77777777" w:rsidR="00EF06CD" w:rsidRDefault="00EF06CD" w:rsidP="00EF06CD">
      <w:r>
        <w:t>16.</w:t>
      </w:r>
      <w:r>
        <w:tab/>
        <w:t>When I am touched by something, I immediately know what I feel.</w:t>
      </w:r>
    </w:p>
    <w:p w14:paraId="2A6286BD" w14:textId="77777777" w:rsidR="00EF06CD" w:rsidRDefault="00EF06CD" w:rsidP="00EF06CD">
      <w:r>
        <w:t>17.</w:t>
      </w:r>
      <w:r>
        <w:tab/>
        <w:t>If I dislike something, I manage to say so in a calm manner.</w:t>
      </w:r>
    </w:p>
    <w:p w14:paraId="20D7B796" w14:textId="77777777" w:rsidR="00EF06CD" w:rsidRDefault="00EF06CD" w:rsidP="00EF06CD">
      <w:r>
        <w:t>18.</w:t>
      </w:r>
      <w:r>
        <w:tab/>
        <w:t>I do not understand why the people around me respond the way they do.</w:t>
      </w:r>
    </w:p>
    <w:p w14:paraId="0EAAAE71" w14:textId="77777777" w:rsidR="00EF06CD" w:rsidRDefault="00EF06CD" w:rsidP="00EF06CD">
      <w:r>
        <w:t>19.</w:t>
      </w:r>
      <w:r>
        <w:tab/>
        <w:t>When I see someone who is stressed or anxious, I can easily calm them down.</w:t>
      </w:r>
    </w:p>
    <w:p w14:paraId="44F2DA53" w14:textId="77777777" w:rsidR="00EF06CD" w:rsidRDefault="00EF06CD" w:rsidP="00EF06CD">
      <w:r>
        <w:t>20.</w:t>
      </w:r>
      <w:r>
        <w:tab/>
        <w:t>During an argument I do not know whether I am angry or sad.</w:t>
      </w:r>
    </w:p>
    <w:p w14:paraId="33AE819D" w14:textId="77777777" w:rsidR="00EF06CD" w:rsidRDefault="00EF06CD" w:rsidP="00EF06CD">
      <w:r>
        <w:t>21.</w:t>
      </w:r>
      <w:r>
        <w:tab/>
        <w:t>I use my feelings to improve my choices in life.</w:t>
      </w:r>
    </w:p>
    <w:p w14:paraId="48AF273F" w14:textId="77777777" w:rsidR="00EF06CD" w:rsidRDefault="00EF06CD" w:rsidP="00EF06CD">
      <w:r>
        <w:t>22.</w:t>
      </w:r>
      <w:r>
        <w:tab/>
        <w:t>I try to learn from difficult situations or emotions.</w:t>
      </w:r>
    </w:p>
    <w:p w14:paraId="0281731B" w14:textId="77777777" w:rsidR="00EF06CD" w:rsidRDefault="00EF06CD" w:rsidP="00EF06CD">
      <w:r>
        <w:t>23.</w:t>
      </w:r>
      <w:r>
        <w:tab/>
        <w:t>Other people tend to confide in me about personal issues.</w:t>
      </w:r>
    </w:p>
    <w:p w14:paraId="3B2996C5" w14:textId="77777777" w:rsidR="00EF06CD" w:rsidRDefault="00EF06CD" w:rsidP="00EF06CD">
      <w:r>
        <w:t>24.</w:t>
      </w:r>
      <w:r>
        <w:tab/>
        <w:t>My emotions inform me about changes I should make in my life.</w:t>
      </w:r>
    </w:p>
    <w:p w14:paraId="4589D3BE" w14:textId="77777777" w:rsidR="00EF06CD" w:rsidRDefault="00EF06CD" w:rsidP="00EF06CD">
      <w:r>
        <w:t>25.</w:t>
      </w:r>
      <w:r>
        <w:tab/>
        <w:t>I find it difficult to explain my feelings to others even if I want to.</w:t>
      </w:r>
    </w:p>
    <w:p w14:paraId="538CF823" w14:textId="77777777" w:rsidR="00EF06CD" w:rsidRDefault="00EF06CD" w:rsidP="00EF06CD">
      <w:r>
        <w:t>26.</w:t>
      </w:r>
      <w:r>
        <w:tab/>
        <w:t>I don't always understand why I am stressed.</w:t>
      </w:r>
    </w:p>
    <w:p w14:paraId="621847EE" w14:textId="77777777" w:rsidR="00EF06CD" w:rsidRDefault="00EF06CD" w:rsidP="00EF06CD">
      <w:r>
        <w:t>27.</w:t>
      </w:r>
      <w:r>
        <w:tab/>
        <w:t>If someone came to me in tears, I would not know what to do.</w:t>
      </w:r>
    </w:p>
    <w:p w14:paraId="588C60E8" w14:textId="77777777" w:rsidR="00EF06CD" w:rsidRDefault="00EF06CD" w:rsidP="00EF06CD">
      <w:r>
        <w:t>28.</w:t>
      </w:r>
      <w:r>
        <w:tab/>
        <w:t>I find it difficult to listen to people who are complaining.</w:t>
      </w:r>
    </w:p>
    <w:p w14:paraId="1C6E9041" w14:textId="77777777" w:rsidR="00EF06CD" w:rsidRDefault="00EF06CD" w:rsidP="00EF06CD">
      <w:r>
        <w:t>29.</w:t>
      </w:r>
      <w:r>
        <w:tab/>
        <w:t xml:space="preserve">I often take the wrong attitude to people because I was not aware of their emotional state. </w:t>
      </w:r>
    </w:p>
    <w:p w14:paraId="58A0DDA3" w14:textId="77777777" w:rsidR="00EF06CD" w:rsidRDefault="00EF06CD" w:rsidP="00EF06CD">
      <w:r>
        <w:t>30.</w:t>
      </w:r>
      <w:r>
        <w:tab/>
        <w:t>I am good at sensing what others are feeling.</w:t>
      </w:r>
    </w:p>
    <w:p w14:paraId="2E638FC1" w14:textId="77777777" w:rsidR="00EF06CD" w:rsidRDefault="00EF06CD" w:rsidP="00EF06CD">
      <w:r>
        <w:t>31.</w:t>
      </w:r>
      <w:r>
        <w:tab/>
        <w:t>I feel uncomfortable if people tell me about their problems, so I try to avoid it.</w:t>
      </w:r>
    </w:p>
    <w:p w14:paraId="3C8EBB47" w14:textId="77777777" w:rsidR="00EF06CD" w:rsidRDefault="00EF06CD" w:rsidP="00EF06CD">
      <w:r>
        <w:t>32.</w:t>
      </w:r>
      <w:r>
        <w:tab/>
        <w:t>I know what to do to motivate people.</w:t>
      </w:r>
    </w:p>
    <w:p w14:paraId="4AB3564E" w14:textId="77777777" w:rsidR="00EF06CD" w:rsidRDefault="00EF06CD" w:rsidP="00EF06CD">
      <w:r>
        <w:t>33.</w:t>
      </w:r>
      <w:r>
        <w:tab/>
        <w:t>I am good at lifting other people's spirits.</w:t>
      </w:r>
    </w:p>
    <w:p w14:paraId="5D02BB10" w14:textId="77777777" w:rsidR="00EF06CD" w:rsidRDefault="00EF06CD" w:rsidP="00EF06CD">
      <w:r>
        <w:t>34.</w:t>
      </w:r>
      <w:r>
        <w:tab/>
        <w:t>I find it difficult to establish a link between a person's response and their personal circumstances.</w:t>
      </w:r>
    </w:p>
    <w:p w14:paraId="4CCF2EA7" w14:textId="77777777" w:rsidR="00EF06CD" w:rsidRDefault="00EF06CD" w:rsidP="00EF06CD">
      <w:r>
        <w:t>35.</w:t>
      </w:r>
      <w:r>
        <w:tab/>
        <w:t>I am usually able to influence the way other people feel.</w:t>
      </w:r>
    </w:p>
    <w:p w14:paraId="433D8E57" w14:textId="77777777" w:rsidR="00EF06CD" w:rsidRDefault="00EF06CD" w:rsidP="00EF06CD">
      <w:r>
        <w:t>36.</w:t>
      </w:r>
      <w:r>
        <w:tab/>
        <w:t>If I wanted, I could easily make someone feel uneasy.</w:t>
      </w:r>
    </w:p>
    <w:p w14:paraId="2B8A78FF" w14:textId="77777777" w:rsidR="00EF06CD" w:rsidRDefault="00EF06CD" w:rsidP="00EF06CD">
      <w:r>
        <w:t>37.</w:t>
      </w:r>
      <w:r>
        <w:tab/>
        <w:t>I find it difficult to handle my emotions.</w:t>
      </w:r>
    </w:p>
    <w:p w14:paraId="7A509CDC" w14:textId="77777777" w:rsidR="00EF06CD" w:rsidRDefault="00EF06CD" w:rsidP="00EF06CD">
      <w:r>
        <w:lastRenderedPageBreak/>
        <w:t>38.</w:t>
      </w:r>
      <w:r>
        <w:tab/>
        <w:t>The people around me tell me I don't express my feelings openly.</w:t>
      </w:r>
    </w:p>
    <w:p w14:paraId="019E960B" w14:textId="77777777" w:rsidR="00EF06CD" w:rsidRDefault="00EF06CD" w:rsidP="00EF06CD">
      <w:r>
        <w:t>39.</w:t>
      </w:r>
      <w:r>
        <w:tab/>
        <w:t>When I am angry, I find it easy to calm myself down.</w:t>
      </w:r>
    </w:p>
    <w:p w14:paraId="3BEEC9B0" w14:textId="77777777" w:rsidR="00EF06CD" w:rsidRDefault="00EF06CD" w:rsidP="00EF06CD">
      <w:r>
        <w:t>40.</w:t>
      </w:r>
      <w:r>
        <w:tab/>
        <w:t>I am often surprised by people's responses because I was not aware they were in a bad mood.</w:t>
      </w:r>
    </w:p>
    <w:p w14:paraId="52BC266D" w14:textId="77777777" w:rsidR="00EF06CD" w:rsidRDefault="00EF06CD" w:rsidP="00EF06CD">
      <w:r>
        <w:t>41.</w:t>
      </w:r>
      <w:r>
        <w:tab/>
        <w:t>My feelings help me to focus on what is important to me.</w:t>
      </w:r>
    </w:p>
    <w:p w14:paraId="171AFF76" w14:textId="77777777" w:rsidR="00EF06CD" w:rsidRDefault="00EF06CD" w:rsidP="00EF06CD">
      <w:r>
        <w:t>42.</w:t>
      </w:r>
      <w:r>
        <w:tab/>
        <w:t>Others don't accept the way I express my emotions.</w:t>
      </w:r>
    </w:p>
    <w:p w14:paraId="01C71FDF" w14:textId="77777777" w:rsidR="00EF06CD" w:rsidRDefault="00EF06CD" w:rsidP="00EF06CD">
      <w:r>
        <w:t>43.</w:t>
      </w:r>
      <w:r>
        <w:tab/>
        <w:t>When I am sad, I often don't know why.</w:t>
      </w:r>
    </w:p>
    <w:p w14:paraId="4F1E64DC" w14:textId="77777777" w:rsidR="00EF06CD" w:rsidRDefault="00EF06CD" w:rsidP="00EF06CD">
      <w:r>
        <w:t>44.</w:t>
      </w:r>
      <w:r>
        <w:tab/>
        <w:t>Quite often I am not aware of people's emotional state.</w:t>
      </w:r>
    </w:p>
    <w:p w14:paraId="5C102443" w14:textId="77777777" w:rsidR="00EF06CD" w:rsidRDefault="00EF06CD" w:rsidP="00EF06CD">
      <w:r>
        <w:t>45.</w:t>
      </w:r>
      <w:r>
        <w:tab/>
        <w:t>Other people tell me I make a good confidant.</w:t>
      </w:r>
    </w:p>
    <w:p w14:paraId="724C1519" w14:textId="77777777" w:rsidR="00EF06CD" w:rsidRDefault="00EF06CD" w:rsidP="00EF06CD">
      <w:r>
        <w:t>46.</w:t>
      </w:r>
      <w:r>
        <w:tab/>
        <w:t>I feel uneasy when other people tell me about something that is difficult for them.</w:t>
      </w:r>
    </w:p>
    <w:p w14:paraId="6BD25C76" w14:textId="77777777" w:rsidR="00EF06CD" w:rsidRDefault="00EF06CD" w:rsidP="00EF06CD">
      <w:r>
        <w:t>47.</w:t>
      </w:r>
      <w:r>
        <w:tab/>
        <w:t>When I am confronted with an angry person, I can easily calm them down.</w:t>
      </w:r>
    </w:p>
    <w:p w14:paraId="003208CB" w14:textId="77777777" w:rsidR="00EF06CD" w:rsidRDefault="00EF06CD" w:rsidP="00EF06CD">
      <w:r>
        <w:t>48.</w:t>
      </w:r>
      <w:r>
        <w:tab/>
        <w:t>I am aware of my emotions as soon as they arise.</w:t>
      </w:r>
    </w:p>
    <w:p w14:paraId="1A87F2D8" w14:textId="77777777" w:rsidR="00EF06CD" w:rsidRDefault="00EF06CD" w:rsidP="00EF06CD">
      <w:r>
        <w:t>49.</w:t>
      </w:r>
      <w:r>
        <w:tab/>
        <w:t>When I am feeling low, I find it difficult to know exactly what kind of emotion it is I am feeling.</w:t>
      </w:r>
    </w:p>
    <w:p w14:paraId="061AB112" w14:textId="6C7C0A8E" w:rsidR="00EB1260" w:rsidRDefault="00EF06CD" w:rsidP="00EF06CD">
      <w:r>
        <w:t>50.</w:t>
      </w:r>
      <w:r>
        <w:tab/>
        <w:t>In a stressful situation I usually think in a way that helps me stay calm.</w:t>
      </w:r>
    </w:p>
    <w:p w14:paraId="6FF24341" w14:textId="77777777" w:rsidR="002622F5" w:rsidRDefault="002622F5" w:rsidP="00EF06CD"/>
    <w:p w14:paraId="00B6D431" w14:textId="77777777" w:rsidR="002622F5" w:rsidRPr="00EB1260" w:rsidRDefault="002622F5" w:rsidP="002622F5">
      <w:pPr>
        <w:pStyle w:val="Heading1"/>
      </w:pPr>
      <w:bookmarkStart w:id="235" w:name="_Toc196739443"/>
      <w:r>
        <w:t>Metacognitive Monitoring Scale</w:t>
      </w:r>
      <w:bookmarkEnd w:id="235"/>
    </w:p>
    <w:p w14:paraId="00F706E4" w14:textId="77777777" w:rsidR="002622F5" w:rsidRPr="00EB1260" w:rsidRDefault="002622F5" w:rsidP="002622F5"/>
    <w:p w14:paraId="1FD00DF3" w14:textId="77777777" w:rsidR="002622F5" w:rsidRDefault="002622F5" w:rsidP="002622F5">
      <w:pPr>
        <w:pStyle w:val="ListParagraph"/>
        <w:numPr>
          <w:ilvl w:val="0"/>
          <w:numId w:val="54"/>
        </w:numPr>
      </w:pPr>
      <w:r>
        <w:t>I deliberately assess my performance on all tasks</w:t>
      </w:r>
    </w:p>
    <w:p w14:paraId="0BB3E1AD" w14:textId="77777777" w:rsidR="002622F5" w:rsidRDefault="002622F5" w:rsidP="002622F5">
      <w:pPr>
        <w:pStyle w:val="ListParagraph"/>
        <w:numPr>
          <w:ilvl w:val="0"/>
          <w:numId w:val="54"/>
        </w:numPr>
      </w:pPr>
      <w:r>
        <w:t>I evaluate how confident I am after each decision</w:t>
      </w:r>
    </w:p>
    <w:p w14:paraId="0EE570F5" w14:textId="77777777" w:rsidR="002622F5" w:rsidRDefault="002622F5" w:rsidP="002622F5">
      <w:pPr>
        <w:pStyle w:val="ListParagraph"/>
        <w:numPr>
          <w:ilvl w:val="0"/>
          <w:numId w:val="54"/>
        </w:numPr>
      </w:pPr>
      <w:r>
        <w:t>When I perform tasks, I keep close track of how well I am doing</w:t>
      </w:r>
    </w:p>
    <w:p w14:paraId="132B28F2" w14:textId="77777777" w:rsidR="002622F5" w:rsidRDefault="002622F5" w:rsidP="002622F5">
      <w:pPr>
        <w:pStyle w:val="ListParagraph"/>
        <w:numPr>
          <w:ilvl w:val="0"/>
          <w:numId w:val="54"/>
        </w:numPr>
      </w:pPr>
      <w:r>
        <w:t>I always assess my performance</w:t>
      </w:r>
    </w:p>
    <w:p w14:paraId="79CE7964" w14:textId="77777777" w:rsidR="002622F5" w:rsidRDefault="002622F5" w:rsidP="002622F5">
      <w:pPr>
        <w:pStyle w:val="ListParagraph"/>
        <w:numPr>
          <w:ilvl w:val="0"/>
          <w:numId w:val="54"/>
        </w:numPr>
      </w:pPr>
      <w:r>
        <w:t>I'm realistic about my capabilities</w:t>
      </w:r>
    </w:p>
    <w:p w14:paraId="0113FB5A" w14:textId="77777777" w:rsidR="002622F5" w:rsidRDefault="002622F5" w:rsidP="002622F5">
      <w:pPr>
        <w:pStyle w:val="ListParagraph"/>
        <w:numPr>
          <w:ilvl w:val="0"/>
          <w:numId w:val="54"/>
        </w:numPr>
      </w:pPr>
      <w:r>
        <w:t>I know when I am performing well</w:t>
      </w:r>
    </w:p>
    <w:p w14:paraId="769E4F22" w14:textId="77777777" w:rsidR="002622F5" w:rsidRDefault="002622F5" w:rsidP="002622F5">
      <w:pPr>
        <w:pStyle w:val="ListParagraph"/>
        <w:numPr>
          <w:ilvl w:val="0"/>
          <w:numId w:val="54"/>
        </w:numPr>
      </w:pPr>
      <w:r>
        <w:t>I am aware of my strengths and weaknesses</w:t>
      </w:r>
    </w:p>
    <w:p w14:paraId="324EC856" w14:textId="77777777" w:rsidR="002622F5" w:rsidRPr="00EB1260" w:rsidRDefault="002622F5" w:rsidP="002622F5">
      <w:pPr>
        <w:pStyle w:val="ListParagraph"/>
        <w:numPr>
          <w:ilvl w:val="0"/>
          <w:numId w:val="54"/>
        </w:numPr>
      </w:pPr>
      <w:r>
        <w:t>I tend to be accurate in my self-assessments</w:t>
      </w:r>
    </w:p>
    <w:p w14:paraId="761C6FF5" w14:textId="77777777" w:rsidR="002622F5" w:rsidRDefault="002622F5" w:rsidP="00EF06CD"/>
    <w:p w14:paraId="3615C15E" w14:textId="77777777" w:rsidR="004B24E0" w:rsidRDefault="004B24E0" w:rsidP="00EF06CD"/>
    <w:p w14:paraId="11F8591F" w14:textId="708A2137" w:rsidR="002A28C7" w:rsidRPr="00AD7930" w:rsidDel="000C780E" w:rsidRDefault="002A28C7" w:rsidP="002A28C7">
      <w:pPr>
        <w:pStyle w:val="Heading1"/>
        <w:rPr>
          <w:moveFrom w:id="236" w:author="Kit Double" w:date="2025-04-28T13:16:00Z" w16du:dateUtc="2025-04-28T03:16:00Z"/>
          <w:rFonts w:cs="Arial"/>
          <w:sz w:val="20"/>
          <w:szCs w:val="20"/>
        </w:rPr>
      </w:pPr>
      <w:moveFromRangeStart w:id="237" w:author="Kit Double" w:date="2025-04-28T13:16:00Z" w:name="move196738673"/>
      <w:moveFrom w:id="238" w:author="Kit Double" w:date="2025-04-28T13:16:00Z" w16du:dateUtc="2025-04-28T03:16:00Z">
        <w:r w:rsidRPr="00AD7930" w:rsidDel="000C780E">
          <w:rPr>
            <w:rFonts w:cs="Arial"/>
            <w:sz w:val="20"/>
            <w:szCs w:val="20"/>
          </w:rPr>
          <w:t xml:space="preserve">Toronto Alexithymia Scale </w:t>
        </w:r>
        <w:bookmarkStart w:id="239" w:name="_Toc196739444"/>
        <w:bookmarkEnd w:id="239"/>
      </w:moveFrom>
    </w:p>
    <w:p w14:paraId="7F7FAB1D" w14:textId="6565550E" w:rsidR="002A28C7" w:rsidRPr="00AD7930" w:rsidDel="000C780E" w:rsidRDefault="002A28C7" w:rsidP="002A28C7">
      <w:pPr>
        <w:pStyle w:val="p1"/>
        <w:rPr>
          <w:moveFrom w:id="240" w:author="Kit Double" w:date="2025-04-28T13:16:00Z" w16du:dateUtc="2025-04-28T03:16:00Z"/>
          <w:rFonts w:ascii="Arial" w:hAnsi="Arial" w:cs="Arial"/>
          <w:sz w:val="20"/>
          <w:szCs w:val="20"/>
        </w:rPr>
      </w:pPr>
      <w:moveFrom w:id="241" w:author="Kit Double" w:date="2025-04-28T13:16:00Z" w16du:dateUtc="2025-04-28T03:16:00Z">
        <w:r w:rsidRPr="00AD7930" w:rsidDel="000C780E">
          <w:rPr>
            <w:rStyle w:val="apple-converted-space"/>
            <w:rFonts w:ascii="Arial" w:hAnsi="Arial" w:cs="Arial"/>
            <w:sz w:val="20"/>
            <w:szCs w:val="20"/>
          </w:rPr>
          <w:t xml:space="preserve"> A </w:t>
        </w:r>
        <w:r w:rsidRPr="00AD7930" w:rsidDel="000C780E">
          <w:rPr>
            <w:rFonts w:ascii="Arial" w:hAnsi="Arial" w:cs="Arial"/>
            <w:sz w:val="20"/>
            <w:szCs w:val="20"/>
          </w:rPr>
          <w:t>widely used measure assessing alexithymia, a personality construct characterized by difficulty identifying and describing feelings, and externally-oriented thinking.</w:t>
        </w:r>
        <w:bookmarkStart w:id="242" w:name="_Toc196739445"/>
        <w:bookmarkEnd w:id="242"/>
      </w:moveFrom>
    </w:p>
    <w:p w14:paraId="5FD461DB" w14:textId="7B7CF5A4" w:rsidR="002A28C7" w:rsidRPr="00AD7930" w:rsidDel="000C780E" w:rsidRDefault="002A28C7" w:rsidP="002A28C7">
      <w:pPr>
        <w:rPr>
          <w:moveFrom w:id="243" w:author="Kit Double" w:date="2025-04-28T13:16:00Z" w16du:dateUtc="2025-04-28T03:16:00Z"/>
          <w:sz w:val="15"/>
          <w:szCs w:val="15"/>
        </w:rPr>
      </w:pPr>
      <w:bookmarkStart w:id="244" w:name="_Toc196739446"/>
      <w:bookmarkEnd w:id="244"/>
    </w:p>
    <w:p w14:paraId="71BB052B" w14:textId="03E88294" w:rsidR="002A28C7" w:rsidRPr="00EB1260" w:rsidDel="000C780E" w:rsidRDefault="002A28C7" w:rsidP="002A28C7">
      <w:pPr>
        <w:rPr>
          <w:moveFrom w:id="245" w:author="Kit Double" w:date="2025-04-28T13:16:00Z" w16du:dateUtc="2025-04-28T03:16:00Z"/>
        </w:rPr>
      </w:pPr>
      <w:bookmarkStart w:id="246" w:name="_Toc194567444"/>
      <w:bookmarkStart w:id="247" w:name="_Toc196739447"/>
      <w:bookmarkEnd w:id="246"/>
      <w:bookmarkEnd w:id="247"/>
    </w:p>
    <w:p w14:paraId="2EC23111" w14:textId="59AA8279" w:rsidR="002A28C7" w:rsidRPr="00ED03BE" w:rsidDel="000C780E" w:rsidRDefault="002A28C7" w:rsidP="002A28C7">
      <w:pPr>
        <w:numPr>
          <w:ilvl w:val="0"/>
          <w:numId w:val="55"/>
        </w:numPr>
        <w:rPr>
          <w:moveFrom w:id="248" w:author="Kit Double" w:date="2025-04-28T13:16:00Z" w16du:dateUtc="2025-04-28T03:16:00Z"/>
          <w:lang w:val="en-AU"/>
        </w:rPr>
      </w:pPr>
      <w:moveFrom w:id="249" w:author="Kit Double" w:date="2025-04-28T13:16:00Z" w16du:dateUtc="2025-04-28T03:16:00Z">
        <w:r w:rsidRPr="00ED03BE" w:rsidDel="000C780E">
          <w:rPr>
            <w:lang w:val="en-AU"/>
          </w:rPr>
          <w:t>I am often confused about what emotion I am feeling.</w:t>
        </w:r>
        <w:bookmarkStart w:id="250" w:name="_Toc196739448"/>
        <w:bookmarkEnd w:id="250"/>
      </w:moveFrom>
    </w:p>
    <w:p w14:paraId="6AE128F9" w14:textId="5765CF50" w:rsidR="002A28C7" w:rsidRPr="00ED03BE" w:rsidDel="000C780E" w:rsidRDefault="002A28C7" w:rsidP="002A28C7">
      <w:pPr>
        <w:numPr>
          <w:ilvl w:val="0"/>
          <w:numId w:val="55"/>
        </w:numPr>
        <w:rPr>
          <w:moveFrom w:id="251" w:author="Kit Double" w:date="2025-04-28T13:16:00Z" w16du:dateUtc="2025-04-28T03:16:00Z"/>
          <w:lang w:val="en-AU"/>
        </w:rPr>
      </w:pPr>
      <w:moveFrom w:id="252" w:author="Kit Double" w:date="2025-04-28T13:16:00Z" w16du:dateUtc="2025-04-28T03:16:00Z">
        <w:r w:rsidRPr="00ED03BE" w:rsidDel="000C780E">
          <w:rPr>
            <w:lang w:val="en-AU"/>
          </w:rPr>
          <w:t>It is difficult for me to find the right words for my feelings.</w:t>
        </w:r>
        <w:bookmarkStart w:id="253" w:name="_Toc196739449"/>
        <w:bookmarkEnd w:id="253"/>
      </w:moveFrom>
    </w:p>
    <w:p w14:paraId="5AEDC374" w14:textId="5DA1AA3E" w:rsidR="002A28C7" w:rsidRPr="00ED03BE" w:rsidDel="000C780E" w:rsidRDefault="002A28C7" w:rsidP="002A28C7">
      <w:pPr>
        <w:numPr>
          <w:ilvl w:val="0"/>
          <w:numId w:val="55"/>
        </w:numPr>
        <w:rPr>
          <w:moveFrom w:id="254" w:author="Kit Double" w:date="2025-04-28T13:16:00Z" w16du:dateUtc="2025-04-28T03:16:00Z"/>
          <w:lang w:val="en-AU"/>
        </w:rPr>
      </w:pPr>
      <w:moveFrom w:id="255" w:author="Kit Double" w:date="2025-04-28T13:16:00Z" w16du:dateUtc="2025-04-28T03:16:00Z">
        <w:r w:rsidRPr="00ED03BE" w:rsidDel="000C780E">
          <w:rPr>
            <w:lang w:val="en-AU"/>
          </w:rPr>
          <w:t>I have physical sensations that even doctors don’t understand.</w:t>
        </w:r>
        <w:bookmarkStart w:id="256" w:name="_Toc196739450"/>
        <w:bookmarkEnd w:id="256"/>
      </w:moveFrom>
    </w:p>
    <w:p w14:paraId="6E7021AA" w14:textId="7232F555" w:rsidR="002A28C7" w:rsidRPr="00ED03BE" w:rsidDel="000C780E" w:rsidRDefault="002A28C7" w:rsidP="002A28C7">
      <w:pPr>
        <w:numPr>
          <w:ilvl w:val="0"/>
          <w:numId w:val="55"/>
        </w:numPr>
        <w:rPr>
          <w:moveFrom w:id="257" w:author="Kit Double" w:date="2025-04-28T13:16:00Z" w16du:dateUtc="2025-04-28T03:16:00Z"/>
          <w:lang w:val="en-AU"/>
        </w:rPr>
      </w:pPr>
      <w:moveFrom w:id="258" w:author="Kit Double" w:date="2025-04-28T13:16:00Z" w16du:dateUtc="2025-04-28T03:16:00Z">
        <w:r w:rsidRPr="00ED03BE" w:rsidDel="000C780E">
          <w:rPr>
            <w:lang w:val="en-AU"/>
          </w:rPr>
          <w:t>I am able to describe my feelings easily.</w:t>
        </w:r>
        <w:bookmarkStart w:id="259" w:name="_Toc196739451"/>
        <w:bookmarkEnd w:id="259"/>
      </w:moveFrom>
    </w:p>
    <w:p w14:paraId="5EC85F82" w14:textId="5544AC73" w:rsidR="002A28C7" w:rsidRPr="00ED03BE" w:rsidDel="000C780E" w:rsidRDefault="002A28C7" w:rsidP="002A28C7">
      <w:pPr>
        <w:numPr>
          <w:ilvl w:val="0"/>
          <w:numId w:val="55"/>
        </w:numPr>
        <w:rPr>
          <w:moveFrom w:id="260" w:author="Kit Double" w:date="2025-04-28T13:16:00Z" w16du:dateUtc="2025-04-28T03:16:00Z"/>
          <w:lang w:val="en-AU"/>
        </w:rPr>
      </w:pPr>
      <w:moveFrom w:id="261" w:author="Kit Double" w:date="2025-04-28T13:16:00Z" w16du:dateUtc="2025-04-28T03:16:00Z">
        <w:r w:rsidRPr="00ED03BE" w:rsidDel="000C780E">
          <w:rPr>
            <w:lang w:val="en-AU"/>
          </w:rPr>
          <w:t>I prefer to analyze problems rather than just describe them.</w:t>
        </w:r>
        <w:bookmarkStart w:id="262" w:name="_Toc196739452"/>
        <w:bookmarkEnd w:id="262"/>
      </w:moveFrom>
    </w:p>
    <w:p w14:paraId="4804D585" w14:textId="67A6BA18" w:rsidR="002A28C7" w:rsidRPr="00ED03BE" w:rsidDel="000C780E" w:rsidRDefault="002A28C7" w:rsidP="002A28C7">
      <w:pPr>
        <w:numPr>
          <w:ilvl w:val="0"/>
          <w:numId w:val="55"/>
        </w:numPr>
        <w:rPr>
          <w:moveFrom w:id="263" w:author="Kit Double" w:date="2025-04-28T13:16:00Z" w16du:dateUtc="2025-04-28T03:16:00Z"/>
          <w:lang w:val="en-AU"/>
        </w:rPr>
      </w:pPr>
      <w:moveFrom w:id="264" w:author="Kit Double" w:date="2025-04-28T13:16:00Z" w16du:dateUtc="2025-04-28T03:16:00Z">
        <w:r w:rsidRPr="00ED03BE" w:rsidDel="000C780E">
          <w:rPr>
            <w:lang w:val="en-AU"/>
          </w:rPr>
          <w:t>When I am upset, I don’t know if I am sad, frightened, or angry.</w:t>
        </w:r>
        <w:bookmarkStart w:id="265" w:name="_Toc196739453"/>
        <w:bookmarkEnd w:id="265"/>
      </w:moveFrom>
    </w:p>
    <w:p w14:paraId="7C801A3E" w14:textId="20950FDF" w:rsidR="002A28C7" w:rsidRPr="00ED03BE" w:rsidDel="000C780E" w:rsidRDefault="002A28C7" w:rsidP="002A28C7">
      <w:pPr>
        <w:numPr>
          <w:ilvl w:val="0"/>
          <w:numId w:val="55"/>
        </w:numPr>
        <w:rPr>
          <w:moveFrom w:id="266" w:author="Kit Double" w:date="2025-04-28T13:16:00Z" w16du:dateUtc="2025-04-28T03:16:00Z"/>
          <w:lang w:val="en-AU"/>
        </w:rPr>
      </w:pPr>
      <w:moveFrom w:id="267" w:author="Kit Double" w:date="2025-04-28T13:16:00Z" w16du:dateUtc="2025-04-28T03:16:00Z">
        <w:r w:rsidRPr="00ED03BE" w:rsidDel="000C780E">
          <w:rPr>
            <w:lang w:val="en-AU"/>
          </w:rPr>
          <w:t>I am often puzzled by sensations in my body.</w:t>
        </w:r>
        <w:bookmarkStart w:id="268" w:name="_Toc196739454"/>
        <w:bookmarkEnd w:id="268"/>
      </w:moveFrom>
    </w:p>
    <w:p w14:paraId="597BAEF0" w14:textId="2A753747" w:rsidR="002A28C7" w:rsidRPr="00ED03BE" w:rsidDel="000C780E" w:rsidRDefault="002A28C7" w:rsidP="002A28C7">
      <w:pPr>
        <w:numPr>
          <w:ilvl w:val="0"/>
          <w:numId w:val="55"/>
        </w:numPr>
        <w:rPr>
          <w:moveFrom w:id="269" w:author="Kit Double" w:date="2025-04-28T13:16:00Z" w16du:dateUtc="2025-04-28T03:16:00Z"/>
          <w:lang w:val="en-AU"/>
        </w:rPr>
      </w:pPr>
      <w:moveFrom w:id="270" w:author="Kit Double" w:date="2025-04-28T13:16:00Z" w16du:dateUtc="2025-04-28T03:16:00Z">
        <w:r w:rsidRPr="00ED03BE" w:rsidDel="000C780E">
          <w:rPr>
            <w:lang w:val="en-AU"/>
          </w:rPr>
          <w:t>I prefer to just let things happen rather than to understand why they turned out that way.</w:t>
        </w:r>
        <w:bookmarkStart w:id="271" w:name="_Toc196739455"/>
        <w:bookmarkEnd w:id="271"/>
      </w:moveFrom>
    </w:p>
    <w:p w14:paraId="78F3151C" w14:textId="5657C21C" w:rsidR="002A28C7" w:rsidRPr="00ED03BE" w:rsidDel="000C780E" w:rsidRDefault="002A28C7" w:rsidP="002A28C7">
      <w:pPr>
        <w:numPr>
          <w:ilvl w:val="0"/>
          <w:numId w:val="55"/>
        </w:numPr>
        <w:rPr>
          <w:moveFrom w:id="272" w:author="Kit Double" w:date="2025-04-28T13:16:00Z" w16du:dateUtc="2025-04-28T03:16:00Z"/>
          <w:lang w:val="en-AU"/>
        </w:rPr>
      </w:pPr>
      <w:moveFrom w:id="273" w:author="Kit Double" w:date="2025-04-28T13:16:00Z" w16du:dateUtc="2025-04-28T03:16:00Z">
        <w:r w:rsidRPr="00ED03BE" w:rsidDel="000C780E">
          <w:rPr>
            <w:lang w:val="en-AU"/>
          </w:rPr>
          <w:t>I have feelings that I can’t quite identify.</w:t>
        </w:r>
        <w:bookmarkStart w:id="274" w:name="_Toc196739456"/>
        <w:bookmarkEnd w:id="274"/>
      </w:moveFrom>
    </w:p>
    <w:p w14:paraId="207DD0E7" w14:textId="4E978B30" w:rsidR="002A28C7" w:rsidRPr="00ED03BE" w:rsidDel="000C780E" w:rsidRDefault="002A28C7" w:rsidP="002A28C7">
      <w:pPr>
        <w:numPr>
          <w:ilvl w:val="0"/>
          <w:numId w:val="55"/>
        </w:numPr>
        <w:rPr>
          <w:moveFrom w:id="275" w:author="Kit Double" w:date="2025-04-28T13:16:00Z" w16du:dateUtc="2025-04-28T03:16:00Z"/>
          <w:lang w:val="en-AU"/>
        </w:rPr>
      </w:pPr>
      <w:moveFrom w:id="276" w:author="Kit Double" w:date="2025-04-28T13:16:00Z" w16du:dateUtc="2025-04-28T03:16:00Z">
        <w:r w:rsidRPr="00ED03BE" w:rsidDel="000C780E">
          <w:rPr>
            <w:lang w:val="en-AU"/>
          </w:rPr>
          <w:t>Being in touch with emotions is essential.</w:t>
        </w:r>
        <w:bookmarkStart w:id="277" w:name="_Toc196739457"/>
        <w:bookmarkEnd w:id="277"/>
      </w:moveFrom>
    </w:p>
    <w:p w14:paraId="15C3FFD1" w14:textId="37490FB5" w:rsidR="002A28C7" w:rsidRPr="00ED03BE" w:rsidDel="000C780E" w:rsidRDefault="002A28C7" w:rsidP="002A28C7">
      <w:pPr>
        <w:numPr>
          <w:ilvl w:val="0"/>
          <w:numId w:val="55"/>
        </w:numPr>
        <w:rPr>
          <w:moveFrom w:id="278" w:author="Kit Double" w:date="2025-04-28T13:16:00Z" w16du:dateUtc="2025-04-28T03:16:00Z"/>
          <w:lang w:val="en-AU"/>
        </w:rPr>
      </w:pPr>
      <w:moveFrom w:id="279" w:author="Kit Double" w:date="2025-04-28T13:16:00Z" w16du:dateUtc="2025-04-28T03:16:00Z">
        <w:r w:rsidRPr="00ED03BE" w:rsidDel="000C780E">
          <w:rPr>
            <w:lang w:val="en-AU"/>
          </w:rPr>
          <w:t>I find it hard to describe how I feel about people.</w:t>
        </w:r>
        <w:bookmarkStart w:id="280" w:name="_Toc196739458"/>
        <w:bookmarkEnd w:id="280"/>
      </w:moveFrom>
    </w:p>
    <w:p w14:paraId="1B39BCDC" w14:textId="6E6E3326" w:rsidR="002A28C7" w:rsidRPr="00ED03BE" w:rsidDel="000C780E" w:rsidRDefault="002A28C7" w:rsidP="002A28C7">
      <w:pPr>
        <w:numPr>
          <w:ilvl w:val="0"/>
          <w:numId w:val="55"/>
        </w:numPr>
        <w:rPr>
          <w:moveFrom w:id="281" w:author="Kit Double" w:date="2025-04-28T13:16:00Z" w16du:dateUtc="2025-04-28T03:16:00Z"/>
          <w:lang w:val="en-AU"/>
        </w:rPr>
      </w:pPr>
      <w:moveFrom w:id="282" w:author="Kit Double" w:date="2025-04-28T13:16:00Z" w16du:dateUtc="2025-04-28T03:16:00Z">
        <w:r w:rsidRPr="00ED03BE" w:rsidDel="000C780E">
          <w:rPr>
            <w:lang w:val="en-AU"/>
          </w:rPr>
          <w:t>People tell me to describe my feelings more.</w:t>
        </w:r>
        <w:bookmarkStart w:id="283" w:name="_Toc196739459"/>
        <w:bookmarkEnd w:id="283"/>
      </w:moveFrom>
    </w:p>
    <w:p w14:paraId="110F05C9" w14:textId="5528CB32" w:rsidR="002A28C7" w:rsidRPr="00ED03BE" w:rsidDel="000C780E" w:rsidRDefault="002A28C7" w:rsidP="002A28C7">
      <w:pPr>
        <w:numPr>
          <w:ilvl w:val="0"/>
          <w:numId w:val="55"/>
        </w:numPr>
        <w:rPr>
          <w:moveFrom w:id="284" w:author="Kit Double" w:date="2025-04-28T13:16:00Z" w16du:dateUtc="2025-04-28T03:16:00Z"/>
          <w:lang w:val="en-AU"/>
        </w:rPr>
      </w:pPr>
      <w:moveFrom w:id="285" w:author="Kit Double" w:date="2025-04-28T13:16:00Z" w16du:dateUtc="2025-04-28T03:16:00Z">
        <w:r w:rsidRPr="00ED03BE" w:rsidDel="000C780E">
          <w:rPr>
            <w:lang w:val="en-AU"/>
          </w:rPr>
          <w:t>I don’t know what’s going on inside me.</w:t>
        </w:r>
        <w:bookmarkStart w:id="286" w:name="_Toc196739460"/>
        <w:bookmarkEnd w:id="286"/>
      </w:moveFrom>
    </w:p>
    <w:p w14:paraId="085DBCE6" w14:textId="3071CF27" w:rsidR="002A28C7" w:rsidRPr="00ED03BE" w:rsidDel="000C780E" w:rsidRDefault="002A28C7" w:rsidP="002A28C7">
      <w:pPr>
        <w:numPr>
          <w:ilvl w:val="0"/>
          <w:numId w:val="55"/>
        </w:numPr>
        <w:rPr>
          <w:moveFrom w:id="287" w:author="Kit Double" w:date="2025-04-28T13:16:00Z" w16du:dateUtc="2025-04-28T03:16:00Z"/>
          <w:lang w:val="en-AU"/>
        </w:rPr>
      </w:pPr>
      <w:moveFrom w:id="288" w:author="Kit Double" w:date="2025-04-28T13:16:00Z" w16du:dateUtc="2025-04-28T03:16:00Z">
        <w:r w:rsidRPr="00ED03BE" w:rsidDel="000C780E">
          <w:rPr>
            <w:lang w:val="en-AU"/>
          </w:rPr>
          <w:t>I often don’t know why I am angry.</w:t>
        </w:r>
        <w:bookmarkStart w:id="289" w:name="_Toc196739461"/>
        <w:bookmarkEnd w:id="289"/>
      </w:moveFrom>
    </w:p>
    <w:p w14:paraId="0F2484F8" w14:textId="32AF863C" w:rsidR="002A28C7" w:rsidRPr="00ED03BE" w:rsidDel="000C780E" w:rsidRDefault="002A28C7" w:rsidP="002A28C7">
      <w:pPr>
        <w:numPr>
          <w:ilvl w:val="0"/>
          <w:numId w:val="55"/>
        </w:numPr>
        <w:rPr>
          <w:moveFrom w:id="290" w:author="Kit Double" w:date="2025-04-28T13:16:00Z" w16du:dateUtc="2025-04-28T03:16:00Z"/>
          <w:lang w:val="en-AU"/>
        </w:rPr>
      </w:pPr>
      <w:moveFrom w:id="291" w:author="Kit Double" w:date="2025-04-28T13:16:00Z" w16du:dateUtc="2025-04-28T03:16:00Z">
        <w:r w:rsidRPr="00ED03BE" w:rsidDel="000C780E">
          <w:rPr>
            <w:lang w:val="en-AU"/>
          </w:rPr>
          <w:t>I prefer talking to people about their daily activities rather than their feelings.</w:t>
        </w:r>
        <w:bookmarkStart w:id="292" w:name="_Toc196739462"/>
        <w:bookmarkEnd w:id="292"/>
      </w:moveFrom>
    </w:p>
    <w:p w14:paraId="070DE787" w14:textId="09106EAB" w:rsidR="002A28C7" w:rsidRPr="00ED03BE" w:rsidDel="000C780E" w:rsidRDefault="002A28C7" w:rsidP="002A28C7">
      <w:pPr>
        <w:numPr>
          <w:ilvl w:val="0"/>
          <w:numId w:val="55"/>
        </w:numPr>
        <w:rPr>
          <w:moveFrom w:id="293" w:author="Kit Double" w:date="2025-04-28T13:16:00Z" w16du:dateUtc="2025-04-28T03:16:00Z"/>
          <w:lang w:val="en-AU"/>
        </w:rPr>
      </w:pPr>
      <w:moveFrom w:id="294" w:author="Kit Double" w:date="2025-04-28T13:16:00Z" w16du:dateUtc="2025-04-28T03:16:00Z">
        <w:r w:rsidRPr="00ED03BE" w:rsidDel="000C780E">
          <w:rPr>
            <w:lang w:val="en-AU"/>
          </w:rPr>
          <w:t>I prefer to watch “light” entertainment shows rather than psychological dramas.</w:t>
        </w:r>
        <w:bookmarkStart w:id="295" w:name="_Toc196739463"/>
        <w:bookmarkEnd w:id="295"/>
      </w:moveFrom>
    </w:p>
    <w:p w14:paraId="3B77D9D2" w14:textId="7CAE9F86" w:rsidR="002A28C7" w:rsidRPr="00ED03BE" w:rsidDel="000C780E" w:rsidRDefault="002A28C7" w:rsidP="002A28C7">
      <w:pPr>
        <w:numPr>
          <w:ilvl w:val="0"/>
          <w:numId w:val="55"/>
        </w:numPr>
        <w:rPr>
          <w:moveFrom w:id="296" w:author="Kit Double" w:date="2025-04-28T13:16:00Z" w16du:dateUtc="2025-04-28T03:16:00Z"/>
          <w:lang w:val="en-AU"/>
        </w:rPr>
      </w:pPr>
      <w:moveFrom w:id="297" w:author="Kit Double" w:date="2025-04-28T13:16:00Z" w16du:dateUtc="2025-04-28T03:16:00Z">
        <w:r w:rsidRPr="00ED03BE" w:rsidDel="000C780E">
          <w:rPr>
            <w:lang w:val="en-AU"/>
          </w:rPr>
          <w:t>It is difficult for me to reveal my innermost feelings, even to close friends.</w:t>
        </w:r>
        <w:bookmarkStart w:id="298" w:name="_Toc196739464"/>
        <w:bookmarkEnd w:id="298"/>
      </w:moveFrom>
    </w:p>
    <w:p w14:paraId="7FEC1478" w14:textId="4DAC2D40" w:rsidR="002A28C7" w:rsidRPr="00ED03BE" w:rsidDel="000C780E" w:rsidRDefault="002A28C7" w:rsidP="002A28C7">
      <w:pPr>
        <w:numPr>
          <w:ilvl w:val="0"/>
          <w:numId w:val="55"/>
        </w:numPr>
        <w:rPr>
          <w:moveFrom w:id="299" w:author="Kit Double" w:date="2025-04-28T13:16:00Z" w16du:dateUtc="2025-04-28T03:16:00Z"/>
          <w:lang w:val="en-AU"/>
        </w:rPr>
      </w:pPr>
      <w:moveFrom w:id="300" w:author="Kit Double" w:date="2025-04-28T13:16:00Z" w16du:dateUtc="2025-04-28T03:16:00Z">
        <w:r w:rsidRPr="00ED03BE" w:rsidDel="000C780E">
          <w:rPr>
            <w:lang w:val="en-AU"/>
          </w:rPr>
          <w:t>I can feel close to someone, even in moments of silence.</w:t>
        </w:r>
        <w:bookmarkStart w:id="301" w:name="_Toc196739465"/>
        <w:bookmarkEnd w:id="301"/>
      </w:moveFrom>
    </w:p>
    <w:p w14:paraId="1EDA2EDD" w14:textId="71ED16F7" w:rsidR="002A28C7" w:rsidRPr="00ED03BE" w:rsidDel="000C780E" w:rsidRDefault="002A28C7" w:rsidP="002A28C7">
      <w:pPr>
        <w:numPr>
          <w:ilvl w:val="0"/>
          <w:numId w:val="55"/>
        </w:numPr>
        <w:rPr>
          <w:moveFrom w:id="302" w:author="Kit Double" w:date="2025-04-28T13:16:00Z" w16du:dateUtc="2025-04-28T03:16:00Z"/>
          <w:lang w:val="en-AU"/>
        </w:rPr>
      </w:pPr>
      <w:moveFrom w:id="303" w:author="Kit Double" w:date="2025-04-28T13:16:00Z" w16du:dateUtc="2025-04-28T03:16:00Z">
        <w:r w:rsidRPr="00ED03BE" w:rsidDel="000C780E">
          <w:rPr>
            <w:lang w:val="en-AU"/>
          </w:rPr>
          <w:t>I find examination of my feelings useful in solving personal problems.</w:t>
        </w:r>
        <w:bookmarkStart w:id="304" w:name="_Toc196739466"/>
        <w:bookmarkEnd w:id="304"/>
      </w:moveFrom>
    </w:p>
    <w:p w14:paraId="3344A416" w14:textId="4F8B1B7D" w:rsidR="002A28C7" w:rsidRPr="00ED03BE" w:rsidDel="000C780E" w:rsidRDefault="002A28C7" w:rsidP="002A28C7">
      <w:pPr>
        <w:numPr>
          <w:ilvl w:val="0"/>
          <w:numId w:val="55"/>
        </w:numPr>
        <w:rPr>
          <w:moveFrom w:id="305" w:author="Kit Double" w:date="2025-04-28T13:16:00Z" w16du:dateUtc="2025-04-28T03:16:00Z"/>
          <w:lang w:val="en-AU"/>
        </w:rPr>
      </w:pPr>
      <w:moveFrom w:id="306" w:author="Kit Double" w:date="2025-04-28T13:16:00Z" w16du:dateUtc="2025-04-28T03:16:00Z">
        <w:r w:rsidRPr="00ED03BE" w:rsidDel="000C780E">
          <w:rPr>
            <w:lang w:val="en-AU"/>
          </w:rPr>
          <w:t>Looking for hidden meanings in movies or plays distracts from my enjoyment.</w:t>
        </w:r>
        <w:bookmarkStart w:id="307" w:name="_Toc196739467"/>
        <w:bookmarkEnd w:id="307"/>
      </w:moveFrom>
    </w:p>
    <w:p w14:paraId="12A6E674" w14:textId="77777777" w:rsidR="000C780E" w:rsidRPr="00AD7930" w:rsidRDefault="000C780E" w:rsidP="000C780E">
      <w:pPr>
        <w:pStyle w:val="Heading1"/>
        <w:rPr>
          <w:moveTo w:id="308" w:author="Kit Double" w:date="2025-04-28T13:16:00Z" w16du:dateUtc="2025-04-28T03:16:00Z"/>
          <w:rFonts w:cs="Arial"/>
          <w:sz w:val="20"/>
          <w:szCs w:val="20"/>
        </w:rPr>
      </w:pPr>
      <w:bookmarkStart w:id="309" w:name="_Toc196739468"/>
      <w:moveFromRangeEnd w:id="237"/>
      <w:moveToRangeStart w:id="310" w:author="Kit Double" w:date="2025-04-28T13:16:00Z" w:name="move196738673"/>
      <w:moveTo w:id="311" w:author="Kit Double" w:date="2025-04-28T13:16:00Z" w16du:dateUtc="2025-04-28T03:16:00Z">
        <w:r w:rsidRPr="00AD7930">
          <w:rPr>
            <w:rFonts w:cs="Arial"/>
            <w:sz w:val="20"/>
            <w:szCs w:val="20"/>
          </w:rPr>
          <w:t>Toronto Alexithymia Scale</w:t>
        </w:r>
        <w:bookmarkEnd w:id="309"/>
        <w:r w:rsidRPr="00AD7930">
          <w:rPr>
            <w:rFonts w:cs="Arial"/>
            <w:sz w:val="20"/>
            <w:szCs w:val="20"/>
          </w:rPr>
          <w:t xml:space="preserve"> </w:t>
        </w:r>
      </w:moveTo>
    </w:p>
    <w:p w14:paraId="27E3B41A" w14:textId="77777777" w:rsidR="000C780E" w:rsidRPr="00AD7930" w:rsidRDefault="000C780E" w:rsidP="000C780E">
      <w:pPr>
        <w:pStyle w:val="p1"/>
        <w:rPr>
          <w:moveTo w:id="312" w:author="Kit Double" w:date="2025-04-28T13:16:00Z" w16du:dateUtc="2025-04-28T03:16:00Z"/>
          <w:rFonts w:ascii="Arial" w:hAnsi="Arial" w:cs="Arial"/>
          <w:sz w:val="20"/>
          <w:szCs w:val="20"/>
        </w:rPr>
      </w:pPr>
      <w:moveTo w:id="313" w:author="Kit Double" w:date="2025-04-28T13:16:00Z" w16du:dateUtc="2025-04-28T03:16:00Z">
        <w:r w:rsidRPr="00AD7930">
          <w:rPr>
            <w:rStyle w:val="apple-converted-space"/>
            <w:rFonts w:ascii="Arial" w:hAnsi="Arial" w:cs="Arial"/>
            <w:sz w:val="20"/>
            <w:szCs w:val="20"/>
          </w:rPr>
          <w:t xml:space="preserve"> A </w:t>
        </w:r>
        <w:r w:rsidRPr="00AD7930">
          <w:rPr>
            <w:rFonts w:ascii="Arial" w:hAnsi="Arial" w:cs="Arial"/>
            <w:sz w:val="20"/>
            <w:szCs w:val="20"/>
          </w:rPr>
          <w:t xml:space="preserve">widely used measure assessing alexithymia, a personality construct characterized by difficulty identifying and describing feelings, and </w:t>
        </w:r>
        <w:proofErr w:type="gramStart"/>
        <w:r w:rsidRPr="00AD7930">
          <w:rPr>
            <w:rFonts w:ascii="Arial" w:hAnsi="Arial" w:cs="Arial"/>
            <w:sz w:val="20"/>
            <w:szCs w:val="20"/>
          </w:rPr>
          <w:t>externally-oriented</w:t>
        </w:r>
        <w:proofErr w:type="gramEnd"/>
        <w:r w:rsidRPr="00AD7930">
          <w:rPr>
            <w:rFonts w:ascii="Arial" w:hAnsi="Arial" w:cs="Arial"/>
            <w:sz w:val="20"/>
            <w:szCs w:val="20"/>
          </w:rPr>
          <w:t xml:space="preserve"> thinking.</w:t>
        </w:r>
      </w:moveTo>
    </w:p>
    <w:p w14:paraId="6581199E" w14:textId="77777777" w:rsidR="000C780E" w:rsidRPr="00AD7930" w:rsidRDefault="000C780E" w:rsidP="000C780E">
      <w:pPr>
        <w:rPr>
          <w:moveTo w:id="314" w:author="Kit Double" w:date="2025-04-28T13:16:00Z" w16du:dateUtc="2025-04-28T03:16:00Z"/>
          <w:sz w:val="15"/>
          <w:szCs w:val="15"/>
        </w:rPr>
      </w:pPr>
    </w:p>
    <w:p w14:paraId="24C0A9E0" w14:textId="77777777" w:rsidR="000C780E" w:rsidRPr="00EB1260" w:rsidRDefault="000C780E" w:rsidP="000C780E">
      <w:pPr>
        <w:rPr>
          <w:moveTo w:id="315" w:author="Kit Double" w:date="2025-04-28T13:16:00Z" w16du:dateUtc="2025-04-28T03:16:00Z"/>
        </w:rPr>
      </w:pPr>
    </w:p>
    <w:p w14:paraId="0E41CA4C" w14:textId="77777777" w:rsidR="000C780E" w:rsidRPr="00ED03BE" w:rsidRDefault="000C780E" w:rsidP="000C780E">
      <w:pPr>
        <w:numPr>
          <w:ilvl w:val="0"/>
          <w:numId w:val="55"/>
        </w:numPr>
        <w:rPr>
          <w:moveTo w:id="316" w:author="Kit Double" w:date="2025-04-28T13:16:00Z" w16du:dateUtc="2025-04-28T03:16:00Z"/>
          <w:lang w:val="en-AU"/>
        </w:rPr>
      </w:pPr>
      <w:moveTo w:id="317" w:author="Kit Double" w:date="2025-04-28T13:16:00Z" w16du:dateUtc="2025-04-28T03:16:00Z">
        <w:r w:rsidRPr="00ED03BE">
          <w:rPr>
            <w:lang w:val="en-AU"/>
          </w:rPr>
          <w:t>I am often confused about what emotion I am feeling.</w:t>
        </w:r>
      </w:moveTo>
    </w:p>
    <w:p w14:paraId="0CFA89DF" w14:textId="77777777" w:rsidR="000C780E" w:rsidRPr="00ED03BE" w:rsidRDefault="000C780E" w:rsidP="000C780E">
      <w:pPr>
        <w:numPr>
          <w:ilvl w:val="0"/>
          <w:numId w:val="55"/>
        </w:numPr>
        <w:rPr>
          <w:moveTo w:id="318" w:author="Kit Double" w:date="2025-04-28T13:16:00Z" w16du:dateUtc="2025-04-28T03:16:00Z"/>
          <w:lang w:val="en-AU"/>
        </w:rPr>
      </w:pPr>
      <w:moveTo w:id="319" w:author="Kit Double" w:date="2025-04-28T13:16:00Z" w16du:dateUtc="2025-04-28T03:16:00Z">
        <w:r w:rsidRPr="00ED03BE">
          <w:rPr>
            <w:lang w:val="en-AU"/>
          </w:rPr>
          <w:t>It is difficult for me to find the right words for my feelings.</w:t>
        </w:r>
      </w:moveTo>
    </w:p>
    <w:p w14:paraId="0287F5B3" w14:textId="77777777" w:rsidR="000C780E" w:rsidRPr="00ED03BE" w:rsidRDefault="000C780E" w:rsidP="000C780E">
      <w:pPr>
        <w:numPr>
          <w:ilvl w:val="0"/>
          <w:numId w:val="55"/>
        </w:numPr>
        <w:rPr>
          <w:moveTo w:id="320" w:author="Kit Double" w:date="2025-04-28T13:16:00Z" w16du:dateUtc="2025-04-28T03:16:00Z"/>
          <w:lang w:val="en-AU"/>
        </w:rPr>
      </w:pPr>
      <w:moveTo w:id="321" w:author="Kit Double" w:date="2025-04-28T13:16:00Z" w16du:dateUtc="2025-04-28T03:16:00Z">
        <w:r w:rsidRPr="00ED03BE">
          <w:rPr>
            <w:lang w:val="en-AU"/>
          </w:rPr>
          <w:t>I have physical sensations that even doctors don’t understand.</w:t>
        </w:r>
      </w:moveTo>
    </w:p>
    <w:p w14:paraId="34E984A8" w14:textId="77777777" w:rsidR="000C780E" w:rsidRPr="00ED03BE" w:rsidRDefault="000C780E" w:rsidP="000C780E">
      <w:pPr>
        <w:numPr>
          <w:ilvl w:val="0"/>
          <w:numId w:val="55"/>
        </w:numPr>
        <w:rPr>
          <w:moveTo w:id="322" w:author="Kit Double" w:date="2025-04-28T13:16:00Z" w16du:dateUtc="2025-04-28T03:16:00Z"/>
          <w:lang w:val="en-AU"/>
        </w:rPr>
      </w:pPr>
      <w:moveTo w:id="323" w:author="Kit Double" w:date="2025-04-28T13:16:00Z" w16du:dateUtc="2025-04-28T03:16:00Z">
        <w:r w:rsidRPr="00ED03BE">
          <w:rPr>
            <w:lang w:val="en-AU"/>
          </w:rPr>
          <w:t xml:space="preserve">I </w:t>
        </w:r>
        <w:proofErr w:type="gramStart"/>
        <w:r w:rsidRPr="00ED03BE">
          <w:rPr>
            <w:lang w:val="en-AU"/>
          </w:rPr>
          <w:t>am able to</w:t>
        </w:r>
        <w:proofErr w:type="gramEnd"/>
        <w:r w:rsidRPr="00ED03BE">
          <w:rPr>
            <w:lang w:val="en-AU"/>
          </w:rPr>
          <w:t xml:space="preserve"> describe my feelings easily.</w:t>
        </w:r>
      </w:moveTo>
    </w:p>
    <w:p w14:paraId="7D92F673" w14:textId="77777777" w:rsidR="000C780E" w:rsidRPr="00ED03BE" w:rsidRDefault="000C780E" w:rsidP="000C780E">
      <w:pPr>
        <w:numPr>
          <w:ilvl w:val="0"/>
          <w:numId w:val="55"/>
        </w:numPr>
        <w:rPr>
          <w:moveTo w:id="324" w:author="Kit Double" w:date="2025-04-28T13:16:00Z" w16du:dateUtc="2025-04-28T03:16:00Z"/>
          <w:lang w:val="en-AU"/>
        </w:rPr>
      </w:pPr>
      <w:moveTo w:id="325" w:author="Kit Double" w:date="2025-04-28T13:16:00Z" w16du:dateUtc="2025-04-28T03:16:00Z">
        <w:r w:rsidRPr="00ED03BE">
          <w:rPr>
            <w:lang w:val="en-AU"/>
          </w:rPr>
          <w:t>I prefer to analyze problems rather than just describe them.</w:t>
        </w:r>
      </w:moveTo>
    </w:p>
    <w:p w14:paraId="0A058D52" w14:textId="77777777" w:rsidR="000C780E" w:rsidRPr="00ED03BE" w:rsidRDefault="000C780E" w:rsidP="000C780E">
      <w:pPr>
        <w:numPr>
          <w:ilvl w:val="0"/>
          <w:numId w:val="55"/>
        </w:numPr>
        <w:rPr>
          <w:moveTo w:id="326" w:author="Kit Double" w:date="2025-04-28T13:16:00Z" w16du:dateUtc="2025-04-28T03:16:00Z"/>
          <w:lang w:val="en-AU"/>
        </w:rPr>
      </w:pPr>
      <w:moveTo w:id="327" w:author="Kit Double" w:date="2025-04-28T13:16:00Z" w16du:dateUtc="2025-04-28T03:16:00Z">
        <w:r w:rsidRPr="00ED03BE">
          <w:rPr>
            <w:lang w:val="en-AU"/>
          </w:rPr>
          <w:t>When I am upset, I don’t know if I am sad, frightened, or angry.</w:t>
        </w:r>
      </w:moveTo>
    </w:p>
    <w:p w14:paraId="120B39B7" w14:textId="77777777" w:rsidR="000C780E" w:rsidRPr="00ED03BE" w:rsidRDefault="000C780E" w:rsidP="000C780E">
      <w:pPr>
        <w:numPr>
          <w:ilvl w:val="0"/>
          <w:numId w:val="55"/>
        </w:numPr>
        <w:rPr>
          <w:moveTo w:id="328" w:author="Kit Double" w:date="2025-04-28T13:16:00Z" w16du:dateUtc="2025-04-28T03:16:00Z"/>
          <w:lang w:val="en-AU"/>
        </w:rPr>
      </w:pPr>
      <w:moveTo w:id="329" w:author="Kit Double" w:date="2025-04-28T13:16:00Z" w16du:dateUtc="2025-04-28T03:16:00Z">
        <w:r w:rsidRPr="00ED03BE">
          <w:rPr>
            <w:lang w:val="en-AU"/>
          </w:rPr>
          <w:t>I am often puzzled by sensations in my body.</w:t>
        </w:r>
      </w:moveTo>
    </w:p>
    <w:p w14:paraId="53B1DA6D" w14:textId="77777777" w:rsidR="000C780E" w:rsidRPr="00ED03BE" w:rsidRDefault="000C780E" w:rsidP="000C780E">
      <w:pPr>
        <w:numPr>
          <w:ilvl w:val="0"/>
          <w:numId w:val="55"/>
        </w:numPr>
        <w:rPr>
          <w:moveTo w:id="330" w:author="Kit Double" w:date="2025-04-28T13:16:00Z" w16du:dateUtc="2025-04-28T03:16:00Z"/>
          <w:lang w:val="en-AU"/>
        </w:rPr>
      </w:pPr>
      <w:moveTo w:id="331" w:author="Kit Double" w:date="2025-04-28T13:16:00Z" w16du:dateUtc="2025-04-28T03:16:00Z">
        <w:r w:rsidRPr="00ED03BE">
          <w:rPr>
            <w:lang w:val="en-AU"/>
          </w:rPr>
          <w:t>I prefer to just let things happen rather than to understand why they turned out that way.</w:t>
        </w:r>
      </w:moveTo>
    </w:p>
    <w:p w14:paraId="6915633C" w14:textId="77777777" w:rsidR="000C780E" w:rsidRPr="00ED03BE" w:rsidRDefault="000C780E" w:rsidP="000C780E">
      <w:pPr>
        <w:numPr>
          <w:ilvl w:val="0"/>
          <w:numId w:val="55"/>
        </w:numPr>
        <w:rPr>
          <w:moveTo w:id="332" w:author="Kit Double" w:date="2025-04-28T13:16:00Z" w16du:dateUtc="2025-04-28T03:16:00Z"/>
          <w:lang w:val="en-AU"/>
        </w:rPr>
      </w:pPr>
      <w:moveTo w:id="333" w:author="Kit Double" w:date="2025-04-28T13:16:00Z" w16du:dateUtc="2025-04-28T03:16:00Z">
        <w:r w:rsidRPr="00ED03BE">
          <w:rPr>
            <w:lang w:val="en-AU"/>
          </w:rPr>
          <w:t>I have feelings that I can’t quite identify.</w:t>
        </w:r>
      </w:moveTo>
    </w:p>
    <w:p w14:paraId="748CD441" w14:textId="77777777" w:rsidR="000C780E" w:rsidRPr="00ED03BE" w:rsidRDefault="000C780E" w:rsidP="000C780E">
      <w:pPr>
        <w:numPr>
          <w:ilvl w:val="0"/>
          <w:numId w:val="55"/>
        </w:numPr>
        <w:rPr>
          <w:moveTo w:id="334" w:author="Kit Double" w:date="2025-04-28T13:16:00Z" w16du:dateUtc="2025-04-28T03:16:00Z"/>
          <w:lang w:val="en-AU"/>
        </w:rPr>
      </w:pPr>
      <w:moveTo w:id="335" w:author="Kit Double" w:date="2025-04-28T13:16:00Z" w16du:dateUtc="2025-04-28T03:16:00Z">
        <w:r w:rsidRPr="00ED03BE">
          <w:rPr>
            <w:lang w:val="en-AU"/>
          </w:rPr>
          <w:t>Being in touch with emotions is essential.</w:t>
        </w:r>
      </w:moveTo>
    </w:p>
    <w:p w14:paraId="59B7AB30" w14:textId="77777777" w:rsidR="000C780E" w:rsidRPr="00ED03BE" w:rsidRDefault="000C780E" w:rsidP="000C780E">
      <w:pPr>
        <w:numPr>
          <w:ilvl w:val="0"/>
          <w:numId w:val="55"/>
        </w:numPr>
        <w:rPr>
          <w:moveTo w:id="336" w:author="Kit Double" w:date="2025-04-28T13:16:00Z" w16du:dateUtc="2025-04-28T03:16:00Z"/>
          <w:lang w:val="en-AU"/>
        </w:rPr>
      </w:pPr>
      <w:moveTo w:id="337" w:author="Kit Double" w:date="2025-04-28T13:16:00Z" w16du:dateUtc="2025-04-28T03:16:00Z">
        <w:r w:rsidRPr="00ED03BE">
          <w:rPr>
            <w:lang w:val="en-AU"/>
          </w:rPr>
          <w:t>I find it hard to describe how I feel about people.</w:t>
        </w:r>
      </w:moveTo>
    </w:p>
    <w:p w14:paraId="762F27BA" w14:textId="77777777" w:rsidR="000C780E" w:rsidRPr="00ED03BE" w:rsidRDefault="000C780E" w:rsidP="000C780E">
      <w:pPr>
        <w:numPr>
          <w:ilvl w:val="0"/>
          <w:numId w:val="55"/>
        </w:numPr>
        <w:rPr>
          <w:moveTo w:id="338" w:author="Kit Double" w:date="2025-04-28T13:16:00Z" w16du:dateUtc="2025-04-28T03:16:00Z"/>
          <w:lang w:val="en-AU"/>
        </w:rPr>
      </w:pPr>
      <w:moveTo w:id="339" w:author="Kit Double" w:date="2025-04-28T13:16:00Z" w16du:dateUtc="2025-04-28T03:16:00Z">
        <w:r w:rsidRPr="00ED03BE">
          <w:rPr>
            <w:lang w:val="en-AU"/>
          </w:rPr>
          <w:t>People tell me to describe my feelings more.</w:t>
        </w:r>
      </w:moveTo>
    </w:p>
    <w:p w14:paraId="0A13FBDE" w14:textId="77777777" w:rsidR="000C780E" w:rsidRPr="00ED03BE" w:rsidRDefault="000C780E" w:rsidP="000C780E">
      <w:pPr>
        <w:numPr>
          <w:ilvl w:val="0"/>
          <w:numId w:val="55"/>
        </w:numPr>
        <w:rPr>
          <w:moveTo w:id="340" w:author="Kit Double" w:date="2025-04-28T13:16:00Z" w16du:dateUtc="2025-04-28T03:16:00Z"/>
          <w:lang w:val="en-AU"/>
        </w:rPr>
      </w:pPr>
      <w:moveTo w:id="341" w:author="Kit Double" w:date="2025-04-28T13:16:00Z" w16du:dateUtc="2025-04-28T03:16:00Z">
        <w:r w:rsidRPr="00ED03BE">
          <w:rPr>
            <w:lang w:val="en-AU"/>
          </w:rPr>
          <w:t>I don’t know what’s going on inside me.</w:t>
        </w:r>
      </w:moveTo>
    </w:p>
    <w:p w14:paraId="3BB21957" w14:textId="77777777" w:rsidR="000C780E" w:rsidRPr="00ED03BE" w:rsidRDefault="000C780E" w:rsidP="000C780E">
      <w:pPr>
        <w:numPr>
          <w:ilvl w:val="0"/>
          <w:numId w:val="55"/>
        </w:numPr>
        <w:rPr>
          <w:moveTo w:id="342" w:author="Kit Double" w:date="2025-04-28T13:16:00Z" w16du:dateUtc="2025-04-28T03:16:00Z"/>
          <w:lang w:val="en-AU"/>
        </w:rPr>
      </w:pPr>
      <w:moveTo w:id="343" w:author="Kit Double" w:date="2025-04-28T13:16:00Z" w16du:dateUtc="2025-04-28T03:16:00Z">
        <w:r w:rsidRPr="00ED03BE">
          <w:rPr>
            <w:lang w:val="en-AU"/>
          </w:rPr>
          <w:t>I often don’t know why I am angry.</w:t>
        </w:r>
      </w:moveTo>
    </w:p>
    <w:p w14:paraId="3A82E018" w14:textId="77777777" w:rsidR="000C780E" w:rsidRPr="00ED03BE" w:rsidRDefault="000C780E" w:rsidP="000C780E">
      <w:pPr>
        <w:numPr>
          <w:ilvl w:val="0"/>
          <w:numId w:val="55"/>
        </w:numPr>
        <w:rPr>
          <w:moveTo w:id="344" w:author="Kit Double" w:date="2025-04-28T13:16:00Z" w16du:dateUtc="2025-04-28T03:16:00Z"/>
          <w:lang w:val="en-AU"/>
        </w:rPr>
      </w:pPr>
      <w:moveTo w:id="345" w:author="Kit Double" w:date="2025-04-28T13:16:00Z" w16du:dateUtc="2025-04-28T03:16:00Z">
        <w:r w:rsidRPr="00ED03BE">
          <w:rPr>
            <w:lang w:val="en-AU"/>
          </w:rPr>
          <w:t>I prefer talking to people about their daily activities rather than their feelings.</w:t>
        </w:r>
      </w:moveTo>
    </w:p>
    <w:p w14:paraId="49DBC91E" w14:textId="77777777" w:rsidR="000C780E" w:rsidRPr="00ED03BE" w:rsidRDefault="000C780E" w:rsidP="000C780E">
      <w:pPr>
        <w:numPr>
          <w:ilvl w:val="0"/>
          <w:numId w:val="55"/>
        </w:numPr>
        <w:rPr>
          <w:moveTo w:id="346" w:author="Kit Double" w:date="2025-04-28T13:16:00Z" w16du:dateUtc="2025-04-28T03:16:00Z"/>
          <w:lang w:val="en-AU"/>
        </w:rPr>
      </w:pPr>
      <w:moveTo w:id="347" w:author="Kit Double" w:date="2025-04-28T13:16:00Z" w16du:dateUtc="2025-04-28T03:16:00Z">
        <w:r w:rsidRPr="00ED03BE">
          <w:rPr>
            <w:lang w:val="en-AU"/>
          </w:rPr>
          <w:t>I prefer to watch “light” entertainment shows rather than psychological dramas.</w:t>
        </w:r>
      </w:moveTo>
    </w:p>
    <w:p w14:paraId="0FBF59EB" w14:textId="77777777" w:rsidR="000C780E" w:rsidRPr="00ED03BE" w:rsidRDefault="000C780E" w:rsidP="000C780E">
      <w:pPr>
        <w:numPr>
          <w:ilvl w:val="0"/>
          <w:numId w:val="55"/>
        </w:numPr>
        <w:rPr>
          <w:moveTo w:id="348" w:author="Kit Double" w:date="2025-04-28T13:16:00Z" w16du:dateUtc="2025-04-28T03:16:00Z"/>
          <w:lang w:val="en-AU"/>
        </w:rPr>
      </w:pPr>
      <w:moveTo w:id="349" w:author="Kit Double" w:date="2025-04-28T13:16:00Z" w16du:dateUtc="2025-04-28T03:16:00Z">
        <w:r w:rsidRPr="00ED03BE">
          <w:rPr>
            <w:lang w:val="en-AU"/>
          </w:rPr>
          <w:t>It is difficult for me to reveal my innermost feelings, even to close friends.</w:t>
        </w:r>
      </w:moveTo>
    </w:p>
    <w:p w14:paraId="3AE953EE" w14:textId="77777777" w:rsidR="000C780E" w:rsidRPr="00ED03BE" w:rsidRDefault="000C780E" w:rsidP="000C780E">
      <w:pPr>
        <w:numPr>
          <w:ilvl w:val="0"/>
          <w:numId w:val="55"/>
        </w:numPr>
        <w:rPr>
          <w:moveTo w:id="350" w:author="Kit Double" w:date="2025-04-28T13:16:00Z" w16du:dateUtc="2025-04-28T03:16:00Z"/>
          <w:lang w:val="en-AU"/>
        </w:rPr>
      </w:pPr>
      <w:moveTo w:id="351" w:author="Kit Double" w:date="2025-04-28T13:16:00Z" w16du:dateUtc="2025-04-28T03:16:00Z">
        <w:r w:rsidRPr="00ED03BE">
          <w:rPr>
            <w:lang w:val="en-AU"/>
          </w:rPr>
          <w:t>I can feel close to someone, even in moments of silence.</w:t>
        </w:r>
      </w:moveTo>
    </w:p>
    <w:p w14:paraId="244596D9" w14:textId="77777777" w:rsidR="000C780E" w:rsidRPr="00ED03BE" w:rsidRDefault="000C780E" w:rsidP="000C780E">
      <w:pPr>
        <w:numPr>
          <w:ilvl w:val="0"/>
          <w:numId w:val="55"/>
        </w:numPr>
        <w:rPr>
          <w:moveTo w:id="352" w:author="Kit Double" w:date="2025-04-28T13:16:00Z" w16du:dateUtc="2025-04-28T03:16:00Z"/>
          <w:lang w:val="en-AU"/>
        </w:rPr>
      </w:pPr>
      <w:moveTo w:id="353" w:author="Kit Double" w:date="2025-04-28T13:16:00Z" w16du:dateUtc="2025-04-28T03:16:00Z">
        <w:r w:rsidRPr="00ED03BE">
          <w:rPr>
            <w:lang w:val="en-AU"/>
          </w:rPr>
          <w:t>I find examination of my feelings useful in solving personal problems.</w:t>
        </w:r>
      </w:moveTo>
    </w:p>
    <w:p w14:paraId="1CB8BDF4" w14:textId="77777777" w:rsidR="000C780E" w:rsidRPr="00ED03BE" w:rsidRDefault="000C780E" w:rsidP="000C780E">
      <w:pPr>
        <w:numPr>
          <w:ilvl w:val="0"/>
          <w:numId w:val="55"/>
        </w:numPr>
        <w:rPr>
          <w:moveTo w:id="354" w:author="Kit Double" w:date="2025-04-28T13:16:00Z" w16du:dateUtc="2025-04-28T03:16:00Z"/>
          <w:lang w:val="en-AU"/>
        </w:rPr>
      </w:pPr>
      <w:moveTo w:id="355" w:author="Kit Double" w:date="2025-04-28T13:16:00Z" w16du:dateUtc="2025-04-28T03:16:00Z">
        <w:r w:rsidRPr="00ED03BE">
          <w:rPr>
            <w:lang w:val="en-AU"/>
          </w:rPr>
          <w:t>Looking for hidden meanings in movies or plays distracts from my enjoyment.</w:t>
        </w:r>
      </w:moveTo>
    </w:p>
    <w:moveToRangeEnd w:id="310"/>
    <w:p w14:paraId="5B5D3A40" w14:textId="229090A7" w:rsidR="00EB1260" w:rsidRPr="00EB1260" w:rsidRDefault="00EB1260"/>
    <w:p w14:paraId="1F0A239F" w14:textId="63055324" w:rsidR="00EB1260" w:rsidRPr="00EB1260" w:rsidRDefault="00EB1260"/>
    <w:p w14:paraId="5E5377C0" w14:textId="4325DB43" w:rsidR="00EB1260" w:rsidRPr="00EB1260" w:rsidRDefault="00EB1260"/>
    <w:p w14:paraId="1E59835E" w14:textId="6B116172" w:rsidR="00EB1260" w:rsidRPr="00EB1260" w:rsidRDefault="00EB1260"/>
    <w:p w14:paraId="769F45AC" w14:textId="77777777" w:rsidR="00A634A2" w:rsidRDefault="00A634A2" w:rsidP="00A634A2">
      <w:pPr>
        <w:pStyle w:val="Heading1"/>
        <w:rPr>
          <w:ins w:id="356" w:author="Kit Double" w:date="2025-04-28T13:29:00Z" w16du:dateUtc="2025-04-28T03:29:00Z"/>
        </w:rPr>
      </w:pPr>
      <w:bookmarkStart w:id="357" w:name="_Toc196739469"/>
      <w:ins w:id="358" w:author="Kit Double" w:date="2025-04-28T13:29:00Z" w16du:dateUtc="2025-04-28T03:29:00Z">
        <w:r w:rsidRPr="005910C7">
          <w:t>Perth Alexithymia Questionnaire</w:t>
        </w:r>
        <w:bookmarkEnd w:id="357"/>
      </w:ins>
    </w:p>
    <w:p w14:paraId="5740D3A4" w14:textId="77777777" w:rsidR="00A634A2" w:rsidRPr="005910C7" w:rsidRDefault="00A634A2" w:rsidP="00A634A2">
      <w:pPr>
        <w:numPr>
          <w:ilvl w:val="0"/>
          <w:numId w:val="56"/>
        </w:numPr>
        <w:rPr>
          <w:ins w:id="359" w:author="Kit Double" w:date="2025-04-28T13:29:00Z" w16du:dateUtc="2025-04-28T03:29:00Z"/>
          <w:lang w:val="en-AU"/>
        </w:rPr>
      </w:pPr>
      <w:ins w:id="360" w:author="Kit Double" w:date="2025-04-28T13:29:00Z" w16du:dateUtc="2025-04-28T03:29:00Z">
        <w:r w:rsidRPr="005910C7">
          <w:rPr>
            <w:lang w:val="en-AU"/>
          </w:rPr>
          <w:t>When I’m feeling bad (feeling an unpleasant emotion), I can’t find the right words to describe those feelings.</w:t>
        </w:r>
      </w:ins>
    </w:p>
    <w:p w14:paraId="6D0413AA" w14:textId="77777777" w:rsidR="00A634A2" w:rsidRPr="005910C7" w:rsidRDefault="00A634A2" w:rsidP="00A634A2">
      <w:pPr>
        <w:numPr>
          <w:ilvl w:val="0"/>
          <w:numId w:val="56"/>
        </w:numPr>
        <w:rPr>
          <w:ins w:id="361" w:author="Kit Double" w:date="2025-04-28T13:29:00Z" w16du:dateUtc="2025-04-28T03:29:00Z"/>
          <w:lang w:val="en-AU"/>
        </w:rPr>
      </w:pPr>
      <w:ins w:id="362" w:author="Kit Double" w:date="2025-04-28T13:29:00Z" w16du:dateUtc="2025-04-28T03:29:00Z">
        <w:r w:rsidRPr="005910C7">
          <w:rPr>
            <w:lang w:val="en-AU"/>
          </w:rPr>
          <w:lastRenderedPageBreak/>
          <w:t>When I’m feeling bad, I can’t tell whether I’m sad, angry, or scared.</w:t>
        </w:r>
      </w:ins>
    </w:p>
    <w:p w14:paraId="50735FD6" w14:textId="77777777" w:rsidR="00A634A2" w:rsidRPr="005910C7" w:rsidRDefault="00A634A2" w:rsidP="00A634A2">
      <w:pPr>
        <w:numPr>
          <w:ilvl w:val="0"/>
          <w:numId w:val="56"/>
        </w:numPr>
        <w:rPr>
          <w:ins w:id="363" w:author="Kit Double" w:date="2025-04-28T13:29:00Z" w16du:dateUtc="2025-04-28T03:29:00Z"/>
          <w:lang w:val="en-AU"/>
        </w:rPr>
      </w:pPr>
      <w:ins w:id="364" w:author="Kit Double" w:date="2025-04-28T13:29:00Z" w16du:dateUtc="2025-04-28T03:29:00Z">
        <w:r w:rsidRPr="005910C7">
          <w:rPr>
            <w:lang w:val="en-AU"/>
          </w:rPr>
          <w:t>I tend to ignore how I feel.</w:t>
        </w:r>
      </w:ins>
    </w:p>
    <w:p w14:paraId="753070FA" w14:textId="77777777" w:rsidR="00A634A2" w:rsidRPr="005910C7" w:rsidRDefault="00A634A2" w:rsidP="00A634A2">
      <w:pPr>
        <w:numPr>
          <w:ilvl w:val="0"/>
          <w:numId w:val="56"/>
        </w:numPr>
        <w:rPr>
          <w:ins w:id="365" w:author="Kit Double" w:date="2025-04-28T13:29:00Z" w16du:dateUtc="2025-04-28T03:29:00Z"/>
          <w:lang w:val="en-AU"/>
        </w:rPr>
      </w:pPr>
      <w:ins w:id="366" w:author="Kit Double" w:date="2025-04-28T13:29:00Z" w16du:dateUtc="2025-04-28T03:29:00Z">
        <w:r w:rsidRPr="005910C7">
          <w:rPr>
            <w:lang w:val="en-AU"/>
          </w:rPr>
          <w:t>When I’m feeling good (feeling a pleasant emotion), I can’t find the right words to describe those feelings.</w:t>
        </w:r>
      </w:ins>
    </w:p>
    <w:p w14:paraId="5E6B17A9" w14:textId="77777777" w:rsidR="00A634A2" w:rsidRPr="005910C7" w:rsidRDefault="00A634A2" w:rsidP="00A634A2">
      <w:pPr>
        <w:numPr>
          <w:ilvl w:val="0"/>
          <w:numId w:val="56"/>
        </w:numPr>
        <w:rPr>
          <w:ins w:id="367" w:author="Kit Double" w:date="2025-04-28T13:29:00Z" w16du:dateUtc="2025-04-28T03:29:00Z"/>
          <w:lang w:val="en-AU"/>
        </w:rPr>
      </w:pPr>
      <w:ins w:id="368" w:author="Kit Double" w:date="2025-04-28T13:29:00Z" w16du:dateUtc="2025-04-28T03:29:00Z">
        <w:r w:rsidRPr="005910C7">
          <w:rPr>
            <w:lang w:val="en-AU"/>
          </w:rPr>
          <w:t>When I’m feeling good, I can’t tell whether I’m happy, excited, or amused.</w:t>
        </w:r>
      </w:ins>
    </w:p>
    <w:p w14:paraId="4D779D5D" w14:textId="77777777" w:rsidR="00A634A2" w:rsidRPr="005910C7" w:rsidRDefault="00A634A2" w:rsidP="00A634A2">
      <w:pPr>
        <w:numPr>
          <w:ilvl w:val="0"/>
          <w:numId w:val="56"/>
        </w:numPr>
        <w:rPr>
          <w:ins w:id="369" w:author="Kit Double" w:date="2025-04-28T13:29:00Z" w16du:dateUtc="2025-04-28T03:29:00Z"/>
          <w:lang w:val="en-AU"/>
        </w:rPr>
      </w:pPr>
      <w:ins w:id="370" w:author="Kit Double" w:date="2025-04-28T13:29:00Z" w16du:dateUtc="2025-04-28T03:29:00Z">
        <w:r w:rsidRPr="005910C7">
          <w:rPr>
            <w:lang w:val="en-AU"/>
          </w:rPr>
          <w:t>I prefer to just let my feelings happen in the background, rather than focus on them.</w:t>
        </w:r>
      </w:ins>
    </w:p>
    <w:p w14:paraId="00DCD301" w14:textId="77777777" w:rsidR="00A634A2" w:rsidRPr="005910C7" w:rsidRDefault="00A634A2" w:rsidP="00A634A2">
      <w:pPr>
        <w:numPr>
          <w:ilvl w:val="0"/>
          <w:numId w:val="56"/>
        </w:numPr>
        <w:rPr>
          <w:ins w:id="371" w:author="Kit Double" w:date="2025-04-28T13:29:00Z" w16du:dateUtc="2025-04-28T03:29:00Z"/>
          <w:lang w:val="en-AU"/>
        </w:rPr>
      </w:pPr>
      <w:ins w:id="372" w:author="Kit Double" w:date="2025-04-28T13:29:00Z" w16du:dateUtc="2025-04-28T03:29:00Z">
        <w:r w:rsidRPr="005910C7">
          <w:rPr>
            <w:lang w:val="en-AU"/>
          </w:rPr>
          <w:t>When I’m feeling bad, I can’t talk about those feelings in much depth or detail.</w:t>
        </w:r>
      </w:ins>
    </w:p>
    <w:p w14:paraId="32977527" w14:textId="77777777" w:rsidR="00A634A2" w:rsidRPr="005910C7" w:rsidRDefault="00A634A2" w:rsidP="00A634A2">
      <w:pPr>
        <w:numPr>
          <w:ilvl w:val="0"/>
          <w:numId w:val="56"/>
        </w:numPr>
        <w:rPr>
          <w:ins w:id="373" w:author="Kit Double" w:date="2025-04-28T13:29:00Z" w16du:dateUtc="2025-04-28T03:29:00Z"/>
          <w:lang w:val="en-AU"/>
        </w:rPr>
      </w:pPr>
      <w:ins w:id="374" w:author="Kit Double" w:date="2025-04-28T13:29:00Z" w16du:dateUtc="2025-04-28T03:29:00Z">
        <w:r w:rsidRPr="005910C7">
          <w:rPr>
            <w:lang w:val="en-AU"/>
          </w:rPr>
          <w:t>When I’m feeling bad, I can’t make sense of those feelings.</w:t>
        </w:r>
      </w:ins>
    </w:p>
    <w:p w14:paraId="77761DF3" w14:textId="77777777" w:rsidR="00A634A2" w:rsidRPr="005910C7" w:rsidRDefault="00A634A2" w:rsidP="00A634A2">
      <w:pPr>
        <w:numPr>
          <w:ilvl w:val="0"/>
          <w:numId w:val="56"/>
        </w:numPr>
        <w:rPr>
          <w:ins w:id="375" w:author="Kit Double" w:date="2025-04-28T13:29:00Z" w16du:dateUtc="2025-04-28T03:29:00Z"/>
          <w:lang w:val="en-AU"/>
        </w:rPr>
      </w:pPr>
      <w:ins w:id="376" w:author="Kit Double" w:date="2025-04-28T13:29:00Z" w16du:dateUtc="2025-04-28T03:29:00Z">
        <w:r w:rsidRPr="005910C7">
          <w:rPr>
            <w:lang w:val="en-AU"/>
          </w:rPr>
          <w:t>I don’t pay attention to my emotions.</w:t>
        </w:r>
      </w:ins>
    </w:p>
    <w:p w14:paraId="0967F53E" w14:textId="77777777" w:rsidR="00A634A2" w:rsidRPr="005910C7" w:rsidRDefault="00A634A2" w:rsidP="00A634A2">
      <w:pPr>
        <w:numPr>
          <w:ilvl w:val="0"/>
          <w:numId w:val="56"/>
        </w:numPr>
        <w:rPr>
          <w:ins w:id="377" w:author="Kit Double" w:date="2025-04-28T13:29:00Z" w16du:dateUtc="2025-04-28T03:29:00Z"/>
          <w:lang w:val="en-AU"/>
        </w:rPr>
      </w:pPr>
      <w:ins w:id="378" w:author="Kit Double" w:date="2025-04-28T13:29:00Z" w16du:dateUtc="2025-04-28T03:29:00Z">
        <w:r w:rsidRPr="005910C7">
          <w:rPr>
            <w:lang w:val="en-AU"/>
          </w:rPr>
          <w:t>When I’m feeling good, I can’t talk about those feelings in much depth or detail.</w:t>
        </w:r>
      </w:ins>
    </w:p>
    <w:p w14:paraId="74381447" w14:textId="77777777" w:rsidR="00A634A2" w:rsidRPr="005910C7" w:rsidRDefault="00A634A2" w:rsidP="00A634A2">
      <w:pPr>
        <w:numPr>
          <w:ilvl w:val="0"/>
          <w:numId w:val="56"/>
        </w:numPr>
        <w:rPr>
          <w:ins w:id="379" w:author="Kit Double" w:date="2025-04-28T13:29:00Z" w16du:dateUtc="2025-04-28T03:29:00Z"/>
          <w:lang w:val="en-AU"/>
        </w:rPr>
      </w:pPr>
      <w:ins w:id="380" w:author="Kit Double" w:date="2025-04-28T13:29:00Z" w16du:dateUtc="2025-04-28T03:29:00Z">
        <w:r w:rsidRPr="005910C7">
          <w:rPr>
            <w:lang w:val="en-AU"/>
          </w:rPr>
          <w:t>When I’m feeling good, I can’t make sense of those feelings.</w:t>
        </w:r>
      </w:ins>
    </w:p>
    <w:p w14:paraId="266ECFF2" w14:textId="77777777" w:rsidR="00A634A2" w:rsidRPr="005910C7" w:rsidRDefault="00A634A2" w:rsidP="00A634A2">
      <w:pPr>
        <w:numPr>
          <w:ilvl w:val="0"/>
          <w:numId w:val="56"/>
        </w:numPr>
        <w:rPr>
          <w:ins w:id="381" w:author="Kit Double" w:date="2025-04-28T13:29:00Z" w16du:dateUtc="2025-04-28T03:29:00Z"/>
          <w:lang w:val="en-AU"/>
        </w:rPr>
      </w:pPr>
      <w:ins w:id="382" w:author="Kit Double" w:date="2025-04-28T13:29:00Z" w16du:dateUtc="2025-04-28T03:29:00Z">
        <w:r w:rsidRPr="005910C7">
          <w:rPr>
            <w:lang w:val="en-AU"/>
          </w:rPr>
          <w:t>Usually, I try to avoid thinking about what I’m feeling.</w:t>
        </w:r>
      </w:ins>
    </w:p>
    <w:p w14:paraId="042C3CD3" w14:textId="77777777" w:rsidR="00A634A2" w:rsidRPr="005910C7" w:rsidRDefault="00A634A2" w:rsidP="00A634A2">
      <w:pPr>
        <w:numPr>
          <w:ilvl w:val="0"/>
          <w:numId w:val="56"/>
        </w:numPr>
        <w:rPr>
          <w:ins w:id="383" w:author="Kit Double" w:date="2025-04-28T13:29:00Z" w16du:dateUtc="2025-04-28T03:29:00Z"/>
          <w:lang w:val="en-AU"/>
        </w:rPr>
      </w:pPr>
      <w:ins w:id="384" w:author="Kit Double" w:date="2025-04-28T13:29:00Z" w16du:dateUtc="2025-04-28T03:29:00Z">
        <w:r w:rsidRPr="005910C7">
          <w:rPr>
            <w:lang w:val="en-AU"/>
          </w:rPr>
          <w:t>When something bad happens, it’s hard for me to put into words how I’m feeling.</w:t>
        </w:r>
      </w:ins>
    </w:p>
    <w:p w14:paraId="30263030" w14:textId="77777777" w:rsidR="00A634A2" w:rsidRPr="005910C7" w:rsidRDefault="00A634A2" w:rsidP="00A634A2">
      <w:pPr>
        <w:numPr>
          <w:ilvl w:val="0"/>
          <w:numId w:val="56"/>
        </w:numPr>
        <w:rPr>
          <w:ins w:id="385" w:author="Kit Double" w:date="2025-04-28T13:29:00Z" w16du:dateUtc="2025-04-28T03:29:00Z"/>
          <w:lang w:val="en-AU"/>
        </w:rPr>
      </w:pPr>
      <w:ins w:id="386" w:author="Kit Double" w:date="2025-04-28T13:29:00Z" w16du:dateUtc="2025-04-28T03:29:00Z">
        <w:r w:rsidRPr="005910C7">
          <w:rPr>
            <w:lang w:val="en-AU"/>
          </w:rPr>
          <w:t>When I’m feeling bad, I get confused about what emotion it is.</w:t>
        </w:r>
      </w:ins>
    </w:p>
    <w:p w14:paraId="44136A7E" w14:textId="77777777" w:rsidR="00A634A2" w:rsidRPr="005910C7" w:rsidRDefault="00A634A2" w:rsidP="00A634A2">
      <w:pPr>
        <w:numPr>
          <w:ilvl w:val="0"/>
          <w:numId w:val="56"/>
        </w:numPr>
        <w:rPr>
          <w:ins w:id="387" w:author="Kit Double" w:date="2025-04-28T13:29:00Z" w16du:dateUtc="2025-04-28T03:29:00Z"/>
          <w:lang w:val="en-AU"/>
        </w:rPr>
      </w:pPr>
      <w:ins w:id="388" w:author="Kit Double" w:date="2025-04-28T13:29:00Z" w16du:dateUtc="2025-04-28T03:29:00Z">
        <w:r w:rsidRPr="005910C7">
          <w:rPr>
            <w:lang w:val="en-AU"/>
          </w:rPr>
          <w:t xml:space="preserve">I prefer to focus on things I can </w:t>
        </w:r>
        <w:proofErr w:type="gramStart"/>
        <w:r w:rsidRPr="005910C7">
          <w:rPr>
            <w:lang w:val="en-AU"/>
          </w:rPr>
          <w:t>actually see</w:t>
        </w:r>
        <w:proofErr w:type="gramEnd"/>
        <w:r w:rsidRPr="005910C7">
          <w:rPr>
            <w:lang w:val="en-AU"/>
          </w:rPr>
          <w:t xml:space="preserve"> or touch, rather than my emotions.</w:t>
        </w:r>
      </w:ins>
    </w:p>
    <w:p w14:paraId="37E9416F" w14:textId="77777777" w:rsidR="00A634A2" w:rsidRPr="005910C7" w:rsidRDefault="00A634A2" w:rsidP="00A634A2">
      <w:pPr>
        <w:numPr>
          <w:ilvl w:val="0"/>
          <w:numId w:val="56"/>
        </w:numPr>
        <w:rPr>
          <w:ins w:id="389" w:author="Kit Double" w:date="2025-04-28T13:29:00Z" w16du:dateUtc="2025-04-28T03:29:00Z"/>
          <w:lang w:val="en-AU"/>
        </w:rPr>
      </w:pPr>
      <w:ins w:id="390" w:author="Kit Double" w:date="2025-04-28T13:29:00Z" w16du:dateUtc="2025-04-28T03:29:00Z">
        <w:r w:rsidRPr="005910C7">
          <w:rPr>
            <w:lang w:val="en-AU"/>
          </w:rPr>
          <w:t>When something good happens, it’s hard for me to put into words how I’m feeling.</w:t>
        </w:r>
      </w:ins>
    </w:p>
    <w:p w14:paraId="0A801B1D" w14:textId="77777777" w:rsidR="00A634A2" w:rsidRPr="005910C7" w:rsidRDefault="00A634A2" w:rsidP="00A634A2">
      <w:pPr>
        <w:numPr>
          <w:ilvl w:val="0"/>
          <w:numId w:val="56"/>
        </w:numPr>
        <w:rPr>
          <w:ins w:id="391" w:author="Kit Double" w:date="2025-04-28T13:29:00Z" w16du:dateUtc="2025-04-28T03:29:00Z"/>
          <w:lang w:val="en-AU"/>
        </w:rPr>
      </w:pPr>
      <w:ins w:id="392" w:author="Kit Double" w:date="2025-04-28T13:29:00Z" w16du:dateUtc="2025-04-28T03:29:00Z">
        <w:r w:rsidRPr="005910C7">
          <w:rPr>
            <w:lang w:val="en-AU"/>
          </w:rPr>
          <w:t>When I’m feeling good, I get confused about what emotion it is.</w:t>
        </w:r>
      </w:ins>
    </w:p>
    <w:p w14:paraId="6F9CEE91" w14:textId="77777777" w:rsidR="00A634A2" w:rsidRPr="005910C7" w:rsidRDefault="00A634A2" w:rsidP="00A634A2">
      <w:pPr>
        <w:numPr>
          <w:ilvl w:val="0"/>
          <w:numId w:val="56"/>
        </w:numPr>
        <w:rPr>
          <w:ins w:id="393" w:author="Kit Double" w:date="2025-04-28T13:29:00Z" w16du:dateUtc="2025-04-28T03:29:00Z"/>
          <w:lang w:val="en-AU"/>
        </w:rPr>
      </w:pPr>
      <w:ins w:id="394" w:author="Kit Double" w:date="2025-04-28T13:29:00Z" w16du:dateUtc="2025-04-28T03:29:00Z">
        <w:r w:rsidRPr="005910C7">
          <w:rPr>
            <w:lang w:val="en-AU"/>
          </w:rPr>
          <w:t>I don’t try to be ‘in touch’ with my emotions.</w:t>
        </w:r>
      </w:ins>
    </w:p>
    <w:p w14:paraId="72791201" w14:textId="77777777" w:rsidR="00A634A2" w:rsidRPr="005910C7" w:rsidRDefault="00A634A2" w:rsidP="00A634A2">
      <w:pPr>
        <w:numPr>
          <w:ilvl w:val="0"/>
          <w:numId w:val="56"/>
        </w:numPr>
        <w:rPr>
          <w:ins w:id="395" w:author="Kit Double" w:date="2025-04-28T13:29:00Z" w16du:dateUtc="2025-04-28T03:29:00Z"/>
          <w:lang w:val="en-AU"/>
        </w:rPr>
      </w:pPr>
      <w:ins w:id="396" w:author="Kit Double" w:date="2025-04-28T13:29:00Z" w16du:dateUtc="2025-04-28T03:29:00Z">
        <w:r w:rsidRPr="005910C7">
          <w:rPr>
            <w:lang w:val="en-AU"/>
          </w:rPr>
          <w:t>When I’m feeling bad, if I try to describe how I’m feeling I don’t know what to say.</w:t>
        </w:r>
      </w:ins>
    </w:p>
    <w:p w14:paraId="29B4AEC5" w14:textId="77777777" w:rsidR="00A634A2" w:rsidRPr="005910C7" w:rsidRDefault="00A634A2" w:rsidP="00A634A2">
      <w:pPr>
        <w:numPr>
          <w:ilvl w:val="0"/>
          <w:numId w:val="56"/>
        </w:numPr>
        <w:rPr>
          <w:ins w:id="397" w:author="Kit Double" w:date="2025-04-28T13:29:00Z" w16du:dateUtc="2025-04-28T03:29:00Z"/>
          <w:lang w:val="en-AU"/>
        </w:rPr>
      </w:pPr>
      <w:ins w:id="398" w:author="Kit Double" w:date="2025-04-28T13:29:00Z" w16du:dateUtc="2025-04-28T03:29:00Z">
        <w:r w:rsidRPr="005910C7">
          <w:rPr>
            <w:lang w:val="en-AU"/>
          </w:rPr>
          <w:t>When I’m feeling bad, I’m puzzled by those feelings.</w:t>
        </w:r>
      </w:ins>
    </w:p>
    <w:p w14:paraId="13A17F88" w14:textId="77777777" w:rsidR="00A634A2" w:rsidRPr="005910C7" w:rsidRDefault="00A634A2" w:rsidP="00A634A2">
      <w:pPr>
        <w:numPr>
          <w:ilvl w:val="0"/>
          <w:numId w:val="56"/>
        </w:numPr>
        <w:rPr>
          <w:ins w:id="399" w:author="Kit Double" w:date="2025-04-28T13:29:00Z" w16du:dateUtc="2025-04-28T03:29:00Z"/>
          <w:lang w:val="en-AU"/>
        </w:rPr>
      </w:pPr>
      <w:ins w:id="400" w:author="Kit Double" w:date="2025-04-28T13:29:00Z" w16du:dateUtc="2025-04-28T03:29:00Z">
        <w:r w:rsidRPr="005910C7">
          <w:rPr>
            <w:lang w:val="en-AU"/>
          </w:rPr>
          <w:t>It’s not important for me to know what I’m feeling.</w:t>
        </w:r>
      </w:ins>
    </w:p>
    <w:p w14:paraId="35A62E38" w14:textId="77777777" w:rsidR="00A634A2" w:rsidRPr="005910C7" w:rsidRDefault="00A634A2" w:rsidP="00A634A2">
      <w:pPr>
        <w:numPr>
          <w:ilvl w:val="0"/>
          <w:numId w:val="56"/>
        </w:numPr>
        <w:rPr>
          <w:ins w:id="401" w:author="Kit Double" w:date="2025-04-28T13:29:00Z" w16du:dateUtc="2025-04-28T03:29:00Z"/>
          <w:lang w:val="en-AU"/>
        </w:rPr>
      </w:pPr>
      <w:ins w:id="402" w:author="Kit Double" w:date="2025-04-28T13:29:00Z" w16du:dateUtc="2025-04-28T03:29:00Z">
        <w:r w:rsidRPr="005910C7">
          <w:rPr>
            <w:lang w:val="en-AU"/>
          </w:rPr>
          <w:t>When I’m feeling good, if I try to describe how I’m feeling I don’t know what to say.</w:t>
        </w:r>
      </w:ins>
    </w:p>
    <w:p w14:paraId="4347DB75" w14:textId="77777777" w:rsidR="00A634A2" w:rsidRPr="005910C7" w:rsidRDefault="00A634A2" w:rsidP="00A634A2">
      <w:pPr>
        <w:numPr>
          <w:ilvl w:val="0"/>
          <w:numId w:val="56"/>
        </w:numPr>
        <w:rPr>
          <w:ins w:id="403" w:author="Kit Double" w:date="2025-04-28T13:29:00Z" w16du:dateUtc="2025-04-28T03:29:00Z"/>
          <w:lang w:val="en-AU"/>
        </w:rPr>
      </w:pPr>
      <w:ins w:id="404" w:author="Kit Double" w:date="2025-04-28T13:29:00Z" w16du:dateUtc="2025-04-28T03:29:00Z">
        <w:r w:rsidRPr="005910C7">
          <w:rPr>
            <w:lang w:val="en-AU"/>
          </w:rPr>
          <w:t>When I’m feeling good, I’m puzzled by those feelings.</w:t>
        </w:r>
      </w:ins>
    </w:p>
    <w:p w14:paraId="36BAEB6D" w14:textId="77777777" w:rsidR="00A634A2" w:rsidRPr="005910C7" w:rsidRDefault="00A634A2" w:rsidP="00A634A2">
      <w:pPr>
        <w:numPr>
          <w:ilvl w:val="0"/>
          <w:numId w:val="56"/>
        </w:numPr>
        <w:rPr>
          <w:ins w:id="405" w:author="Kit Double" w:date="2025-04-28T13:29:00Z" w16du:dateUtc="2025-04-28T03:29:00Z"/>
          <w:lang w:val="en-AU"/>
        </w:rPr>
      </w:pPr>
      <w:ins w:id="406" w:author="Kit Double" w:date="2025-04-28T13:29:00Z" w16du:dateUtc="2025-04-28T03:29:00Z">
        <w:r w:rsidRPr="005910C7">
          <w:rPr>
            <w:lang w:val="en-AU"/>
          </w:rPr>
          <w:t>It’s strange for me to think about my emotions.</w:t>
        </w:r>
      </w:ins>
    </w:p>
    <w:p w14:paraId="3BE678DC" w14:textId="77777777" w:rsidR="00A634A2" w:rsidRPr="00EB1260" w:rsidRDefault="00A634A2" w:rsidP="00A634A2">
      <w:pPr>
        <w:rPr>
          <w:ins w:id="407" w:author="Kit Double" w:date="2025-04-28T13:29:00Z" w16du:dateUtc="2025-04-28T03:29:00Z"/>
        </w:rPr>
      </w:pPr>
    </w:p>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3ABDF99B" w14:textId="061A8C3C" w:rsidR="00EB1260" w:rsidRPr="00EB1260" w:rsidRDefault="00EB1260" w:rsidP="0014626C">
      <w:pPr>
        <w:tabs>
          <w:tab w:val="left" w:pos="1534"/>
        </w:tabs>
        <w:ind w:left="0"/>
      </w:pPr>
    </w:p>
    <w:sectPr w:rsidR="00EB1260" w:rsidRPr="00EB1260" w:rsidSect="0043728D">
      <w:footerReference w:type="default" r:id="rId18"/>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D858" w14:textId="77777777" w:rsidR="00FA65EA" w:rsidRDefault="00FA65EA" w:rsidP="00C40095">
      <w:r>
        <w:separator/>
      </w:r>
    </w:p>
  </w:endnote>
  <w:endnote w:type="continuationSeparator" w:id="0">
    <w:p w14:paraId="65D4F0E9" w14:textId="77777777" w:rsidR="00FA65EA" w:rsidRDefault="00FA65EA" w:rsidP="00C40095">
      <w:r>
        <w:continuationSeparator/>
      </w:r>
    </w:p>
  </w:endnote>
  <w:endnote w:type="continuationNotice" w:id="1">
    <w:p w14:paraId="4FEBB3F1" w14:textId="77777777" w:rsidR="00FA65EA" w:rsidRDefault="00FA6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914E" w14:textId="560F5AE1" w:rsidR="002528C8" w:rsidRDefault="002528C8" w:rsidP="002528C8">
    <w:pPr>
      <w:pStyle w:val="Footer"/>
    </w:pPr>
    <w:r>
      <w:rPr>
        <w:rFonts w:cstheme="minorHAnsi"/>
        <w:color w:val="E64626"/>
      </w:rPr>
      <w:t xml:space="preserve">Version </w:t>
    </w:r>
    <w:r w:rsidR="005D114D">
      <w:rPr>
        <w:rFonts w:cstheme="minorHAnsi"/>
        <w:color w:val="E64626"/>
      </w:rPr>
      <w:t>5</w:t>
    </w:r>
    <w:r w:rsidDel="00A212DD">
      <w:rPr>
        <w:rFonts w:cstheme="minorHAnsi"/>
        <w:color w:val="E64626"/>
      </w:rPr>
      <w:t xml:space="preserve">, </w:t>
    </w:r>
    <w:r w:rsidR="005D114D">
      <w:rPr>
        <w:rFonts w:cstheme="minorHAnsi"/>
        <w:color w:val="E64626"/>
      </w:rPr>
      <w:t>3 April</w:t>
    </w:r>
    <w:r>
      <w:rPr>
        <w:rFonts w:cstheme="minorHAnsi"/>
        <w:color w:val="E64626"/>
      </w:rPr>
      <w:t xml:space="preserve"> 2025</w:t>
    </w:r>
  </w:p>
  <w:p w14:paraId="29B99312" w14:textId="77777777" w:rsidR="002528C8" w:rsidRDefault="002528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DE7F" w14:textId="1C2499CD" w:rsidR="00C40095" w:rsidRDefault="00C40095">
    <w:pPr>
      <w:pStyle w:val="Footer"/>
    </w:pPr>
    <w:r>
      <w:rPr>
        <w:rFonts w:cstheme="minorHAnsi"/>
        <w:color w:val="E64626"/>
      </w:rPr>
      <w:t xml:space="preserve">Version </w:t>
    </w:r>
    <w:r w:rsidR="002A28C7">
      <w:rPr>
        <w:rFonts w:cstheme="minorHAnsi"/>
        <w:color w:val="E64626"/>
      </w:rPr>
      <w:t>6</w:t>
    </w:r>
    <w:r w:rsidDel="00A212DD">
      <w:rPr>
        <w:rFonts w:cstheme="minorHAnsi"/>
        <w:color w:val="E64626"/>
      </w:rPr>
      <w:t xml:space="preserve">, </w:t>
    </w:r>
    <w:r w:rsidR="002A28C7">
      <w:rPr>
        <w:rFonts w:cstheme="minorHAnsi"/>
        <w:color w:val="E64626"/>
      </w:rPr>
      <w:t xml:space="preserve">28 </w:t>
    </w:r>
    <w:r w:rsidR="00DB45DF">
      <w:rPr>
        <w:rFonts w:cstheme="minorHAnsi"/>
        <w:color w:val="E64626"/>
      </w:rPr>
      <w:t>April</w:t>
    </w:r>
    <w:r w:rsidR="002528C8">
      <w:rPr>
        <w:rFonts w:cstheme="minorHAnsi"/>
        <w:color w:val="E64626"/>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D4278" w14:textId="77777777" w:rsidR="00FA65EA" w:rsidRDefault="00FA65EA" w:rsidP="00C40095">
      <w:r>
        <w:separator/>
      </w:r>
    </w:p>
  </w:footnote>
  <w:footnote w:type="continuationSeparator" w:id="0">
    <w:p w14:paraId="0162A5E9" w14:textId="77777777" w:rsidR="00FA65EA" w:rsidRDefault="00FA65EA" w:rsidP="00C40095">
      <w:r>
        <w:continuationSeparator/>
      </w:r>
    </w:p>
  </w:footnote>
  <w:footnote w:type="continuationNotice" w:id="1">
    <w:p w14:paraId="10252050" w14:textId="77777777" w:rsidR="00FA65EA" w:rsidRDefault="00FA65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58103"/>
      <w:docPartObj>
        <w:docPartGallery w:val="Page Numbers (Top of Page)"/>
        <w:docPartUnique/>
      </w:docPartObj>
    </w:sdtPr>
    <w:sdtEndPr>
      <w:rPr>
        <w:noProof/>
      </w:rPr>
    </w:sdtEndPr>
    <w:sdtContent>
      <w:p w14:paraId="32EA25D9" w14:textId="77777777" w:rsidR="005A0EEF" w:rsidRDefault="005A0EEF" w:rsidP="000F6C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430A5"/>
    <w:multiLevelType w:val="hybridMultilevel"/>
    <w:tmpl w:val="683E8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B93C5A"/>
    <w:multiLevelType w:val="multilevel"/>
    <w:tmpl w:val="15FE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9" w15:restartNumberingAfterBreak="0">
    <w:nsid w:val="1A183EDB"/>
    <w:multiLevelType w:val="hybridMultilevel"/>
    <w:tmpl w:val="272C4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CC75FC"/>
    <w:multiLevelType w:val="multilevel"/>
    <w:tmpl w:val="39F26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C55E8"/>
    <w:multiLevelType w:val="hybridMultilevel"/>
    <w:tmpl w:val="BAB41402"/>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8"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9" w15:restartNumberingAfterBreak="0">
    <w:nsid w:val="2DF07E74"/>
    <w:multiLevelType w:val="hybridMultilevel"/>
    <w:tmpl w:val="8FF88BA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6C3110"/>
    <w:multiLevelType w:val="hybridMultilevel"/>
    <w:tmpl w:val="B01A4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4"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42312539"/>
    <w:multiLevelType w:val="hybridMultilevel"/>
    <w:tmpl w:val="67906C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3293417"/>
    <w:multiLevelType w:val="hybridMultilevel"/>
    <w:tmpl w:val="6CD458A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A636A54"/>
    <w:multiLevelType w:val="hybridMultilevel"/>
    <w:tmpl w:val="E01A0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0"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2"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3"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6"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37"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8"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9" w15:restartNumberingAfterBreak="0">
    <w:nsid w:val="6C5C4631"/>
    <w:multiLevelType w:val="hybridMultilevel"/>
    <w:tmpl w:val="13922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982A92"/>
    <w:multiLevelType w:val="hybridMultilevel"/>
    <w:tmpl w:val="9C80570A"/>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44" w15:restartNumberingAfterBreak="0">
    <w:nsid w:val="75D6577D"/>
    <w:multiLevelType w:val="hybridMultilevel"/>
    <w:tmpl w:val="5C7C957C"/>
    <w:lvl w:ilvl="0" w:tplc="EE1C270E">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34"/>
  </w:num>
  <w:num w:numId="2" w16cid:durableId="150870880">
    <w:abstractNumId w:val="1"/>
  </w:num>
  <w:num w:numId="3" w16cid:durableId="467018518">
    <w:abstractNumId w:val="13"/>
  </w:num>
  <w:num w:numId="4" w16cid:durableId="147064813">
    <w:abstractNumId w:val="41"/>
  </w:num>
  <w:num w:numId="5" w16cid:durableId="1922910383">
    <w:abstractNumId w:val="0"/>
  </w:num>
  <w:num w:numId="6" w16cid:durableId="2069375728">
    <w:abstractNumId w:val="24"/>
  </w:num>
  <w:num w:numId="7" w16cid:durableId="914363681">
    <w:abstractNumId w:val="11"/>
  </w:num>
  <w:num w:numId="8" w16cid:durableId="2000452371">
    <w:abstractNumId w:val="42"/>
  </w:num>
  <w:num w:numId="9" w16cid:durableId="2058431767">
    <w:abstractNumId w:val="12"/>
  </w:num>
  <w:num w:numId="10" w16cid:durableId="402992425">
    <w:abstractNumId w:val="12"/>
  </w:num>
  <w:num w:numId="11" w16cid:durableId="1817990970">
    <w:abstractNumId w:val="12"/>
  </w:num>
  <w:num w:numId="12" w16cid:durableId="460536218">
    <w:abstractNumId w:val="12"/>
  </w:num>
  <w:num w:numId="13" w16cid:durableId="757949187">
    <w:abstractNumId w:val="12"/>
  </w:num>
  <w:num w:numId="14" w16cid:durableId="1562404316">
    <w:abstractNumId w:val="12"/>
  </w:num>
  <w:num w:numId="15" w16cid:durableId="553198981">
    <w:abstractNumId w:val="12"/>
  </w:num>
  <w:num w:numId="16" w16cid:durableId="1239024445">
    <w:abstractNumId w:val="12"/>
  </w:num>
  <w:num w:numId="17" w16cid:durableId="1870029546">
    <w:abstractNumId w:val="12"/>
  </w:num>
  <w:num w:numId="18" w16cid:durableId="1735162376">
    <w:abstractNumId w:val="45"/>
  </w:num>
  <w:num w:numId="19" w16cid:durableId="1993756984">
    <w:abstractNumId w:val="35"/>
  </w:num>
  <w:num w:numId="20" w16cid:durableId="1963344316">
    <w:abstractNumId w:val="21"/>
  </w:num>
  <w:num w:numId="21" w16cid:durableId="3899055">
    <w:abstractNumId w:val="40"/>
  </w:num>
  <w:num w:numId="22" w16cid:durableId="155999996">
    <w:abstractNumId w:val="36"/>
  </w:num>
  <w:num w:numId="23" w16cid:durableId="1148596078">
    <w:abstractNumId w:val="2"/>
  </w:num>
  <w:num w:numId="24" w16cid:durableId="359160071">
    <w:abstractNumId w:val="14"/>
  </w:num>
  <w:num w:numId="25" w16cid:durableId="211312759">
    <w:abstractNumId w:val="10"/>
  </w:num>
  <w:num w:numId="26" w16cid:durableId="1170021494">
    <w:abstractNumId w:val="23"/>
  </w:num>
  <w:num w:numId="27" w16cid:durableId="1668053193">
    <w:abstractNumId w:val="31"/>
  </w:num>
  <w:num w:numId="28" w16cid:durableId="1861818626">
    <w:abstractNumId w:val="46"/>
  </w:num>
  <w:num w:numId="29" w16cid:durableId="1080059744">
    <w:abstractNumId w:val="37"/>
  </w:num>
  <w:num w:numId="30" w16cid:durableId="436566064">
    <w:abstractNumId w:val="33"/>
  </w:num>
  <w:num w:numId="31" w16cid:durableId="914510919">
    <w:abstractNumId w:val="7"/>
  </w:num>
  <w:num w:numId="32" w16cid:durableId="533425229">
    <w:abstractNumId w:val="8"/>
  </w:num>
  <w:num w:numId="33" w16cid:durableId="185099716">
    <w:abstractNumId w:val="3"/>
  </w:num>
  <w:num w:numId="34" w16cid:durableId="1331711245">
    <w:abstractNumId w:val="38"/>
  </w:num>
  <w:num w:numId="35" w16cid:durableId="1641616397">
    <w:abstractNumId w:val="29"/>
  </w:num>
  <w:num w:numId="36" w16cid:durableId="1633945324">
    <w:abstractNumId w:val="32"/>
  </w:num>
  <w:num w:numId="37" w16cid:durableId="2062821854">
    <w:abstractNumId w:val="18"/>
  </w:num>
  <w:num w:numId="38" w16cid:durableId="1684935043">
    <w:abstractNumId w:val="15"/>
  </w:num>
  <w:num w:numId="39" w16cid:durableId="1053043909">
    <w:abstractNumId w:val="4"/>
  </w:num>
  <w:num w:numId="40" w16cid:durableId="844976502">
    <w:abstractNumId w:val="25"/>
  </w:num>
  <w:num w:numId="41" w16cid:durableId="1953709282">
    <w:abstractNumId w:val="20"/>
  </w:num>
  <w:num w:numId="42" w16cid:durableId="433941699">
    <w:abstractNumId w:val="30"/>
  </w:num>
  <w:num w:numId="43" w16cid:durableId="545030141">
    <w:abstractNumId w:val="9"/>
  </w:num>
  <w:num w:numId="44" w16cid:durableId="1324552378">
    <w:abstractNumId w:val="5"/>
  </w:num>
  <w:num w:numId="45" w16cid:durableId="1336804051">
    <w:abstractNumId w:val="28"/>
  </w:num>
  <w:num w:numId="46" w16cid:durableId="1229196101">
    <w:abstractNumId w:val="44"/>
  </w:num>
  <w:num w:numId="47" w16cid:durableId="608202565">
    <w:abstractNumId w:val="39"/>
  </w:num>
  <w:num w:numId="48" w16cid:durableId="1436169547">
    <w:abstractNumId w:val="26"/>
  </w:num>
  <w:num w:numId="49" w16cid:durableId="139001947">
    <w:abstractNumId w:val="19"/>
  </w:num>
  <w:num w:numId="50" w16cid:durableId="38747407">
    <w:abstractNumId w:val="27"/>
  </w:num>
  <w:num w:numId="51" w16cid:durableId="1298219878">
    <w:abstractNumId w:val="22"/>
  </w:num>
  <w:num w:numId="52" w16cid:durableId="927663033">
    <w:abstractNumId w:val="43"/>
  </w:num>
  <w:num w:numId="53" w16cid:durableId="10526580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44592037">
    <w:abstractNumId w:val="17"/>
  </w:num>
  <w:num w:numId="55" w16cid:durableId="876819523">
    <w:abstractNumId w:val="16"/>
  </w:num>
  <w:num w:numId="56" w16cid:durableId="2010987336">
    <w:abstractNumId w:val="6"/>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2787C"/>
    <w:rsid w:val="00034044"/>
    <w:rsid w:val="000356E8"/>
    <w:rsid w:val="000553B5"/>
    <w:rsid w:val="00067173"/>
    <w:rsid w:val="00070D9F"/>
    <w:rsid w:val="00084474"/>
    <w:rsid w:val="000A40A7"/>
    <w:rsid w:val="000B4CE2"/>
    <w:rsid w:val="000C780E"/>
    <w:rsid w:val="000E1EE5"/>
    <w:rsid w:val="000E4E4A"/>
    <w:rsid w:val="000F6C7B"/>
    <w:rsid w:val="000F74B9"/>
    <w:rsid w:val="00101740"/>
    <w:rsid w:val="0011045E"/>
    <w:rsid w:val="00120D35"/>
    <w:rsid w:val="0014626C"/>
    <w:rsid w:val="00170DC9"/>
    <w:rsid w:val="001A1686"/>
    <w:rsid w:val="001A7AB9"/>
    <w:rsid w:val="001D7436"/>
    <w:rsid w:val="001E0252"/>
    <w:rsid w:val="001E2205"/>
    <w:rsid w:val="001F309B"/>
    <w:rsid w:val="002059D7"/>
    <w:rsid w:val="00222330"/>
    <w:rsid w:val="0023796B"/>
    <w:rsid w:val="00241164"/>
    <w:rsid w:val="002500F8"/>
    <w:rsid w:val="002528C8"/>
    <w:rsid w:val="00257D5B"/>
    <w:rsid w:val="002622F5"/>
    <w:rsid w:val="00265CDD"/>
    <w:rsid w:val="0027066E"/>
    <w:rsid w:val="002875CF"/>
    <w:rsid w:val="0029633C"/>
    <w:rsid w:val="002A0ED3"/>
    <w:rsid w:val="002A28C7"/>
    <w:rsid w:val="002A36BB"/>
    <w:rsid w:val="002A5F77"/>
    <w:rsid w:val="002B0052"/>
    <w:rsid w:val="002B17F3"/>
    <w:rsid w:val="002B6543"/>
    <w:rsid w:val="002C33BF"/>
    <w:rsid w:val="002D16A0"/>
    <w:rsid w:val="002E3F5D"/>
    <w:rsid w:val="002F131C"/>
    <w:rsid w:val="00306C8B"/>
    <w:rsid w:val="00312793"/>
    <w:rsid w:val="0031783A"/>
    <w:rsid w:val="00336441"/>
    <w:rsid w:val="003429BF"/>
    <w:rsid w:val="00342D35"/>
    <w:rsid w:val="00353CAD"/>
    <w:rsid w:val="00363712"/>
    <w:rsid w:val="00386CD0"/>
    <w:rsid w:val="00396422"/>
    <w:rsid w:val="003A1139"/>
    <w:rsid w:val="003A1F12"/>
    <w:rsid w:val="003A7702"/>
    <w:rsid w:val="003B5410"/>
    <w:rsid w:val="003C7F96"/>
    <w:rsid w:val="003D165C"/>
    <w:rsid w:val="003D22D3"/>
    <w:rsid w:val="003F0796"/>
    <w:rsid w:val="003F13B6"/>
    <w:rsid w:val="003F2E2A"/>
    <w:rsid w:val="003F4577"/>
    <w:rsid w:val="004126E1"/>
    <w:rsid w:val="00420083"/>
    <w:rsid w:val="00424861"/>
    <w:rsid w:val="00434ED8"/>
    <w:rsid w:val="0043728D"/>
    <w:rsid w:val="004430DE"/>
    <w:rsid w:val="00446F75"/>
    <w:rsid w:val="00455C94"/>
    <w:rsid w:val="00476816"/>
    <w:rsid w:val="00482CB5"/>
    <w:rsid w:val="00495CBC"/>
    <w:rsid w:val="004962C9"/>
    <w:rsid w:val="004976B0"/>
    <w:rsid w:val="004B24E0"/>
    <w:rsid w:val="004B3671"/>
    <w:rsid w:val="004E1C77"/>
    <w:rsid w:val="004E62CC"/>
    <w:rsid w:val="004E6474"/>
    <w:rsid w:val="004E76AB"/>
    <w:rsid w:val="0050004F"/>
    <w:rsid w:val="00506BEA"/>
    <w:rsid w:val="005133F6"/>
    <w:rsid w:val="00515A64"/>
    <w:rsid w:val="00516750"/>
    <w:rsid w:val="0052039C"/>
    <w:rsid w:val="00551CB7"/>
    <w:rsid w:val="00552FCF"/>
    <w:rsid w:val="00555DDB"/>
    <w:rsid w:val="00565094"/>
    <w:rsid w:val="0056671D"/>
    <w:rsid w:val="00567709"/>
    <w:rsid w:val="0057472F"/>
    <w:rsid w:val="00582C9E"/>
    <w:rsid w:val="005A0EEF"/>
    <w:rsid w:val="005A4C3F"/>
    <w:rsid w:val="005A546D"/>
    <w:rsid w:val="005B2B41"/>
    <w:rsid w:val="005B77CA"/>
    <w:rsid w:val="005D114D"/>
    <w:rsid w:val="005D61B4"/>
    <w:rsid w:val="005D674B"/>
    <w:rsid w:val="005E0DA0"/>
    <w:rsid w:val="005E3314"/>
    <w:rsid w:val="005E677C"/>
    <w:rsid w:val="00607B49"/>
    <w:rsid w:val="0061370B"/>
    <w:rsid w:val="006162A5"/>
    <w:rsid w:val="0063356E"/>
    <w:rsid w:val="0064278D"/>
    <w:rsid w:val="00662BDF"/>
    <w:rsid w:val="006832E5"/>
    <w:rsid w:val="0069238E"/>
    <w:rsid w:val="006B6558"/>
    <w:rsid w:val="006C1D49"/>
    <w:rsid w:val="006C2850"/>
    <w:rsid w:val="006C3A75"/>
    <w:rsid w:val="006F1BD0"/>
    <w:rsid w:val="00702350"/>
    <w:rsid w:val="00707C03"/>
    <w:rsid w:val="00712E2B"/>
    <w:rsid w:val="0076638C"/>
    <w:rsid w:val="007807BF"/>
    <w:rsid w:val="00790E06"/>
    <w:rsid w:val="0079215F"/>
    <w:rsid w:val="007957E2"/>
    <w:rsid w:val="007A19E5"/>
    <w:rsid w:val="007B4972"/>
    <w:rsid w:val="007D083C"/>
    <w:rsid w:val="007D5194"/>
    <w:rsid w:val="007D57C9"/>
    <w:rsid w:val="007D5DF5"/>
    <w:rsid w:val="007D7369"/>
    <w:rsid w:val="007E4E57"/>
    <w:rsid w:val="00800D23"/>
    <w:rsid w:val="00812B79"/>
    <w:rsid w:val="00830D6E"/>
    <w:rsid w:val="008310F4"/>
    <w:rsid w:val="00850B2B"/>
    <w:rsid w:val="00857A6A"/>
    <w:rsid w:val="00861E8C"/>
    <w:rsid w:val="00872608"/>
    <w:rsid w:val="00892BCC"/>
    <w:rsid w:val="008A289A"/>
    <w:rsid w:val="008A4CB7"/>
    <w:rsid w:val="008C47F0"/>
    <w:rsid w:val="008C5D15"/>
    <w:rsid w:val="008E0518"/>
    <w:rsid w:val="008E13AD"/>
    <w:rsid w:val="008F7751"/>
    <w:rsid w:val="009107EC"/>
    <w:rsid w:val="00921B69"/>
    <w:rsid w:val="0092655F"/>
    <w:rsid w:val="00931371"/>
    <w:rsid w:val="00951C76"/>
    <w:rsid w:val="00960003"/>
    <w:rsid w:val="009722EC"/>
    <w:rsid w:val="0099372C"/>
    <w:rsid w:val="00993959"/>
    <w:rsid w:val="00995F60"/>
    <w:rsid w:val="009A0EF6"/>
    <w:rsid w:val="009B282F"/>
    <w:rsid w:val="009D32AF"/>
    <w:rsid w:val="009D4F39"/>
    <w:rsid w:val="009F3E90"/>
    <w:rsid w:val="00A00B6A"/>
    <w:rsid w:val="00A0694E"/>
    <w:rsid w:val="00A13714"/>
    <w:rsid w:val="00A14AA9"/>
    <w:rsid w:val="00A1712E"/>
    <w:rsid w:val="00A212DD"/>
    <w:rsid w:val="00A23C53"/>
    <w:rsid w:val="00A41C23"/>
    <w:rsid w:val="00A5109D"/>
    <w:rsid w:val="00A55853"/>
    <w:rsid w:val="00A60E05"/>
    <w:rsid w:val="00A634A2"/>
    <w:rsid w:val="00A91D42"/>
    <w:rsid w:val="00A930A4"/>
    <w:rsid w:val="00A94F2F"/>
    <w:rsid w:val="00AB716B"/>
    <w:rsid w:val="00AD7930"/>
    <w:rsid w:val="00AE0726"/>
    <w:rsid w:val="00AE47D8"/>
    <w:rsid w:val="00AF372C"/>
    <w:rsid w:val="00B10059"/>
    <w:rsid w:val="00B27EEB"/>
    <w:rsid w:val="00B33191"/>
    <w:rsid w:val="00B400D4"/>
    <w:rsid w:val="00B53EB2"/>
    <w:rsid w:val="00B60D10"/>
    <w:rsid w:val="00B62DF7"/>
    <w:rsid w:val="00B63CEA"/>
    <w:rsid w:val="00B71790"/>
    <w:rsid w:val="00B741C1"/>
    <w:rsid w:val="00B741C3"/>
    <w:rsid w:val="00B768F3"/>
    <w:rsid w:val="00B83065"/>
    <w:rsid w:val="00B835EC"/>
    <w:rsid w:val="00BA4152"/>
    <w:rsid w:val="00BB205C"/>
    <w:rsid w:val="00BC12AC"/>
    <w:rsid w:val="00BC1B61"/>
    <w:rsid w:val="00C20CCC"/>
    <w:rsid w:val="00C21F0A"/>
    <w:rsid w:val="00C2300F"/>
    <w:rsid w:val="00C30483"/>
    <w:rsid w:val="00C40095"/>
    <w:rsid w:val="00C437BB"/>
    <w:rsid w:val="00C44602"/>
    <w:rsid w:val="00C87FDA"/>
    <w:rsid w:val="00CA7BEF"/>
    <w:rsid w:val="00CB16FE"/>
    <w:rsid w:val="00CD223A"/>
    <w:rsid w:val="00CD3536"/>
    <w:rsid w:val="00CD7C57"/>
    <w:rsid w:val="00CF23AF"/>
    <w:rsid w:val="00D00E6F"/>
    <w:rsid w:val="00D16D28"/>
    <w:rsid w:val="00D26B85"/>
    <w:rsid w:val="00D53045"/>
    <w:rsid w:val="00D551CB"/>
    <w:rsid w:val="00D56CE2"/>
    <w:rsid w:val="00D635D6"/>
    <w:rsid w:val="00D80FAE"/>
    <w:rsid w:val="00D81971"/>
    <w:rsid w:val="00D90826"/>
    <w:rsid w:val="00D9755B"/>
    <w:rsid w:val="00DA5251"/>
    <w:rsid w:val="00DB3111"/>
    <w:rsid w:val="00DB45DF"/>
    <w:rsid w:val="00DB603F"/>
    <w:rsid w:val="00DB791F"/>
    <w:rsid w:val="00DC0557"/>
    <w:rsid w:val="00DC0E8C"/>
    <w:rsid w:val="00DD034B"/>
    <w:rsid w:val="00DE0C7B"/>
    <w:rsid w:val="00DF792E"/>
    <w:rsid w:val="00E013ED"/>
    <w:rsid w:val="00E03CF9"/>
    <w:rsid w:val="00E06EDA"/>
    <w:rsid w:val="00E111F4"/>
    <w:rsid w:val="00E17883"/>
    <w:rsid w:val="00E21AD5"/>
    <w:rsid w:val="00E22340"/>
    <w:rsid w:val="00E22AA7"/>
    <w:rsid w:val="00E27916"/>
    <w:rsid w:val="00E327F8"/>
    <w:rsid w:val="00E50991"/>
    <w:rsid w:val="00E5129E"/>
    <w:rsid w:val="00E56831"/>
    <w:rsid w:val="00E659CC"/>
    <w:rsid w:val="00E70686"/>
    <w:rsid w:val="00E9052D"/>
    <w:rsid w:val="00E93595"/>
    <w:rsid w:val="00EB076C"/>
    <w:rsid w:val="00EB1260"/>
    <w:rsid w:val="00EB41CB"/>
    <w:rsid w:val="00EB5A1A"/>
    <w:rsid w:val="00EC1DDD"/>
    <w:rsid w:val="00EC2C0F"/>
    <w:rsid w:val="00ED03BE"/>
    <w:rsid w:val="00EE167D"/>
    <w:rsid w:val="00EF06CD"/>
    <w:rsid w:val="00EF3CF6"/>
    <w:rsid w:val="00EF408C"/>
    <w:rsid w:val="00EF43F3"/>
    <w:rsid w:val="00EF759F"/>
    <w:rsid w:val="00F037AC"/>
    <w:rsid w:val="00F0640D"/>
    <w:rsid w:val="00F21268"/>
    <w:rsid w:val="00F21639"/>
    <w:rsid w:val="00F3284B"/>
    <w:rsid w:val="00F365B2"/>
    <w:rsid w:val="00F44CFE"/>
    <w:rsid w:val="00F514C8"/>
    <w:rsid w:val="00F6289C"/>
    <w:rsid w:val="00F65975"/>
    <w:rsid w:val="00F70EE2"/>
    <w:rsid w:val="00F711AE"/>
    <w:rsid w:val="00F75B62"/>
    <w:rsid w:val="00F84AF0"/>
    <w:rsid w:val="00FA65EA"/>
    <w:rsid w:val="00FB55F3"/>
    <w:rsid w:val="00FC49F4"/>
    <w:rsid w:val="00FD7573"/>
    <w:rsid w:val="00FF2B31"/>
    <w:rsid w:val="00FF3945"/>
    <w:rsid w:val="19D9CB1D"/>
    <w:rsid w:val="472F77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FD117CFE-1C34-45AB-9499-B45C990D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spacing w:before="100" w:beforeAutospacing="1" w:after="100" w:afterAutospacing="1"/>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spacing w:before="280" w:line="360" w:lineRule="auto"/>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spacing w:before="280" w:after="80" w:line="360" w:lineRule="auto"/>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spacing w:before="28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E56831"/>
    <w:pPr>
      <w:spacing w:before="120"/>
      <w:ind w:left="0"/>
    </w:pPr>
    <w:rPr>
      <w:rFonts w:asciiTheme="minorHAnsi" w:hAnsiTheme="minorHAnsi"/>
      <w:b/>
      <w:sz w:val="24"/>
      <w:szCs w:val="24"/>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 w:type="paragraph" w:customStyle="1" w:styleId="p1">
    <w:name w:val="p1"/>
    <w:basedOn w:val="Normal"/>
    <w:rsid w:val="00AD7930"/>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character" w:customStyle="1" w:styleId="apple-converted-space">
    <w:name w:val="apple-converted-space"/>
    <w:basedOn w:val="DefaultParagraphFont"/>
    <w:rsid w:val="00AD7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7365">
      <w:bodyDiv w:val="1"/>
      <w:marLeft w:val="0"/>
      <w:marRight w:val="0"/>
      <w:marTop w:val="0"/>
      <w:marBottom w:val="0"/>
      <w:divBdr>
        <w:top w:val="none" w:sz="0" w:space="0" w:color="auto"/>
        <w:left w:val="none" w:sz="0" w:space="0" w:color="auto"/>
        <w:bottom w:val="none" w:sz="0" w:space="0" w:color="auto"/>
        <w:right w:val="none" w:sz="0" w:space="0" w:color="auto"/>
      </w:divBdr>
    </w:div>
    <w:div w:id="210962087">
      <w:bodyDiv w:val="1"/>
      <w:marLeft w:val="0"/>
      <w:marRight w:val="0"/>
      <w:marTop w:val="0"/>
      <w:marBottom w:val="0"/>
      <w:divBdr>
        <w:top w:val="none" w:sz="0" w:space="0" w:color="auto"/>
        <w:left w:val="none" w:sz="0" w:space="0" w:color="auto"/>
        <w:bottom w:val="none" w:sz="0" w:space="0" w:color="auto"/>
        <w:right w:val="none" w:sz="0" w:space="0" w:color="auto"/>
      </w:divBdr>
    </w:div>
    <w:div w:id="216016224">
      <w:bodyDiv w:val="1"/>
      <w:marLeft w:val="0"/>
      <w:marRight w:val="0"/>
      <w:marTop w:val="0"/>
      <w:marBottom w:val="0"/>
      <w:divBdr>
        <w:top w:val="none" w:sz="0" w:space="0" w:color="auto"/>
        <w:left w:val="none" w:sz="0" w:space="0" w:color="auto"/>
        <w:bottom w:val="none" w:sz="0" w:space="0" w:color="auto"/>
        <w:right w:val="none" w:sz="0" w:space="0" w:color="auto"/>
      </w:divBdr>
    </w:div>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354893509">
      <w:bodyDiv w:val="1"/>
      <w:marLeft w:val="0"/>
      <w:marRight w:val="0"/>
      <w:marTop w:val="0"/>
      <w:marBottom w:val="0"/>
      <w:divBdr>
        <w:top w:val="none" w:sz="0" w:space="0" w:color="auto"/>
        <w:left w:val="none" w:sz="0" w:space="0" w:color="auto"/>
        <w:bottom w:val="none" w:sz="0" w:space="0" w:color="auto"/>
        <w:right w:val="none" w:sz="0" w:space="0" w:color="auto"/>
      </w:divBdr>
    </w:div>
    <w:div w:id="570967343">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 w:id="1341467154">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 w:id="759176469">
      <w:bodyDiv w:val="1"/>
      <w:marLeft w:val="0"/>
      <w:marRight w:val="0"/>
      <w:marTop w:val="0"/>
      <w:marBottom w:val="0"/>
      <w:divBdr>
        <w:top w:val="none" w:sz="0" w:space="0" w:color="auto"/>
        <w:left w:val="none" w:sz="0" w:space="0" w:color="auto"/>
        <w:bottom w:val="none" w:sz="0" w:space="0" w:color="auto"/>
        <w:right w:val="none" w:sz="0" w:space="0" w:color="auto"/>
      </w:divBdr>
    </w:div>
    <w:div w:id="800266201">
      <w:bodyDiv w:val="1"/>
      <w:marLeft w:val="0"/>
      <w:marRight w:val="0"/>
      <w:marTop w:val="0"/>
      <w:marBottom w:val="0"/>
      <w:divBdr>
        <w:top w:val="none" w:sz="0" w:space="0" w:color="auto"/>
        <w:left w:val="none" w:sz="0" w:space="0" w:color="auto"/>
        <w:bottom w:val="none" w:sz="0" w:space="0" w:color="auto"/>
        <w:right w:val="none" w:sz="0" w:space="0" w:color="auto"/>
      </w:divBdr>
    </w:div>
    <w:div w:id="962003465">
      <w:bodyDiv w:val="1"/>
      <w:marLeft w:val="0"/>
      <w:marRight w:val="0"/>
      <w:marTop w:val="0"/>
      <w:marBottom w:val="0"/>
      <w:divBdr>
        <w:top w:val="none" w:sz="0" w:space="0" w:color="auto"/>
        <w:left w:val="none" w:sz="0" w:space="0" w:color="auto"/>
        <w:bottom w:val="none" w:sz="0" w:space="0" w:color="auto"/>
        <w:right w:val="none" w:sz="0" w:space="0" w:color="auto"/>
      </w:divBdr>
    </w:div>
    <w:div w:id="1010134159">
      <w:bodyDiv w:val="1"/>
      <w:marLeft w:val="0"/>
      <w:marRight w:val="0"/>
      <w:marTop w:val="0"/>
      <w:marBottom w:val="0"/>
      <w:divBdr>
        <w:top w:val="none" w:sz="0" w:space="0" w:color="auto"/>
        <w:left w:val="none" w:sz="0" w:space="0" w:color="auto"/>
        <w:bottom w:val="none" w:sz="0" w:space="0" w:color="auto"/>
        <w:right w:val="none" w:sz="0" w:space="0" w:color="auto"/>
      </w:divBdr>
    </w:div>
    <w:div w:id="1018965637">
      <w:bodyDiv w:val="1"/>
      <w:marLeft w:val="0"/>
      <w:marRight w:val="0"/>
      <w:marTop w:val="0"/>
      <w:marBottom w:val="0"/>
      <w:divBdr>
        <w:top w:val="none" w:sz="0" w:space="0" w:color="auto"/>
        <w:left w:val="none" w:sz="0" w:space="0" w:color="auto"/>
        <w:bottom w:val="none" w:sz="0" w:space="0" w:color="auto"/>
        <w:right w:val="none" w:sz="0" w:space="0" w:color="auto"/>
      </w:divBdr>
    </w:div>
    <w:div w:id="1472482641">
      <w:bodyDiv w:val="1"/>
      <w:marLeft w:val="0"/>
      <w:marRight w:val="0"/>
      <w:marTop w:val="0"/>
      <w:marBottom w:val="0"/>
      <w:divBdr>
        <w:top w:val="none" w:sz="0" w:space="0" w:color="auto"/>
        <w:left w:val="none" w:sz="0" w:space="0" w:color="auto"/>
        <w:bottom w:val="none" w:sz="0" w:space="0" w:color="auto"/>
        <w:right w:val="none" w:sz="0" w:space="0" w:color="auto"/>
      </w:divBdr>
    </w:div>
    <w:div w:id="1743940724">
      <w:bodyDiv w:val="1"/>
      <w:marLeft w:val="0"/>
      <w:marRight w:val="0"/>
      <w:marTop w:val="0"/>
      <w:marBottom w:val="0"/>
      <w:divBdr>
        <w:top w:val="none" w:sz="0" w:space="0" w:color="auto"/>
        <w:left w:val="none" w:sz="0" w:space="0" w:color="auto"/>
        <w:bottom w:val="none" w:sz="0" w:space="0" w:color="auto"/>
        <w:right w:val="none" w:sz="0" w:space="0" w:color="auto"/>
      </w:divBdr>
    </w:div>
    <w:div w:id="1763646569">
      <w:bodyDiv w:val="1"/>
      <w:marLeft w:val="0"/>
      <w:marRight w:val="0"/>
      <w:marTop w:val="0"/>
      <w:marBottom w:val="0"/>
      <w:divBdr>
        <w:top w:val="none" w:sz="0" w:space="0" w:color="auto"/>
        <w:left w:val="none" w:sz="0" w:space="0" w:color="auto"/>
        <w:bottom w:val="none" w:sz="0" w:space="0" w:color="auto"/>
        <w:right w:val="none" w:sz="0" w:space="0" w:color="auto"/>
      </w:divBdr>
    </w:div>
    <w:div w:id="186863526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3D84C3-F0B8-4D7E-9F91-D82EC5908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customXml/itemProps3.xml><?xml version="1.0" encoding="utf-8"?>
<ds:datastoreItem xmlns:ds="http://schemas.openxmlformats.org/officeDocument/2006/customXml" ds:itemID="{58B3890B-6724-4D08-B4E9-159BFEE67D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474A65-A323-4623-9615-D1C0D182902F}">
  <ds:schemaRefs>
    <ds:schemaRef ds:uri="http://schemas.microsoft.com/sharepoint/v3/contenttype/form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27</Pages>
  <Words>8399</Words>
  <Characters>47880</Characters>
  <Application>Microsoft Office Word</Application>
  <DocSecurity>0</DocSecurity>
  <Lines>399</Lines>
  <Paragraphs>112</Paragraphs>
  <ScaleCrop>false</ScaleCrop>
  <Company>HP</Company>
  <LinksUpToDate>false</LinksUpToDate>
  <CharactersWithSpaces>56167</CharactersWithSpaces>
  <SharedDoc>false</SharedDoc>
  <HLinks>
    <vt:vector size="120" baseType="variant">
      <vt:variant>
        <vt:i4>2031676</vt:i4>
      </vt:variant>
      <vt:variant>
        <vt:i4>116</vt:i4>
      </vt:variant>
      <vt:variant>
        <vt:i4>0</vt:i4>
      </vt:variant>
      <vt:variant>
        <vt:i4>5</vt:i4>
      </vt:variant>
      <vt:variant>
        <vt:lpwstr/>
      </vt:variant>
      <vt:variant>
        <vt:lpwstr>_Toc192079886</vt:lpwstr>
      </vt:variant>
      <vt:variant>
        <vt:i4>2031676</vt:i4>
      </vt:variant>
      <vt:variant>
        <vt:i4>110</vt:i4>
      </vt:variant>
      <vt:variant>
        <vt:i4>0</vt:i4>
      </vt:variant>
      <vt:variant>
        <vt:i4>5</vt:i4>
      </vt:variant>
      <vt:variant>
        <vt:lpwstr/>
      </vt:variant>
      <vt:variant>
        <vt:lpwstr>_Toc192079885</vt:lpwstr>
      </vt:variant>
      <vt:variant>
        <vt:i4>2031676</vt:i4>
      </vt:variant>
      <vt:variant>
        <vt:i4>104</vt:i4>
      </vt:variant>
      <vt:variant>
        <vt:i4>0</vt:i4>
      </vt:variant>
      <vt:variant>
        <vt:i4>5</vt:i4>
      </vt:variant>
      <vt:variant>
        <vt:lpwstr/>
      </vt:variant>
      <vt:variant>
        <vt:lpwstr>_Toc192079884</vt:lpwstr>
      </vt:variant>
      <vt:variant>
        <vt:i4>2031676</vt:i4>
      </vt:variant>
      <vt:variant>
        <vt:i4>98</vt:i4>
      </vt:variant>
      <vt:variant>
        <vt:i4>0</vt:i4>
      </vt:variant>
      <vt:variant>
        <vt:i4>5</vt:i4>
      </vt:variant>
      <vt:variant>
        <vt:lpwstr/>
      </vt:variant>
      <vt:variant>
        <vt:lpwstr>_Toc192079883</vt:lpwstr>
      </vt:variant>
      <vt:variant>
        <vt:i4>2031676</vt:i4>
      </vt:variant>
      <vt:variant>
        <vt:i4>92</vt:i4>
      </vt:variant>
      <vt:variant>
        <vt:i4>0</vt:i4>
      </vt:variant>
      <vt:variant>
        <vt:i4>5</vt:i4>
      </vt:variant>
      <vt:variant>
        <vt:lpwstr/>
      </vt:variant>
      <vt:variant>
        <vt:lpwstr>_Toc192079882</vt:lpwstr>
      </vt:variant>
      <vt:variant>
        <vt:i4>2031676</vt:i4>
      </vt:variant>
      <vt:variant>
        <vt:i4>86</vt:i4>
      </vt:variant>
      <vt:variant>
        <vt:i4>0</vt:i4>
      </vt:variant>
      <vt:variant>
        <vt:i4>5</vt:i4>
      </vt:variant>
      <vt:variant>
        <vt:lpwstr/>
      </vt:variant>
      <vt:variant>
        <vt:lpwstr>_Toc192079881</vt:lpwstr>
      </vt:variant>
      <vt:variant>
        <vt:i4>2031676</vt:i4>
      </vt:variant>
      <vt:variant>
        <vt:i4>80</vt:i4>
      </vt:variant>
      <vt:variant>
        <vt:i4>0</vt:i4>
      </vt:variant>
      <vt:variant>
        <vt:i4>5</vt:i4>
      </vt:variant>
      <vt:variant>
        <vt:lpwstr/>
      </vt:variant>
      <vt:variant>
        <vt:lpwstr>_Toc192079880</vt:lpwstr>
      </vt:variant>
      <vt:variant>
        <vt:i4>1048636</vt:i4>
      </vt:variant>
      <vt:variant>
        <vt:i4>74</vt:i4>
      </vt:variant>
      <vt:variant>
        <vt:i4>0</vt:i4>
      </vt:variant>
      <vt:variant>
        <vt:i4>5</vt:i4>
      </vt:variant>
      <vt:variant>
        <vt:lpwstr/>
      </vt:variant>
      <vt:variant>
        <vt:lpwstr>_Toc192079879</vt:lpwstr>
      </vt:variant>
      <vt:variant>
        <vt:i4>1048636</vt:i4>
      </vt:variant>
      <vt:variant>
        <vt:i4>68</vt:i4>
      </vt:variant>
      <vt:variant>
        <vt:i4>0</vt:i4>
      </vt:variant>
      <vt:variant>
        <vt:i4>5</vt:i4>
      </vt:variant>
      <vt:variant>
        <vt:lpwstr/>
      </vt:variant>
      <vt:variant>
        <vt:lpwstr>_Toc192079878</vt:lpwstr>
      </vt:variant>
      <vt:variant>
        <vt:i4>1048636</vt:i4>
      </vt:variant>
      <vt:variant>
        <vt:i4>62</vt:i4>
      </vt:variant>
      <vt:variant>
        <vt:i4>0</vt:i4>
      </vt:variant>
      <vt:variant>
        <vt:i4>5</vt:i4>
      </vt:variant>
      <vt:variant>
        <vt:lpwstr/>
      </vt:variant>
      <vt:variant>
        <vt:lpwstr>_Toc192079877</vt:lpwstr>
      </vt:variant>
      <vt:variant>
        <vt:i4>1048636</vt:i4>
      </vt:variant>
      <vt:variant>
        <vt:i4>56</vt:i4>
      </vt:variant>
      <vt:variant>
        <vt:i4>0</vt:i4>
      </vt:variant>
      <vt:variant>
        <vt:i4>5</vt:i4>
      </vt:variant>
      <vt:variant>
        <vt:lpwstr/>
      </vt:variant>
      <vt:variant>
        <vt:lpwstr>_Toc192079876</vt:lpwstr>
      </vt:variant>
      <vt:variant>
        <vt:i4>1048636</vt:i4>
      </vt:variant>
      <vt:variant>
        <vt:i4>50</vt:i4>
      </vt:variant>
      <vt:variant>
        <vt:i4>0</vt:i4>
      </vt:variant>
      <vt:variant>
        <vt:i4>5</vt:i4>
      </vt:variant>
      <vt:variant>
        <vt:lpwstr/>
      </vt:variant>
      <vt:variant>
        <vt:lpwstr>_Toc192079875</vt:lpwstr>
      </vt:variant>
      <vt:variant>
        <vt:i4>1048636</vt:i4>
      </vt:variant>
      <vt:variant>
        <vt:i4>44</vt:i4>
      </vt:variant>
      <vt:variant>
        <vt:i4>0</vt:i4>
      </vt:variant>
      <vt:variant>
        <vt:i4>5</vt:i4>
      </vt:variant>
      <vt:variant>
        <vt:lpwstr/>
      </vt:variant>
      <vt:variant>
        <vt:lpwstr>_Toc192079874</vt:lpwstr>
      </vt:variant>
      <vt:variant>
        <vt:i4>1048636</vt:i4>
      </vt:variant>
      <vt:variant>
        <vt:i4>38</vt:i4>
      </vt:variant>
      <vt:variant>
        <vt:i4>0</vt:i4>
      </vt:variant>
      <vt:variant>
        <vt:i4>5</vt:i4>
      </vt:variant>
      <vt:variant>
        <vt:lpwstr/>
      </vt:variant>
      <vt:variant>
        <vt:lpwstr>_Toc192079873</vt:lpwstr>
      </vt:variant>
      <vt:variant>
        <vt:i4>1048636</vt:i4>
      </vt:variant>
      <vt:variant>
        <vt:i4>32</vt:i4>
      </vt:variant>
      <vt:variant>
        <vt:i4>0</vt:i4>
      </vt:variant>
      <vt:variant>
        <vt:i4>5</vt:i4>
      </vt:variant>
      <vt:variant>
        <vt:lpwstr/>
      </vt:variant>
      <vt:variant>
        <vt:lpwstr>_Toc192079872</vt:lpwstr>
      </vt:variant>
      <vt:variant>
        <vt:i4>1048636</vt:i4>
      </vt:variant>
      <vt:variant>
        <vt:i4>26</vt:i4>
      </vt:variant>
      <vt:variant>
        <vt:i4>0</vt:i4>
      </vt:variant>
      <vt:variant>
        <vt:i4>5</vt:i4>
      </vt:variant>
      <vt:variant>
        <vt:lpwstr/>
      </vt:variant>
      <vt:variant>
        <vt:lpwstr>_Toc192079871</vt:lpwstr>
      </vt:variant>
      <vt:variant>
        <vt:i4>1048636</vt:i4>
      </vt:variant>
      <vt:variant>
        <vt:i4>20</vt:i4>
      </vt:variant>
      <vt:variant>
        <vt:i4>0</vt:i4>
      </vt:variant>
      <vt:variant>
        <vt:i4>5</vt:i4>
      </vt:variant>
      <vt:variant>
        <vt:lpwstr/>
      </vt:variant>
      <vt:variant>
        <vt:lpwstr>_Toc192079870</vt:lpwstr>
      </vt:variant>
      <vt:variant>
        <vt:i4>1114172</vt:i4>
      </vt:variant>
      <vt:variant>
        <vt:i4>14</vt:i4>
      </vt:variant>
      <vt:variant>
        <vt:i4>0</vt:i4>
      </vt:variant>
      <vt:variant>
        <vt:i4>5</vt:i4>
      </vt:variant>
      <vt:variant>
        <vt:lpwstr/>
      </vt:variant>
      <vt:variant>
        <vt:lpwstr>_Toc192079869</vt:lpwstr>
      </vt:variant>
      <vt:variant>
        <vt:i4>1114172</vt:i4>
      </vt:variant>
      <vt:variant>
        <vt:i4>8</vt:i4>
      </vt:variant>
      <vt:variant>
        <vt:i4>0</vt:i4>
      </vt:variant>
      <vt:variant>
        <vt:i4>5</vt:i4>
      </vt:variant>
      <vt:variant>
        <vt:lpwstr/>
      </vt:variant>
      <vt:variant>
        <vt:lpwstr>_Toc192079868</vt:lpwstr>
      </vt:variant>
      <vt:variant>
        <vt:i4>1114172</vt:i4>
      </vt:variant>
      <vt:variant>
        <vt:i4>2</vt:i4>
      </vt:variant>
      <vt:variant>
        <vt:i4>0</vt:i4>
      </vt:variant>
      <vt:variant>
        <vt:i4>5</vt:i4>
      </vt:variant>
      <vt:variant>
        <vt:lpwstr/>
      </vt:variant>
      <vt:variant>
        <vt:lpwstr>_Toc192079867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dpb</dc:creator>
  <cp:keywords/>
  <cp:lastModifiedBy>Kit Double</cp:lastModifiedBy>
  <cp:revision>6</cp:revision>
  <dcterms:created xsi:type="dcterms:W3CDTF">2025-04-28T03:15:00Z</dcterms:created>
  <dcterms:modified xsi:type="dcterms:W3CDTF">2025-04-28T03:29:00Z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