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ins w:id="0" w:author="Kit Double" w:date="2023-05-10T09:57:00Z"/>
          <w:rFonts w:cstheme="minorHAnsi"/>
          <w:sz w:val="24"/>
          <w:szCs w:val="28"/>
        </w:rPr>
      </w:pPr>
      <w:ins w:id="1" w:author="Kit Double" w:date="2023-05-10T09:57:00Z">
        <w:r w:rsidRPr="005D0E2A">
          <w:rPr>
            <w:rFonts w:cstheme="minorHAnsi"/>
            <w:sz w:val="24"/>
            <w:szCs w:val="28"/>
          </w:rPr>
          <w:t>The study is being carried out by the following researchers:</w:t>
        </w:r>
      </w:ins>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ins w:id="2" w:author="Kit Double" w:date="2023-05-10T09:57:00Z"/>
          <w:color w:val="000000" w:themeColor="text1"/>
          <w:sz w:val="24"/>
          <w:szCs w:val="24"/>
        </w:rPr>
      </w:pPr>
      <w:ins w:id="3" w:author="Kit Double" w:date="2023-05-10T09:57:00Z">
        <w:r w:rsidRPr="006C22A7">
          <w:rPr>
            <w:color w:val="000000" w:themeColor="text1"/>
            <w:sz w:val="24"/>
            <w:szCs w:val="24"/>
          </w:rPr>
          <w:t>Dr Kit Double</w:t>
        </w:r>
        <w:r>
          <w:rPr>
            <w:color w:val="000000" w:themeColor="text1"/>
            <w:sz w:val="24"/>
            <w:szCs w:val="24"/>
          </w:rPr>
          <w:t>, Research Fellow, School of Psychology, University of Sydney</w:t>
        </w:r>
      </w:ins>
    </w:p>
    <w:p w14:paraId="7C62F83F" w14:textId="1C845960" w:rsidR="0079623B" w:rsidRDefault="0079623B" w:rsidP="0079623B">
      <w:pPr>
        <w:pStyle w:val="ListParagraph"/>
        <w:numPr>
          <w:ilvl w:val="0"/>
          <w:numId w:val="9"/>
        </w:numPr>
        <w:overflowPunct w:val="0"/>
        <w:autoSpaceDE w:val="0"/>
        <w:autoSpaceDN w:val="0"/>
        <w:adjustRightInd w:val="0"/>
        <w:spacing w:after="0" w:line="240" w:lineRule="auto"/>
        <w:textAlignment w:val="baseline"/>
        <w:rPr>
          <w:ins w:id="4" w:author="Kit Double" w:date="2023-05-10T09:57:00Z"/>
          <w:color w:val="000000" w:themeColor="text1"/>
          <w:sz w:val="24"/>
          <w:szCs w:val="24"/>
        </w:rPr>
      </w:pPr>
      <w:ins w:id="5" w:author="Kit Double" w:date="2023-05-10T09:57:00Z">
        <w:r>
          <w:rPr>
            <w:color w:val="000000" w:themeColor="text1"/>
            <w:sz w:val="24"/>
            <w:szCs w:val="24"/>
          </w:rPr>
          <w:t xml:space="preserve">Associate </w:t>
        </w:r>
        <w:r w:rsidR="00C73A93">
          <w:rPr>
            <w:color w:val="000000" w:themeColor="text1"/>
            <w:sz w:val="24"/>
            <w:szCs w:val="24"/>
          </w:rPr>
          <w:t>P</w:t>
        </w:r>
        <w:r>
          <w:rPr>
            <w:color w:val="000000" w:themeColor="text1"/>
            <w:sz w:val="24"/>
            <w:szCs w:val="24"/>
          </w:rPr>
          <w:t>rofessor Damian Birney, School of Psychology, University of Sydney</w:t>
        </w:r>
      </w:ins>
    </w:p>
    <w:p w14:paraId="7BDA8B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ins w:id="6" w:author="Kit Double" w:date="2023-05-10T09:57:00Z"/>
          <w:color w:val="000000" w:themeColor="text1"/>
          <w:sz w:val="24"/>
          <w:szCs w:val="24"/>
        </w:rPr>
      </w:pPr>
      <w:ins w:id="7" w:author="Kit Double" w:date="2023-05-10T09:57:00Z">
        <w:r>
          <w:rPr>
            <w:color w:val="000000" w:themeColor="text1"/>
            <w:sz w:val="24"/>
            <w:szCs w:val="24"/>
          </w:rPr>
          <w:t>Dr Micah Goldwater, Lecturer, School of Psychology, University of Sydney</w:t>
        </w:r>
      </w:ins>
    </w:p>
    <w:p w14:paraId="0A14C5BE" w14:textId="77777777"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ins w:id="8" w:author="Kit Double" w:date="2023-05-10T09:57:00Z"/>
          <w:color w:val="000000" w:themeColor="text1"/>
          <w:sz w:val="24"/>
          <w:szCs w:val="24"/>
        </w:rPr>
      </w:pPr>
      <w:ins w:id="9" w:author="Kit Double" w:date="2023-05-10T09:57:00Z">
        <w:r w:rsidRPr="001540A2">
          <w:rPr>
            <w:color w:val="000000" w:themeColor="text1"/>
            <w:sz w:val="24"/>
            <w:szCs w:val="24"/>
          </w:rPr>
          <w:t xml:space="preserve">Ms </w:t>
        </w:r>
        <w:proofErr w:type="spellStart"/>
        <w:r w:rsidRPr="001540A2">
          <w:rPr>
            <w:color w:val="000000" w:themeColor="text1"/>
            <w:sz w:val="24"/>
            <w:szCs w:val="24"/>
          </w:rPr>
          <w:t>Krasimira</w:t>
        </w:r>
        <w:proofErr w:type="spellEnd"/>
        <w:r w:rsidRPr="001540A2">
          <w:rPr>
            <w:color w:val="000000" w:themeColor="text1"/>
            <w:sz w:val="24"/>
            <w:szCs w:val="24"/>
          </w:rPr>
          <w:t xml:space="preserve"> </w:t>
        </w:r>
        <w:proofErr w:type="spellStart"/>
        <w:r w:rsidRPr="001540A2">
          <w:rPr>
            <w:color w:val="000000" w:themeColor="text1"/>
            <w:sz w:val="24"/>
            <w:szCs w:val="24"/>
          </w:rPr>
          <w:t>Alexandrova</w:t>
        </w:r>
        <w:proofErr w:type="spellEnd"/>
        <w:r w:rsidRPr="001540A2">
          <w:rPr>
            <w:color w:val="000000" w:themeColor="text1"/>
            <w:sz w:val="24"/>
            <w:szCs w:val="24"/>
          </w:rPr>
          <w:t>, PhD Student, School of Psychology, university of Sydney</w:t>
        </w:r>
      </w:ins>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ins w:id="10" w:author="Kit Double" w:date="2023-05-10T09:57:00Z"/>
          <w:color w:val="000000" w:themeColor="text1"/>
          <w:sz w:val="24"/>
          <w:szCs w:val="24"/>
        </w:rPr>
      </w:pPr>
      <w:ins w:id="11" w:author="Kit Double" w:date="2023-05-10T09:57:00Z">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ins>
    </w:p>
    <w:p w14:paraId="528A5015" w14:textId="77777777" w:rsidR="0079623B" w:rsidRPr="009B332B" w:rsidRDefault="0079623B" w:rsidP="0079623B">
      <w:pPr>
        <w:pStyle w:val="ListParagraph"/>
        <w:numPr>
          <w:ilvl w:val="0"/>
          <w:numId w:val="9"/>
        </w:numPr>
        <w:overflowPunct w:val="0"/>
        <w:autoSpaceDE w:val="0"/>
        <w:autoSpaceDN w:val="0"/>
        <w:adjustRightInd w:val="0"/>
        <w:spacing w:after="0" w:line="240" w:lineRule="auto"/>
        <w:textAlignment w:val="baseline"/>
        <w:rPr>
          <w:ins w:id="12" w:author="Kit Double" w:date="2023-05-10T09:57:00Z"/>
          <w:color w:val="000000" w:themeColor="text1"/>
          <w:sz w:val="24"/>
          <w:szCs w:val="24"/>
        </w:rPr>
      </w:pPr>
      <w:ins w:id="13" w:author="Kit Double" w:date="2023-05-10T09:57:00Z">
        <w:r>
          <w:rPr>
            <w:color w:val="000000" w:themeColor="text1"/>
            <w:sz w:val="24"/>
            <w:szCs w:val="24"/>
          </w:rPr>
          <w:t xml:space="preserve">Ms </w:t>
        </w:r>
        <w:r>
          <w:rPr>
            <w:rFonts w:cstheme="minorHAnsi"/>
            <w:sz w:val="24"/>
            <w:szCs w:val="28"/>
          </w:rPr>
          <w:t>Sze Ching Rachel Kwok, Honours Student, School of Psychology, University of Sydney</w:t>
        </w:r>
      </w:ins>
    </w:p>
    <w:p w14:paraId="1F2F152A"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ins w:id="14" w:author="Kit Double" w:date="2023-05-10T09:57:00Z"/>
          <w:color w:val="000000" w:themeColor="text1"/>
          <w:sz w:val="24"/>
          <w:szCs w:val="24"/>
        </w:rPr>
      </w:pPr>
      <w:ins w:id="15" w:author="Kit Double" w:date="2023-05-10T09:57:00Z">
        <w:r>
          <w:rPr>
            <w:rFonts w:cstheme="minorHAnsi"/>
            <w:sz w:val="24"/>
            <w:szCs w:val="28"/>
          </w:rPr>
          <w:t>Mr Callum Brown, Honours Student, School of Psychology, University of Sydney</w:t>
        </w:r>
      </w:ins>
    </w:p>
    <w:p w14:paraId="6C4BB66F" w14:textId="77777777" w:rsidR="0079623B" w:rsidRDefault="0079623B" w:rsidP="0079623B">
      <w:pPr>
        <w:pStyle w:val="ListParagraph"/>
        <w:overflowPunct w:val="0"/>
        <w:autoSpaceDE w:val="0"/>
        <w:autoSpaceDN w:val="0"/>
        <w:adjustRightInd w:val="0"/>
        <w:spacing w:after="0" w:line="240" w:lineRule="auto"/>
        <w:ind w:left="1080"/>
        <w:textAlignment w:val="baseline"/>
        <w:rPr>
          <w:ins w:id="16" w:author="Kit Double" w:date="2023-05-10T09:57:00Z"/>
          <w:color w:val="000000" w:themeColor="text1"/>
          <w:sz w:val="24"/>
          <w:szCs w:val="24"/>
        </w:rPr>
      </w:pPr>
    </w:p>
    <w:p w14:paraId="2FA2B9C9" w14:textId="77777777" w:rsidR="0079623B" w:rsidRPr="002973E3" w:rsidRDefault="0079623B" w:rsidP="0079623B">
      <w:pPr>
        <w:spacing w:after="0"/>
        <w:ind w:left="284"/>
        <w:jc w:val="both"/>
        <w:rPr>
          <w:ins w:id="17" w:author="Kit Double" w:date="2023-05-10T09:57:00Z"/>
          <w:rFonts w:cstheme="minorHAnsi"/>
          <w:b/>
          <w:bCs/>
          <w:sz w:val="24"/>
          <w:szCs w:val="28"/>
        </w:rPr>
      </w:pPr>
    </w:p>
    <w:p w14:paraId="10BE186F" w14:textId="77777777" w:rsidR="0079623B" w:rsidRPr="005D0E2A" w:rsidRDefault="0079623B" w:rsidP="0079623B">
      <w:pPr>
        <w:spacing w:after="0" w:line="240" w:lineRule="auto"/>
        <w:ind w:left="360"/>
        <w:jc w:val="both"/>
        <w:rPr>
          <w:ins w:id="18" w:author="Kit Double" w:date="2023-05-10T09:57:00Z"/>
          <w:rFonts w:cstheme="minorHAnsi"/>
          <w:sz w:val="24"/>
          <w:szCs w:val="28"/>
        </w:rPr>
      </w:pPr>
    </w:p>
    <w:p w14:paraId="67BC0794" w14:textId="77777777" w:rsidR="0079623B" w:rsidRPr="005D0E2A" w:rsidRDefault="0079623B" w:rsidP="0079623B">
      <w:pPr>
        <w:spacing w:after="0" w:line="240" w:lineRule="auto"/>
        <w:ind w:left="360"/>
        <w:jc w:val="both"/>
        <w:rPr>
          <w:ins w:id="19" w:author="Kit Double" w:date="2023-05-10T09:57:00Z"/>
          <w:rFonts w:cstheme="minorHAnsi"/>
          <w:sz w:val="24"/>
          <w:szCs w:val="28"/>
        </w:rPr>
      </w:pPr>
      <w:ins w:id="20" w:author="Kit Double" w:date="2023-05-10T09:57:00Z">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proofErr w:type="spellStart"/>
        <w:r w:rsidRPr="00826504">
          <w:rPr>
            <w:color w:val="000000" w:themeColor="text1"/>
            <w:sz w:val="24"/>
            <w:szCs w:val="24"/>
          </w:rPr>
          <w:t>Krasimira</w:t>
        </w:r>
        <w:proofErr w:type="spellEnd"/>
        <w:r w:rsidRPr="00826504">
          <w:rPr>
            <w:color w:val="000000" w:themeColor="text1"/>
            <w:sz w:val="24"/>
            <w:szCs w:val="24"/>
          </w:rPr>
          <w:t xml:space="preserve"> </w:t>
        </w:r>
        <w:proofErr w:type="spellStart"/>
        <w:r w:rsidRPr="00826504">
          <w:rPr>
            <w:color w:val="000000" w:themeColor="text1"/>
            <w:sz w:val="24"/>
            <w:szCs w:val="24"/>
          </w:rPr>
          <w:t>Alexandrova</w:t>
        </w:r>
        <w:proofErr w:type="spellEnd"/>
        <w:r>
          <w:rPr>
            <w:rFonts w:cstheme="minorHAnsi"/>
            <w:sz w:val="24"/>
            <w:szCs w:val="28"/>
          </w:rPr>
          <w:t xml:space="preserve"> as well as the Honours theses of Callum Brown and Sze Ching Rachel Kwok</w:t>
        </w:r>
        <w:r w:rsidRPr="005D0E2A">
          <w:rPr>
            <w:rFonts w:cstheme="minorHAnsi"/>
            <w:sz w:val="24"/>
            <w:szCs w:val="28"/>
          </w:rPr>
          <w:t xml:space="preserve">. </w:t>
        </w:r>
      </w:ins>
    </w:p>
    <w:p w14:paraId="510B3CBA" w14:textId="2B9C858D" w:rsidR="007424B7" w:rsidRPr="005D0E2A" w:rsidDel="0079623B" w:rsidRDefault="007424B7" w:rsidP="006407E7">
      <w:pPr>
        <w:spacing w:after="0" w:line="240" w:lineRule="auto"/>
        <w:ind w:left="360"/>
        <w:jc w:val="both"/>
        <w:rPr>
          <w:del w:id="21" w:author="Kit Double" w:date="2023-05-10T09:57:00Z"/>
          <w:rFonts w:cstheme="minorHAnsi"/>
          <w:sz w:val="24"/>
          <w:szCs w:val="28"/>
        </w:rPr>
      </w:pPr>
      <w:del w:id="22" w:author="Kit Double" w:date="2023-05-10T09:57:00Z">
        <w:r w:rsidRPr="005D0E2A" w:rsidDel="0079623B">
          <w:rPr>
            <w:rFonts w:cstheme="minorHAnsi"/>
            <w:sz w:val="24"/>
            <w:szCs w:val="28"/>
          </w:rPr>
          <w:delText>The study is being carried out by the following researchers:</w:delText>
        </w:r>
      </w:del>
    </w:p>
    <w:p w14:paraId="3C9989D5" w14:textId="53543041" w:rsidR="0053666D" w:rsidDel="0079623B" w:rsidRDefault="0053666D" w:rsidP="0053666D">
      <w:pPr>
        <w:pStyle w:val="ListParagraph"/>
        <w:numPr>
          <w:ilvl w:val="0"/>
          <w:numId w:val="9"/>
        </w:numPr>
        <w:overflowPunct w:val="0"/>
        <w:autoSpaceDE w:val="0"/>
        <w:autoSpaceDN w:val="0"/>
        <w:adjustRightInd w:val="0"/>
        <w:spacing w:after="0" w:line="240" w:lineRule="auto"/>
        <w:textAlignment w:val="baseline"/>
        <w:rPr>
          <w:del w:id="23" w:author="Kit Double" w:date="2023-05-10T09:57:00Z"/>
          <w:color w:val="000000" w:themeColor="text1"/>
          <w:sz w:val="24"/>
          <w:szCs w:val="24"/>
        </w:rPr>
      </w:pPr>
      <w:del w:id="24" w:author="Kit Double" w:date="2023-05-10T09:57:00Z">
        <w:r w:rsidRPr="006C22A7" w:rsidDel="0079623B">
          <w:rPr>
            <w:color w:val="000000" w:themeColor="text1"/>
            <w:sz w:val="24"/>
            <w:szCs w:val="24"/>
          </w:rPr>
          <w:delText>Dr Kit Double</w:delText>
        </w:r>
        <w:r w:rsidDel="0079623B">
          <w:rPr>
            <w:color w:val="000000" w:themeColor="text1"/>
            <w:sz w:val="24"/>
            <w:szCs w:val="24"/>
          </w:rPr>
          <w:delText>, Research Fellow, School of Psychology, University of Sydney</w:delText>
        </w:r>
      </w:del>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25"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25"/>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26"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7"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26"/>
    <w:bookmarkEnd w:id="27"/>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w:t>
      </w:r>
      <w:r w:rsidRPr="00F939FA">
        <w:rPr>
          <w:rFonts w:ascii="Calibri" w:hAnsi="Calibri"/>
          <w:sz w:val="24"/>
          <w:szCs w:val="24"/>
        </w:rPr>
        <w:lastRenderedPageBreak/>
        <w:t xml:space="preserve">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0"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1"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2"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E6AFF" w14:textId="77777777" w:rsidR="00E91991" w:rsidRDefault="00E91991" w:rsidP="00810EA6">
      <w:pPr>
        <w:spacing w:after="0" w:line="240" w:lineRule="auto"/>
      </w:pPr>
      <w:r>
        <w:separator/>
      </w:r>
    </w:p>
  </w:endnote>
  <w:endnote w:type="continuationSeparator" w:id="0">
    <w:p w14:paraId="478A420D" w14:textId="77777777" w:rsidR="00E91991" w:rsidRDefault="00E91991"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3FD6DB93"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ins w:id="28" w:author="Kit Double" w:date="2023-03-17T13:21:00Z">
      <w:r w:rsidR="001B3E94">
        <w:rPr>
          <w:rFonts w:cstheme="minorHAnsi"/>
          <w:color w:val="E64626"/>
          <w:sz w:val="20"/>
          <w:szCs w:val="20"/>
        </w:rPr>
        <w:t>2022/796</w:t>
      </w:r>
    </w:ins>
    <w:del w:id="29" w:author="Kit Double" w:date="2023-03-17T13:21:00Z">
      <w:r w:rsidRPr="008A2B05" w:rsidDel="001B3E94">
        <w:rPr>
          <w:rFonts w:cstheme="minorHAnsi"/>
          <w:color w:val="E64626"/>
          <w:sz w:val="20"/>
          <w:szCs w:val="20"/>
        </w:rPr>
        <w:delText>[</w:delText>
      </w:r>
      <w:r w:rsidR="00F9290B" w:rsidRPr="008A2B05" w:rsidDel="001B3E94">
        <w:rPr>
          <w:rFonts w:cstheme="minorHAnsi"/>
          <w:color w:val="E64626"/>
          <w:sz w:val="20"/>
          <w:szCs w:val="20"/>
        </w:rPr>
        <w:delText>INSERT</w:delText>
      </w:r>
    </w:del>
    <w:r w:rsidRPr="008A2B05">
      <w:rPr>
        <w:rFonts w:cstheme="minorHAnsi"/>
        <w:color w:val="E64626"/>
        <w:sz w:val="20"/>
        <w:szCs w:val="20"/>
      </w:rPr>
      <w:t>]</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0A2BB2">
      <w:rPr>
        <w:rFonts w:cstheme="minorHAnsi"/>
        <w:color w:val="E64626"/>
        <w:sz w:val="20"/>
        <w:szCs w:val="20"/>
      </w:rPr>
      <w:t xml:space="preserve">Version </w:t>
    </w:r>
    <w:ins w:id="30" w:author="Kit Double" w:date="2023-05-10T09:57:00Z">
      <w:r w:rsidR="0079623B">
        <w:rPr>
          <w:rFonts w:cstheme="minorHAnsi"/>
          <w:color w:val="E64626"/>
          <w:sz w:val="20"/>
          <w:szCs w:val="20"/>
        </w:rPr>
        <w:t>4</w:t>
      </w:r>
    </w:ins>
    <w:del w:id="31" w:author="Kit Double" w:date="2023-03-17T13:21:00Z">
      <w:r w:rsidR="005A43D7" w:rsidDel="001B3E94">
        <w:rPr>
          <w:rFonts w:cstheme="minorHAnsi"/>
          <w:color w:val="E64626"/>
          <w:sz w:val="20"/>
          <w:szCs w:val="20"/>
        </w:rPr>
        <w:delText>2</w:delText>
      </w:r>
    </w:del>
    <w:r w:rsidR="000A2BB2">
      <w:rPr>
        <w:rFonts w:cstheme="minorHAnsi"/>
        <w:color w:val="E64626"/>
        <w:sz w:val="20"/>
        <w:szCs w:val="20"/>
      </w:rPr>
      <w:t xml:space="preserve">, </w:t>
    </w:r>
    <w:del w:id="32" w:author="Kit Double" w:date="2023-03-17T13:21:00Z">
      <w:r w:rsidR="005A43D7" w:rsidDel="001B3E94">
        <w:rPr>
          <w:rFonts w:cstheme="minorHAnsi"/>
          <w:color w:val="E64626"/>
          <w:sz w:val="20"/>
          <w:szCs w:val="20"/>
        </w:rPr>
        <w:delText>3</w:delText>
      </w:r>
      <w:r w:rsidR="005A43D7" w:rsidRPr="00D83AB5" w:rsidDel="001B3E94">
        <w:rPr>
          <w:rFonts w:cstheme="minorHAnsi"/>
          <w:color w:val="E64626"/>
          <w:sz w:val="20"/>
          <w:szCs w:val="20"/>
          <w:vertAlign w:val="superscript"/>
        </w:rPr>
        <w:delText>rd</w:delText>
      </w:r>
      <w:r w:rsidR="005A43D7" w:rsidDel="001B3E94">
        <w:rPr>
          <w:rFonts w:cstheme="minorHAnsi"/>
          <w:color w:val="E64626"/>
          <w:sz w:val="20"/>
          <w:szCs w:val="20"/>
        </w:rPr>
        <w:delText xml:space="preserve"> November</w:delText>
      </w:r>
      <w:r w:rsidR="000A2BB2" w:rsidDel="001B3E94">
        <w:rPr>
          <w:rFonts w:cstheme="minorHAnsi"/>
          <w:color w:val="E64626"/>
          <w:sz w:val="20"/>
          <w:szCs w:val="20"/>
        </w:rPr>
        <w:delText xml:space="preserve"> 202</w:delText>
      </w:r>
      <w:r w:rsidR="003C3B1A" w:rsidDel="001B3E94">
        <w:rPr>
          <w:rFonts w:cstheme="minorHAnsi"/>
          <w:color w:val="E64626"/>
          <w:sz w:val="20"/>
          <w:szCs w:val="20"/>
        </w:rPr>
        <w:delText>22</w:delText>
      </w:r>
    </w:del>
    <w:ins w:id="33" w:author="Kit Double" w:date="2023-05-10T09:57:00Z">
      <w:r w:rsidR="0079623B">
        <w:rPr>
          <w:rFonts w:cstheme="minorHAnsi"/>
          <w:color w:val="E64626"/>
          <w:sz w:val="20"/>
          <w:szCs w:val="20"/>
        </w:rPr>
        <w:t>10</w:t>
      </w:r>
      <w:r w:rsidR="0079623B" w:rsidRPr="0079623B">
        <w:rPr>
          <w:rFonts w:cstheme="minorHAnsi"/>
          <w:color w:val="E64626"/>
          <w:sz w:val="20"/>
          <w:szCs w:val="20"/>
          <w:vertAlign w:val="superscript"/>
          <w:rPrChange w:id="34" w:author="Kit Double" w:date="2023-05-10T09:57:00Z">
            <w:rPr>
              <w:rFonts w:cstheme="minorHAnsi"/>
              <w:color w:val="E64626"/>
              <w:sz w:val="20"/>
              <w:szCs w:val="20"/>
            </w:rPr>
          </w:rPrChange>
        </w:rPr>
        <w:t>th</w:t>
      </w:r>
      <w:r w:rsidR="0079623B">
        <w:rPr>
          <w:rFonts w:cstheme="minorHAnsi"/>
          <w:color w:val="E64626"/>
          <w:sz w:val="20"/>
          <w:szCs w:val="20"/>
        </w:rPr>
        <w:t xml:space="preserve"> </w:t>
      </w:r>
      <w:proofErr w:type="gramStart"/>
      <w:r w:rsidR="0079623B">
        <w:rPr>
          <w:rFonts w:cstheme="minorHAnsi"/>
          <w:color w:val="E64626"/>
          <w:sz w:val="20"/>
          <w:szCs w:val="20"/>
        </w:rPr>
        <w:t>May</w:t>
      </w:r>
    </w:ins>
    <w:ins w:id="35" w:author="Kit Double" w:date="2023-03-17T13:21:00Z">
      <w:r w:rsidR="001B3E94">
        <w:rPr>
          <w:rFonts w:cstheme="minorHAnsi"/>
          <w:color w:val="E64626"/>
          <w:sz w:val="20"/>
          <w:szCs w:val="20"/>
        </w:rPr>
        <w:t>,</w:t>
      </w:r>
      <w:proofErr w:type="gramEnd"/>
      <w:r w:rsidR="001B3E94">
        <w:rPr>
          <w:rFonts w:cstheme="minorHAnsi"/>
          <w:color w:val="E64626"/>
          <w:sz w:val="20"/>
          <w:szCs w:val="20"/>
        </w:rPr>
        <w:t xml:space="preserve"> 2023</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5A5A1" w14:textId="77777777" w:rsidR="00E91991" w:rsidRDefault="00E91991" w:rsidP="00810EA6">
      <w:pPr>
        <w:spacing w:after="0" w:line="240" w:lineRule="auto"/>
      </w:pPr>
      <w:r>
        <w:separator/>
      </w:r>
    </w:p>
  </w:footnote>
  <w:footnote w:type="continuationSeparator" w:id="0">
    <w:p w14:paraId="7D20812A" w14:textId="77777777" w:rsidR="00E91991" w:rsidRDefault="00E91991"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32E68"/>
    <w:rsid w:val="001415FA"/>
    <w:rsid w:val="001854D1"/>
    <w:rsid w:val="001863C6"/>
    <w:rsid w:val="001B3E94"/>
    <w:rsid w:val="00203BF5"/>
    <w:rsid w:val="002174D1"/>
    <w:rsid w:val="002A18A5"/>
    <w:rsid w:val="00326D4D"/>
    <w:rsid w:val="00337DFD"/>
    <w:rsid w:val="00337F08"/>
    <w:rsid w:val="0035749F"/>
    <w:rsid w:val="003921A2"/>
    <w:rsid w:val="003C3B1A"/>
    <w:rsid w:val="003D0289"/>
    <w:rsid w:val="003E068A"/>
    <w:rsid w:val="0041693E"/>
    <w:rsid w:val="0043593F"/>
    <w:rsid w:val="00471DA9"/>
    <w:rsid w:val="004842B5"/>
    <w:rsid w:val="004C42EC"/>
    <w:rsid w:val="00515F14"/>
    <w:rsid w:val="0052564F"/>
    <w:rsid w:val="0053666D"/>
    <w:rsid w:val="00586406"/>
    <w:rsid w:val="005A43D7"/>
    <w:rsid w:val="005A7B7D"/>
    <w:rsid w:val="005B1324"/>
    <w:rsid w:val="005D0E2A"/>
    <w:rsid w:val="00604134"/>
    <w:rsid w:val="006407E7"/>
    <w:rsid w:val="0064727A"/>
    <w:rsid w:val="00652233"/>
    <w:rsid w:val="006911D2"/>
    <w:rsid w:val="006A7F94"/>
    <w:rsid w:val="006C5E9E"/>
    <w:rsid w:val="007153E0"/>
    <w:rsid w:val="007347D2"/>
    <w:rsid w:val="007424B7"/>
    <w:rsid w:val="00753508"/>
    <w:rsid w:val="0079623B"/>
    <w:rsid w:val="00796873"/>
    <w:rsid w:val="007A3BF5"/>
    <w:rsid w:val="007F7344"/>
    <w:rsid w:val="00810EA6"/>
    <w:rsid w:val="00832AD2"/>
    <w:rsid w:val="0084724A"/>
    <w:rsid w:val="00873239"/>
    <w:rsid w:val="00882730"/>
    <w:rsid w:val="008910DC"/>
    <w:rsid w:val="008A0628"/>
    <w:rsid w:val="008A2B05"/>
    <w:rsid w:val="008B2D0D"/>
    <w:rsid w:val="008C4AD7"/>
    <w:rsid w:val="00916CF9"/>
    <w:rsid w:val="00926F35"/>
    <w:rsid w:val="009B6F0C"/>
    <w:rsid w:val="009F2A21"/>
    <w:rsid w:val="00A4619C"/>
    <w:rsid w:val="00AE7861"/>
    <w:rsid w:val="00B21895"/>
    <w:rsid w:val="00B52E02"/>
    <w:rsid w:val="00BD46F4"/>
    <w:rsid w:val="00C72DA3"/>
    <w:rsid w:val="00C73A93"/>
    <w:rsid w:val="00C84E63"/>
    <w:rsid w:val="00D53621"/>
    <w:rsid w:val="00D74E06"/>
    <w:rsid w:val="00D83AB5"/>
    <w:rsid w:val="00DB2793"/>
    <w:rsid w:val="00DD3AB6"/>
    <w:rsid w:val="00E147BC"/>
    <w:rsid w:val="00E2288C"/>
    <w:rsid w:val="00E91991"/>
    <w:rsid w:val="00ED17AB"/>
    <w:rsid w:val="00EF553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man.ethics@sydney.edu.au"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X@unimelb.edu.au"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mailto:kit.double@sydney.edu.au"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17BF2A61-CCEB-4E5D-8384-F30BE619A675}"/>
</file>

<file path=customXml/itemProps3.xml><?xml version="1.0" encoding="utf-8"?>
<ds:datastoreItem xmlns:ds="http://schemas.openxmlformats.org/officeDocument/2006/customXml" ds:itemID="{2F5B2C5E-89A7-4DDD-9050-75C0549A7217}"/>
</file>

<file path=customXml/itemProps4.xml><?xml version="1.0" encoding="utf-8"?>
<ds:datastoreItem xmlns:ds="http://schemas.openxmlformats.org/officeDocument/2006/customXml" ds:itemID="{DF3B34AA-66DF-4887-A7F2-EDE164E7F3EF}"/>
</file>

<file path=docProps/app.xml><?xml version="1.0" encoding="utf-8"?>
<Properties xmlns="http://schemas.openxmlformats.org/officeDocument/2006/extended-properties" xmlns:vt="http://schemas.openxmlformats.org/officeDocument/2006/docPropsVTypes">
  <Template>Normal.dotm</Template>
  <TotalTime>3</TotalTime>
  <Pages>3</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7</cp:revision>
  <dcterms:created xsi:type="dcterms:W3CDTF">2022-11-03T02:59:00Z</dcterms:created>
  <dcterms:modified xsi:type="dcterms:W3CDTF">2023-05-09T23:57:00Z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