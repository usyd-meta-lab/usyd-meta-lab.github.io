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65923B18" w14:textId="77777777" w:rsidR="0084724A" w:rsidRDefault="0084724A" w:rsidP="0084724A">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5F1EEF9" w14:textId="77777777" w:rsidR="0084724A" w:rsidRPr="00ED17AB" w:rsidRDefault="0084724A" w:rsidP="0084724A">
      <w:pPr>
        <w:spacing w:after="0" w:line="240" w:lineRule="auto"/>
        <w:rPr>
          <w:rFonts w:cstheme="minorHAnsi"/>
          <w:b/>
          <w:i/>
          <w:color w:val="E64626"/>
          <w:sz w:val="28"/>
          <w:szCs w:val="28"/>
        </w:rPr>
      </w:pPr>
      <w:r>
        <w:rPr>
          <w:rFonts w:cstheme="minorHAnsi"/>
          <w:b/>
          <w:i/>
          <w:color w:val="E64626"/>
          <w:sz w:val="28"/>
          <w:szCs w:val="28"/>
        </w:rPr>
        <w:t>Performance</w:t>
      </w:r>
    </w:p>
    <w:p w14:paraId="1D698579" w14:textId="77777777" w:rsidR="0084724A" w:rsidRDefault="0084724A" w:rsidP="0084724A">
      <w:pPr>
        <w:spacing w:after="0"/>
        <w:rPr>
          <w:rFonts w:cstheme="minorHAnsi"/>
          <w:color w:val="0070C0"/>
          <w:sz w:val="24"/>
          <w:szCs w:val="24"/>
        </w:rPr>
      </w:pPr>
    </w:p>
    <w:p w14:paraId="74324394" w14:textId="77777777" w:rsidR="0084724A" w:rsidRPr="00ED17AB" w:rsidRDefault="0084724A" w:rsidP="0084724A">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47576FB0" w14:textId="77777777" w:rsidR="0084724A" w:rsidRPr="00ED17AB" w:rsidRDefault="0084724A" w:rsidP="0084724A">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9F93E0"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0EBA33A4" w14:textId="474F4309" w:rsidR="0084724A" w:rsidRPr="005D0E2A" w:rsidRDefault="0084724A" w:rsidP="0084724A">
      <w:pPr>
        <w:spacing w:after="0" w:line="240" w:lineRule="auto"/>
        <w:ind w:left="360"/>
        <w:jc w:val="both"/>
        <w:rPr>
          <w:rFonts w:cstheme="minorHAnsi"/>
          <w:sz w:val="24"/>
          <w:szCs w:val="28"/>
        </w:rPr>
      </w:pPr>
      <w:r w:rsidRPr="005D0E2A">
        <w:rPr>
          <w:rFonts w:cstheme="minorHAnsi"/>
          <w:sz w:val="24"/>
          <w:szCs w:val="28"/>
        </w:rPr>
        <w:t>We are conducting a research study abou</w:t>
      </w:r>
      <w:r>
        <w:rPr>
          <w:rFonts w:cstheme="minorHAnsi"/>
          <w:sz w:val="24"/>
          <w:szCs w:val="28"/>
        </w:rPr>
        <w:t>t how people monitor and control their cognitive performance. This will help us understand how people adapt</w:t>
      </w:r>
      <w:r w:rsidR="00DB2793">
        <w:rPr>
          <w:rFonts w:cstheme="minorHAnsi"/>
          <w:sz w:val="24"/>
          <w:szCs w:val="28"/>
        </w:rPr>
        <w:t xml:space="preserve">, </w:t>
      </w:r>
      <w:r>
        <w:rPr>
          <w:rFonts w:cstheme="minorHAnsi"/>
          <w:sz w:val="24"/>
          <w:szCs w:val="28"/>
        </w:rPr>
        <w:t>monitor and respond during cognitive tasks</w:t>
      </w:r>
      <w:r w:rsidRPr="005D0E2A">
        <w:rPr>
          <w:rFonts w:cstheme="minorHAnsi"/>
          <w:color w:val="0070C0"/>
          <w:sz w:val="24"/>
          <w:szCs w:val="28"/>
        </w:rPr>
        <w:t xml:space="preserve">. </w:t>
      </w:r>
      <w:r>
        <w:rPr>
          <w:rFonts w:cstheme="minorHAnsi"/>
          <w:sz w:val="24"/>
          <w:szCs w:val="28"/>
        </w:rPr>
        <w:t>Taking part in this study</w:t>
      </w:r>
      <w:r w:rsidRPr="005D0E2A">
        <w:rPr>
          <w:rFonts w:cstheme="minorHAnsi"/>
          <w:sz w:val="24"/>
          <w:szCs w:val="28"/>
        </w:rPr>
        <w:t xml:space="preserve"> is voluntary. </w:t>
      </w:r>
    </w:p>
    <w:p w14:paraId="185BC165" w14:textId="77777777" w:rsidR="0084724A" w:rsidRPr="005D0E2A" w:rsidRDefault="0084724A" w:rsidP="0084724A">
      <w:pPr>
        <w:spacing w:after="0" w:line="240" w:lineRule="auto"/>
        <w:ind w:left="360"/>
        <w:jc w:val="both"/>
        <w:rPr>
          <w:rFonts w:cstheme="minorHAnsi"/>
          <w:sz w:val="24"/>
          <w:szCs w:val="28"/>
        </w:rPr>
      </w:pPr>
    </w:p>
    <w:p w14:paraId="1316F69E" w14:textId="77777777" w:rsidR="0084724A" w:rsidRDefault="0084724A" w:rsidP="0084724A">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4A7044F8" w14:textId="77777777" w:rsidR="0079623B" w:rsidRPr="005D0E2A" w:rsidRDefault="0079623B" w:rsidP="0079623B">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5012CD83"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7C62F83F" w14:textId="0F8DCCC2" w:rsidR="0079623B" w:rsidRDefault="00C73A93"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P</w:t>
      </w:r>
      <w:r w:rsidR="0079623B">
        <w:rPr>
          <w:color w:val="000000" w:themeColor="text1"/>
          <w:sz w:val="24"/>
          <w:szCs w:val="24"/>
        </w:rPr>
        <w:t>rofessor Damian Birney, School of Psychology, University of Sydney</w:t>
      </w:r>
    </w:p>
    <w:p w14:paraId="7BDA8B09" w14:textId="4DF4F5E2" w:rsidR="0079623B" w:rsidRDefault="008D580C"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Professor </w:t>
      </w:r>
      <w:r w:rsidR="0079623B">
        <w:rPr>
          <w:color w:val="000000" w:themeColor="text1"/>
          <w:sz w:val="24"/>
          <w:szCs w:val="24"/>
        </w:rPr>
        <w:t>Micah Goldwater, Lecturer, School of Psychology, University of Sydney</w:t>
      </w:r>
    </w:p>
    <w:p w14:paraId="13CD0891" w14:textId="2759866B" w:rsidR="00C4545E" w:rsidRPr="00C4545E" w:rsidRDefault="00C4545E" w:rsidP="00C4545E">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C4545E">
        <w:rPr>
          <w:color w:val="000000" w:themeColor="text1"/>
          <w:sz w:val="24"/>
          <w:szCs w:val="24"/>
        </w:rPr>
        <w:t>Dr Hilary Don, Research Officer, School of Psychology, University of Sydney</w:t>
      </w:r>
    </w:p>
    <w:p w14:paraId="0A14C5BE" w14:textId="4989BCE9" w:rsidR="0079623B" w:rsidRPr="001540A2"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1540A2">
        <w:rPr>
          <w:color w:val="000000" w:themeColor="text1"/>
          <w:sz w:val="24"/>
          <w:szCs w:val="24"/>
        </w:rPr>
        <w:t xml:space="preserve">Ms </w:t>
      </w:r>
      <w:r w:rsidR="00AD39D6">
        <w:rPr>
          <w:color w:val="000000" w:themeColor="text1"/>
          <w:sz w:val="24"/>
          <w:szCs w:val="24"/>
        </w:rPr>
        <w:t>Cynthia Feng</w:t>
      </w:r>
      <w:r w:rsidRPr="001540A2">
        <w:rPr>
          <w:color w:val="000000" w:themeColor="text1"/>
          <w:sz w:val="24"/>
          <w:szCs w:val="24"/>
        </w:rPr>
        <w:t>, PhD Student, School of Psychology, university of Sydney</w:t>
      </w:r>
    </w:p>
    <w:p w14:paraId="59F2CC09" w14:textId="77777777" w:rsidR="0079623B" w:rsidRDefault="0079623B" w:rsidP="0079623B">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42D82652"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Mariya Bartosh, Honours Student, School of Psychology, University of Sydney</w:t>
      </w:r>
    </w:p>
    <w:p w14:paraId="7942E8DC" w14:textId="77777777" w:rsidR="002250F8" w:rsidRDefault="002250F8" w:rsidP="002250F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Anthony Mbonu, Honours Student, School of Psychology, University of Sydney</w:t>
      </w:r>
    </w:p>
    <w:p w14:paraId="0114C38A"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Riley Leckie, Research Assistant,</w:t>
      </w:r>
      <w:r w:rsidRPr="000E36DA">
        <w:rPr>
          <w:rFonts w:cstheme="minorHAnsi"/>
          <w:sz w:val="24"/>
          <w:szCs w:val="28"/>
        </w:rPr>
        <w:t xml:space="preserve"> </w:t>
      </w:r>
      <w:r>
        <w:rPr>
          <w:rFonts w:cstheme="minorHAnsi"/>
          <w:sz w:val="24"/>
          <w:szCs w:val="28"/>
        </w:rPr>
        <w:t>School of Psychology, University of Sydney</w:t>
      </w:r>
    </w:p>
    <w:p w14:paraId="149E45A6" w14:textId="77777777" w:rsidR="005A3E88" w:rsidRPr="00444E8F" w:rsidRDefault="005A3E88" w:rsidP="005A3E8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Ms Imann Mian, Research Assistant,</w:t>
      </w:r>
      <w:r w:rsidRPr="000E36DA">
        <w:rPr>
          <w:rFonts w:cstheme="minorHAnsi"/>
          <w:sz w:val="24"/>
          <w:szCs w:val="28"/>
        </w:rPr>
        <w:t xml:space="preserve"> </w:t>
      </w:r>
      <w:r>
        <w:rPr>
          <w:rFonts w:cstheme="minorHAnsi"/>
          <w:sz w:val="24"/>
          <w:szCs w:val="28"/>
        </w:rPr>
        <w:t>School of Psychology, University of Sydney</w:t>
      </w:r>
    </w:p>
    <w:p w14:paraId="16E2B3D8" w14:textId="77777777" w:rsidR="005A3E88" w:rsidRPr="00FA00AF" w:rsidRDefault="005A3E88" w:rsidP="005A3E88">
      <w:pPr>
        <w:pStyle w:val="ListParagraph"/>
        <w:numPr>
          <w:ilvl w:val="0"/>
          <w:numId w:val="9"/>
        </w:numPr>
        <w:overflowPunct w:val="0"/>
        <w:autoSpaceDE w:val="0"/>
        <w:autoSpaceDN w:val="0"/>
        <w:adjustRightInd w:val="0"/>
        <w:spacing w:after="0" w:line="240" w:lineRule="auto"/>
        <w:textAlignment w:val="baseline"/>
        <w:rPr>
          <w:ins w:id="0" w:author="Hilary Don" w:date="2025-09-01T14:37:00Z" w16du:dateUtc="2025-09-01T04:37:00Z"/>
          <w:color w:val="000000" w:themeColor="text1"/>
          <w:sz w:val="24"/>
          <w:szCs w:val="24"/>
          <w:rPrChange w:id="1" w:author="Hilary Don" w:date="2025-09-01T14:37:00Z" w16du:dateUtc="2025-09-01T04:37:00Z">
            <w:rPr>
              <w:ins w:id="2" w:author="Hilary Don" w:date="2025-09-01T14:37:00Z" w16du:dateUtc="2025-09-01T04:37:00Z"/>
              <w:rFonts w:cstheme="minorHAnsi"/>
              <w:sz w:val="24"/>
              <w:szCs w:val="28"/>
            </w:rPr>
          </w:rPrChange>
        </w:rPr>
      </w:pPr>
      <w:r>
        <w:rPr>
          <w:rFonts w:cstheme="minorHAnsi"/>
          <w:sz w:val="24"/>
          <w:szCs w:val="28"/>
        </w:rPr>
        <w:t>Mr Felix Pfeifer, Research Assistant,</w:t>
      </w:r>
      <w:r w:rsidRPr="000E36DA">
        <w:rPr>
          <w:rFonts w:cstheme="minorHAnsi"/>
          <w:sz w:val="24"/>
          <w:szCs w:val="28"/>
        </w:rPr>
        <w:t xml:space="preserve"> </w:t>
      </w:r>
      <w:r>
        <w:rPr>
          <w:rFonts w:cstheme="minorHAnsi"/>
          <w:sz w:val="24"/>
          <w:szCs w:val="28"/>
        </w:rPr>
        <w:t>School of Psychology, University of Sydney</w:t>
      </w:r>
    </w:p>
    <w:p w14:paraId="6D887477" w14:textId="51FC6F77" w:rsidR="00FA00AF" w:rsidRPr="00FA00AF" w:rsidRDefault="00FA00AF" w:rsidP="00FA00AF">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Change w:id="3" w:author="Hilary Don" w:date="2025-09-01T14:37:00Z" w16du:dateUtc="2025-09-01T04:37:00Z">
            <w:rPr/>
          </w:rPrChange>
        </w:rPr>
      </w:pPr>
      <w:ins w:id="4" w:author="Hilary Don" w:date="2025-09-01T14:37:00Z" w16du:dateUtc="2025-09-01T04:37:00Z">
        <w:r>
          <w:rPr>
            <w:rFonts w:cstheme="minorHAnsi"/>
            <w:sz w:val="24"/>
            <w:szCs w:val="28"/>
          </w:rPr>
          <w:t xml:space="preserve">Mr </w:t>
        </w:r>
        <w:r w:rsidRPr="00236F1A">
          <w:rPr>
            <w:rFonts w:cstheme="minorHAnsi"/>
            <w:sz w:val="24"/>
            <w:szCs w:val="28"/>
          </w:rPr>
          <w:t>Aditya Sridhar</w:t>
        </w:r>
        <w:r>
          <w:rPr>
            <w:rFonts w:cstheme="minorHAnsi"/>
            <w:sz w:val="24"/>
            <w:szCs w:val="28"/>
          </w:rPr>
          <w:t>, Research Assistant,</w:t>
        </w:r>
        <w:r w:rsidRPr="000E36DA">
          <w:rPr>
            <w:rFonts w:cstheme="minorHAnsi"/>
            <w:sz w:val="24"/>
            <w:szCs w:val="28"/>
          </w:rPr>
          <w:t xml:space="preserve"> </w:t>
        </w:r>
        <w:r>
          <w:rPr>
            <w:rFonts w:cstheme="minorHAnsi"/>
            <w:sz w:val="24"/>
            <w:szCs w:val="28"/>
          </w:rPr>
          <w:t>School of Psychology, University of Sydney</w:t>
        </w:r>
      </w:ins>
    </w:p>
    <w:p w14:paraId="16EC2E4B" w14:textId="77777777" w:rsidR="002250F8" w:rsidRPr="002973E3" w:rsidRDefault="002250F8" w:rsidP="002250F8">
      <w:pPr>
        <w:spacing w:after="0"/>
        <w:jc w:val="both"/>
        <w:rPr>
          <w:rFonts w:cstheme="minorHAnsi"/>
          <w:b/>
          <w:bCs/>
          <w:sz w:val="24"/>
          <w:szCs w:val="28"/>
        </w:rPr>
      </w:pPr>
    </w:p>
    <w:p w14:paraId="0A4B2866" w14:textId="77777777" w:rsidR="00A01B6B" w:rsidRPr="005D0E2A" w:rsidRDefault="00A01B6B" w:rsidP="005A3E88">
      <w:pPr>
        <w:spacing w:after="0" w:line="240" w:lineRule="auto"/>
        <w:jc w:val="both"/>
        <w:rPr>
          <w:rFonts w:cstheme="minorHAnsi"/>
          <w:sz w:val="24"/>
          <w:szCs w:val="28"/>
        </w:rPr>
      </w:pPr>
    </w:p>
    <w:p w14:paraId="00598E6D" w14:textId="77777777" w:rsidR="00A01B6B" w:rsidRPr="005D0E2A" w:rsidRDefault="00A01B6B" w:rsidP="00A01B6B">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and </w:t>
      </w:r>
      <w:r>
        <w:rPr>
          <w:color w:val="000000" w:themeColor="text1"/>
          <w:sz w:val="24"/>
          <w:szCs w:val="24"/>
        </w:rPr>
        <w:t>Cynthia Feng</w:t>
      </w:r>
      <w:r>
        <w:rPr>
          <w:rFonts w:cstheme="minorHAnsi"/>
          <w:sz w:val="24"/>
          <w:szCs w:val="28"/>
        </w:rPr>
        <w:t xml:space="preserve"> as well as the Honours theses of Mariya Bartosh, Anthony Mbonu</w:t>
      </w:r>
      <w:r w:rsidRPr="005D0E2A">
        <w:rPr>
          <w:rFonts w:cstheme="minorHAnsi"/>
          <w:sz w:val="24"/>
          <w:szCs w:val="28"/>
        </w:rPr>
        <w:t xml:space="preserve">. </w:t>
      </w:r>
    </w:p>
    <w:p w14:paraId="38C62FED" w14:textId="77777777" w:rsidR="00810EA6" w:rsidRPr="005D0E2A" w:rsidRDefault="00810EA6" w:rsidP="00E2288C">
      <w:pPr>
        <w:spacing w:after="0"/>
        <w:ind w:left="284"/>
        <w:jc w:val="both"/>
        <w:rPr>
          <w:rFonts w:cstheme="minorHAnsi"/>
          <w:sz w:val="24"/>
          <w:szCs w:val="28"/>
        </w:rPr>
      </w:pPr>
    </w:p>
    <w:p w14:paraId="02DE25CA" w14:textId="77777777" w:rsidR="006407E7" w:rsidRPr="005D0E2A" w:rsidRDefault="006407E7" w:rsidP="006407E7">
      <w:pPr>
        <w:spacing w:after="0" w:line="240" w:lineRule="auto"/>
        <w:ind w:left="360"/>
        <w:jc w:val="both"/>
        <w:rPr>
          <w:rFonts w:cstheme="minorHAnsi"/>
          <w:sz w:val="24"/>
          <w:szCs w:val="28"/>
        </w:rPr>
      </w:pPr>
    </w:p>
    <w:p w14:paraId="791E850F" w14:textId="77777777" w:rsidR="0084724A" w:rsidRPr="00AA69DF" w:rsidRDefault="0084724A" w:rsidP="0084724A">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 xml:space="preserve">). </w:t>
      </w:r>
    </w:p>
    <w:p w14:paraId="37D18909" w14:textId="5165941D" w:rsidR="006407E7" w:rsidRPr="005D0E2A" w:rsidRDefault="006407E7" w:rsidP="006407E7">
      <w:pPr>
        <w:spacing w:after="0" w:line="240" w:lineRule="auto"/>
        <w:ind w:left="360"/>
        <w:jc w:val="both"/>
        <w:rPr>
          <w:rFonts w:cstheme="minorHAnsi"/>
          <w:color w:val="0070C0"/>
          <w:sz w:val="24"/>
          <w:szCs w:val="28"/>
        </w:rPr>
      </w:pPr>
    </w:p>
    <w:p w14:paraId="7C82F6E8" w14:textId="77777777" w:rsidR="006407E7" w:rsidRPr="005D0E2A" w:rsidRDefault="006407E7" w:rsidP="006407E7">
      <w:pPr>
        <w:spacing w:after="0" w:line="240" w:lineRule="auto"/>
        <w:ind w:left="360"/>
        <w:jc w:val="both"/>
        <w:rPr>
          <w:rFonts w:cstheme="minorHAnsi"/>
          <w:sz w:val="24"/>
          <w:szCs w:val="28"/>
        </w:rPr>
      </w:pPr>
    </w:p>
    <w:p w14:paraId="1D137F70" w14:textId="77777777" w:rsidR="006407E7" w:rsidRPr="005D0E2A" w:rsidRDefault="006407E7" w:rsidP="00E2288C">
      <w:pPr>
        <w:spacing w:after="0" w:line="240" w:lineRule="auto"/>
        <w:jc w:val="both"/>
        <w:rPr>
          <w:rFonts w:cstheme="minorHAnsi"/>
          <w:sz w:val="24"/>
          <w:szCs w:val="28"/>
        </w:rPr>
      </w:pP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0E020BAD" w14:textId="799DD5E8" w:rsidR="007347D2" w:rsidRPr="00391E40" w:rsidRDefault="006911D2" w:rsidP="0084724A">
      <w:pPr>
        <w:autoSpaceDE w:val="0"/>
        <w:autoSpaceDN w:val="0"/>
        <w:adjustRightInd w:val="0"/>
        <w:rPr>
          <w:rFonts w:ascii="Calibri" w:hAnsi="Calibri" w:cs="Calibri"/>
          <w:bCs/>
          <w:i/>
          <w:iCs/>
          <w:color w:val="70AD47" w:themeColor="accent6"/>
        </w:rPr>
      </w:pPr>
      <w:bookmarkStart w:id="5"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0664C7D3" w14:textId="7F8691FC" w:rsidR="0043593F" w:rsidRDefault="0043593F" w:rsidP="0043593F">
      <w:pPr>
        <w:spacing w:after="0" w:line="240" w:lineRule="auto"/>
        <w:ind w:left="360"/>
        <w:jc w:val="both"/>
        <w:rPr>
          <w:rFonts w:cstheme="minorHAnsi"/>
          <w:sz w:val="24"/>
          <w:szCs w:val="28"/>
        </w:rPr>
      </w:pPr>
    </w:p>
    <w:p w14:paraId="6F955F9D" w14:textId="5246E6F6" w:rsidR="0043593F" w:rsidRDefault="0043593F" w:rsidP="0084724A">
      <w:pPr>
        <w:spacing w:after="0" w:line="240" w:lineRule="auto"/>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5"/>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7861B686" w:rsidR="00515F14" w:rsidRPr="005D0E2A"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79E000AF" w:rsidR="0043593F" w:rsidRPr="005D0E2A"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Pr>
          <w:rFonts w:cstheme="minorHAnsi"/>
          <w:sz w:val="24"/>
          <w:szCs w:val="28"/>
        </w:rPr>
        <w:t>This is</w:t>
      </w:r>
      <w:r w:rsidRPr="005D0E2A">
        <w:rPr>
          <w:rFonts w:cstheme="minorHAnsi"/>
          <w:sz w:val="24"/>
          <w:szCs w:val="28"/>
        </w:rPr>
        <w:t xml:space="preserve"> because </w:t>
      </w:r>
      <w:r>
        <w:rPr>
          <w:rFonts w:cstheme="minorHAnsi"/>
          <w:sz w:val="24"/>
          <w:szCs w:val="28"/>
        </w:rPr>
        <w:t>data is collected</w:t>
      </w:r>
      <w:r w:rsidRPr="005D0E2A">
        <w:rPr>
          <w:rFonts w:cstheme="minorHAnsi"/>
          <w:sz w:val="24"/>
          <w:szCs w:val="28"/>
        </w:rPr>
        <w:t xml:space="preserve"> anonymous</w:t>
      </w:r>
      <w:r w:rsidR="00604134">
        <w:rPr>
          <w:rFonts w:cstheme="minorHAnsi"/>
          <w:sz w:val="24"/>
          <w:szCs w:val="28"/>
        </w:rPr>
        <w:t>ly</w:t>
      </w:r>
      <w:r w:rsidRPr="005D0E2A">
        <w:rPr>
          <w:rFonts w:cstheme="minorHAnsi"/>
          <w:sz w:val="24"/>
          <w:szCs w:val="28"/>
        </w:rPr>
        <w:t>,</w:t>
      </w:r>
      <w:r>
        <w:rPr>
          <w:rFonts w:cstheme="minorHAnsi"/>
          <w:sz w:val="24"/>
          <w:szCs w:val="28"/>
        </w:rPr>
        <w:t xml:space="preserve"> and</w:t>
      </w:r>
      <w:r w:rsidRPr="005D0E2A">
        <w:rPr>
          <w:rFonts w:cstheme="minorHAnsi"/>
          <w:sz w:val="24"/>
          <w:szCs w:val="28"/>
        </w:rPr>
        <w:t xml:space="preserve"> we will not be able to tell which </w:t>
      </w:r>
      <w:r>
        <w:rPr>
          <w:rFonts w:cstheme="minorHAnsi"/>
          <w:sz w:val="24"/>
          <w:szCs w:val="28"/>
        </w:rPr>
        <w:t xml:space="preserve">response </w:t>
      </w:r>
      <w:r w:rsidRPr="005D0E2A">
        <w:rPr>
          <w:rFonts w:cstheme="minorHAnsi"/>
          <w:sz w:val="24"/>
          <w:szCs w:val="28"/>
        </w:rPr>
        <w:t xml:space="preserve">yours is. </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2F7ADC78" w14:textId="77777777" w:rsidR="00D74E06" w:rsidRPr="005D0E2A" w:rsidRDefault="00D74E06" w:rsidP="00D74E06">
      <w:pPr>
        <w:spacing w:after="0" w:line="240" w:lineRule="auto"/>
        <w:ind w:left="360"/>
        <w:jc w:val="both"/>
        <w:rPr>
          <w:rFonts w:cstheme="minorHAnsi"/>
          <w:sz w:val="24"/>
          <w:szCs w:val="28"/>
        </w:rPr>
      </w:pPr>
      <w:r w:rsidRPr="005D0E2A">
        <w:rPr>
          <w:rFonts w:cstheme="minorHAnsi"/>
          <w:sz w:val="24"/>
          <w:szCs w:val="28"/>
        </w:rPr>
        <w:t>You will not receive any direct benefits from being in the study.</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2AE46F8D" w14:textId="77777777" w:rsidR="00337F08" w:rsidRDefault="00337F08" w:rsidP="00337F08">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6"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7"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6"/>
    <w:bookmarkEnd w:id="7"/>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54A8CA8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84724A">
        <w:rPr>
          <w:rFonts w:cstheme="minorHAnsi"/>
          <w:sz w:val="24"/>
          <w:szCs w:val="28"/>
        </w:rPr>
        <w:t>Dr Kit Double</w:t>
      </w:r>
      <w:r w:rsidR="00A4619C">
        <w:rPr>
          <w:rFonts w:cstheme="minorHAnsi"/>
          <w:sz w:val="24"/>
          <w:szCs w:val="28"/>
        </w:rPr>
        <w:t xml:space="preserve"> (</w:t>
      </w:r>
      <w:hyperlink r:id="rId13" w:history="1">
        <w:r w:rsidR="007A3BF5"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4"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3E595404"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 xml:space="preserve">he University of Sydney </w:t>
      </w:r>
      <w:r w:rsidR="00D53621" w:rsidRPr="00D53621">
        <w:rPr>
          <w:rFonts w:cstheme="minorHAnsi"/>
          <w:sz w:val="24"/>
          <w:szCs w:val="28"/>
        </w:rPr>
        <w:t>2022/796</w:t>
      </w:r>
      <w:r w:rsidR="00AE7861" w:rsidRPr="00D53621">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5"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CE6AFF" w14:textId="77777777" w:rsidR="00E91991" w:rsidRDefault="00E91991" w:rsidP="00810EA6">
      <w:pPr>
        <w:spacing w:after="0" w:line="240" w:lineRule="auto"/>
      </w:pPr>
      <w:r>
        <w:separator/>
      </w:r>
    </w:p>
  </w:endnote>
  <w:endnote w:type="continuationSeparator" w:id="0">
    <w:p w14:paraId="478A420D" w14:textId="77777777" w:rsidR="00E91991" w:rsidRDefault="00E91991"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07E9E" w14:textId="77777777" w:rsidR="000E2B81" w:rsidRDefault="000E2B8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CBBE1" w14:textId="0358AF61" w:rsidR="00810EA6" w:rsidRPr="008A2B05" w:rsidRDefault="00810EA6">
    <w:pPr>
      <w:pStyle w:val="Footer"/>
      <w:rPr>
        <w:rFonts w:cstheme="minorHAnsi"/>
        <w:color w:val="E64626"/>
        <w:sz w:val="20"/>
        <w:szCs w:val="20"/>
      </w:rPr>
    </w:pPr>
    <w:r w:rsidRPr="008A2B05">
      <w:rPr>
        <w:rFonts w:cstheme="minorHAnsi"/>
        <w:sz w:val="20"/>
        <w:szCs w:val="20"/>
      </w:rPr>
      <w:t xml:space="preserve">HREC Approval No.: </w:t>
    </w:r>
    <w:r w:rsidR="001B3E94">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AD065D">
      <w:rPr>
        <w:rFonts w:cstheme="minorHAnsi"/>
        <w:color w:val="E64626"/>
        <w:sz w:val="20"/>
        <w:szCs w:val="20"/>
      </w:rPr>
      <w:t xml:space="preserve">Version </w:t>
    </w:r>
    <w:del w:id="8" w:author="Hilary Don" w:date="2025-09-01T15:54:00Z" w16du:dateUtc="2025-09-01T05:54:00Z">
      <w:r w:rsidR="005A3E88" w:rsidDel="000E2B81">
        <w:rPr>
          <w:rFonts w:cstheme="minorHAnsi"/>
          <w:color w:val="E64626"/>
          <w:sz w:val="20"/>
          <w:szCs w:val="20"/>
        </w:rPr>
        <w:delText>8</w:delText>
      </w:r>
    </w:del>
    <w:ins w:id="9" w:author="Hilary Don" w:date="2025-09-01T15:54:00Z" w16du:dateUtc="2025-09-01T05:54:00Z">
      <w:r w:rsidR="000E2B81">
        <w:rPr>
          <w:rFonts w:cstheme="minorHAnsi"/>
          <w:color w:val="E64626"/>
          <w:sz w:val="20"/>
          <w:szCs w:val="20"/>
        </w:rPr>
        <w:t>9</w:t>
      </w:r>
    </w:ins>
    <w:r w:rsidR="00AD065D">
      <w:rPr>
        <w:rFonts w:cstheme="minorHAnsi"/>
        <w:color w:val="E64626"/>
        <w:sz w:val="20"/>
        <w:szCs w:val="20"/>
      </w:rPr>
      <w:t xml:space="preserve">, </w:t>
    </w:r>
    <w:r w:rsidR="005A3E88">
      <w:rPr>
        <w:rFonts w:cstheme="minorHAnsi"/>
        <w:color w:val="E64626"/>
        <w:sz w:val="20"/>
        <w:szCs w:val="20"/>
      </w:rPr>
      <w:t>1</w:t>
    </w:r>
    <w:del w:id="10" w:author="Hilary Don" w:date="2025-09-01T15:54:00Z" w16du:dateUtc="2025-09-01T05:54:00Z">
      <w:r w:rsidR="005A3E88" w:rsidDel="000E2B81">
        <w:rPr>
          <w:rFonts w:cstheme="minorHAnsi"/>
          <w:color w:val="E64626"/>
          <w:sz w:val="20"/>
          <w:szCs w:val="20"/>
        </w:rPr>
        <w:delText>1</w:delText>
      </w:r>
    </w:del>
    <w:r w:rsidR="005A3E88">
      <w:rPr>
        <w:rFonts w:cstheme="minorHAnsi"/>
        <w:color w:val="E64626"/>
        <w:sz w:val="20"/>
        <w:szCs w:val="20"/>
      </w:rPr>
      <w:t xml:space="preserve"> </w:t>
    </w:r>
    <w:del w:id="11" w:author="Hilary Don" w:date="2025-09-01T15:54:00Z" w16du:dateUtc="2025-09-01T05:54:00Z">
      <w:r w:rsidR="005A3E88" w:rsidDel="000E2B81">
        <w:rPr>
          <w:rFonts w:cstheme="minorHAnsi"/>
          <w:color w:val="E64626"/>
          <w:sz w:val="20"/>
          <w:szCs w:val="20"/>
        </w:rPr>
        <w:delText>August</w:delText>
      </w:r>
      <w:r w:rsidR="00AD065D" w:rsidDel="000E2B81">
        <w:rPr>
          <w:rFonts w:cstheme="minorHAnsi"/>
          <w:color w:val="E64626"/>
          <w:sz w:val="20"/>
          <w:szCs w:val="20"/>
        </w:rPr>
        <w:delText xml:space="preserve"> </w:delText>
      </w:r>
    </w:del>
    <w:ins w:id="12" w:author="Hilary Don" w:date="2025-09-01T15:54:00Z" w16du:dateUtc="2025-09-01T05:54:00Z">
      <w:r w:rsidR="000E2B81">
        <w:rPr>
          <w:rFonts w:cstheme="minorHAnsi"/>
          <w:color w:val="E64626"/>
          <w:sz w:val="20"/>
          <w:szCs w:val="20"/>
        </w:rPr>
        <w:t>September</w:t>
      </w:r>
      <w:r w:rsidR="000E2B81">
        <w:rPr>
          <w:rFonts w:cstheme="minorHAnsi"/>
          <w:color w:val="E64626"/>
          <w:sz w:val="20"/>
          <w:szCs w:val="20"/>
        </w:rPr>
        <w:t xml:space="preserve"> </w:t>
      </w:r>
    </w:ins>
    <w:r w:rsidR="00AD065D">
      <w:rPr>
        <w:rFonts w:cstheme="minorHAnsi"/>
        <w:color w:val="E64626"/>
        <w:sz w:val="20"/>
        <w:szCs w:val="20"/>
      </w:rPr>
      <w:t>2025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AE358" w14:textId="77777777" w:rsidR="000E2B81" w:rsidRDefault="000E2B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5A5A1" w14:textId="77777777" w:rsidR="00E91991" w:rsidRDefault="00E91991" w:rsidP="00810EA6">
      <w:pPr>
        <w:spacing w:after="0" w:line="240" w:lineRule="auto"/>
      </w:pPr>
      <w:r>
        <w:separator/>
      </w:r>
    </w:p>
  </w:footnote>
  <w:footnote w:type="continuationSeparator" w:id="0">
    <w:p w14:paraId="7D20812A" w14:textId="77777777" w:rsidR="00E91991" w:rsidRDefault="00E91991"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F22E3" w14:textId="77777777" w:rsidR="000E2B81" w:rsidRDefault="000E2B8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C85D" w14:textId="77777777" w:rsidR="000E2B81" w:rsidRDefault="000E2B8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85A9A" w14:textId="77777777" w:rsidR="000E2B81" w:rsidRDefault="000E2B8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1721780629">
    <w:abstractNumId w:val="2"/>
  </w:num>
  <w:num w:numId="2" w16cid:durableId="62221102">
    <w:abstractNumId w:val="3"/>
  </w:num>
  <w:num w:numId="3" w16cid:durableId="104152875">
    <w:abstractNumId w:val="7"/>
  </w:num>
  <w:num w:numId="4" w16cid:durableId="359359036">
    <w:abstractNumId w:val="5"/>
  </w:num>
  <w:num w:numId="5" w16cid:durableId="1506631598">
    <w:abstractNumId w:val="0"/>
  </w:num>
  <w:num w:numId="6" w16cid:durableId="1034232166">
    <w:abstractNumId w:val="4"/>
  </w:num>
  <w:num w:numId="7" w16cid:durableId="996878715">
    <w:abstractNumId w:val="6"/>
  </w:num>
  <w:num w:numId="8" w16cid:durableId="1901019508">
    <w:abstractNumId w:val="8"/>
  </w:num>
  <w:num w:numId="9" w16cid:durableId="178160175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ilary Don">
    <w15:presenceInfo w15:providerId="AD" w15:userId="S::hilary.don@sydney.edu.au::c7f8912a-8e8a-40eb-b7fe-d28b0a29b79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4491B"/>
    <w:rsid w:val="00047B6F"/>
    <w:rsid w:val="00065CB1"/>
    <w:rsid w:val="000A038E"/>
    <w:rsid w:val="000A2BB2"/>
    <w:rsid w:val="000A4249"/>
    <w:rsid w:val="000E2B81"/>
    <w:rsid w:val="00132E68"/>
    <w:rsid w:val="001415FA"/>
    <w:rsid w:val="001854D1"/>
    <w:rsid w:val="001863C6"/>
    <w:rsid w:val="001B3E94"/>
    <w:rsid w:val="00203BF5"/>
    <w:rsid w:val="002174D1"/>
    <w:rsid w:val="002250F8"/>
    <w:rsid w:val="00280A9C"/>
    <w:rsid w:val="002A18A5"/>
    <w:rsid w:val="0030137A"/>
    <w:rsid w:val="00326D4D"/>
    <w:rsid w:val="00337DFD"/>
    <w:rsid w:val="00337F08"/>
    <w:rsid w:val="0035749F"/>
    <w:rsid w:val="003921A2"/>
    <w:rsid w:val="003C3B1A"/>
    <w:rsid w:val="003D0289"/>
    <w:rsid w:val="003E068A"/>
    <w:rsid w:val="0041693E"/>
    <w:rsid w:val="0043593F"/>
    <w:rsid w:val="00471DA9"/>
    <w:rsid w:val="004842B5"/>
    <w:rsid w:val="004A41F4"/>
    <w:rsid w:val="004C42EC"/>
    <w:rsid w:val="00515F14"/>
    <w:rsid w:val="0052564F"/>
    <w:rsid w:val="0053666D"/>
    <w:rsid w:val="00586406"/>
    <w:rsid w:val="005A3E88"/>
    <w:rsid w:val="005A43D7"/>
    <w:rsid w:val="005A7B7D"/>
    <w:rsid w:val="005B1324"/>
    <w:rsid w:val="005D0E2A"/>
    <w:rsid w:val="00604134"/>
    <w:rsid w:val="006407E7"/>
    <w:rsid w:val="0064727A"/>
    <w:rsid w:val="00652233"/>
    <w:rsid w:val="00690F1C"/>
    <w:rsid w:val="006911D2"/>
    <w:rsid w:val="006A7F94"/>
    <w:rsid w:val="006C5E9E"/>
    <w:rsid w:val="007153E0"/>
    <w:rsid w:val="007347D2"/>
    <w:rsid w:val="007424B7"/>
    <w:rsid w:val="00753508"/>
    <w:rsid w:val="0079623B"/>
    <w:rsid w:val="00796873"/>
    <w:rsid w:val="007A3BF5"/>
    <w:rsid w:val="007F7344"/>
    <w:rsid w:val="00810EA6"/>
    <w:rsid w:val="00832AD2"/>
    <w:rsid w:val="0084724A"/>
    <w:rsid w:val="00857A6A"/>
    <w:rsid w:val="00873239"/>
    <w:rsid w:val="00882730"/>
    <w:rsid w:val="008910DC"/>
    <w:rsid w:val="008A0628"/>
    <w:rsid w:val="008A2B05"/>
    <w:rsid w:val="008B2D0D"/>
    <w:rsid w:val="008B6590"/>
    <w:rsid w:val="008C4AD7"/>
    <w:rsid w:val="008D580C"/>
    <w:rsid w:val="00916CF9"/>
    <w:rsid w:val="00926F35"/>
    <w:rsid w:val="00965F75"/>
    <w:rsid w:val="009B6F0C"/>
    <w:rsid w:val="009F2A21"/>
    <w:rsid w:val="00A01B6B"/>
    <w:rsid w:val="00A4619C"/>
    <w:rsid w:val="00AD065D"/>
    <w:rsid w:val="00AD39D6"/>
    <w:rsid w:val="00AD7FE7"/>
    <w:rsid w:val="00AE7861"/>
    <w:rsid w:val="00AF7391"/>
    <w:rsid w:val="00B21895"/>
    <w:rsid w:val="00B46055"/>
    <w:rsid w:val="00B52E02"/>
    <w:rsid w:val="00B87862"/>
    <w:rsid w:val="00BD46F4"/>
    <w:rsid w:val="00C0408A"/>
    <w:rsid w:val="00C4545E"/>
    <w:rsid w:val="00C72DA3"/>
    <w:rsid w:val="00C73A93"/>
    <w:rsid w:val="00C84E63"/>
    <w:rsid w:val="00CA02DD"/>
    <w:rsid w:val="00CB053A"/>
    <w:rsid w:val="00D00E6F"/>
    <w:rsid w:val="00D53621"/>
    <w:rsid w:val="00D74E06"/>
    <w:rsid w:val="00D83AB5"/>
    <w:rsid w:val="00DB0D77"/>
    <w:rsid w:val="00DB2793"/>
    <w:rsid w:val="00DD3AB6"/>
    <w:rsid w:val="00E147BC"/>
    <w:rsid w:val="00E2288C"/>
    <w:rsid w:val="00E91991"/>
    <w:rsid w:val="00ED17AB"/>
    <w:rsid w:val="00EF553F"/>
    <w:rsid w:val="00EF587F"/>
    <w:rsid w:val="00F72B88"/>
    <w:rsid w:val="00F9290B"/>
    <w:rsid w:val="00F93AA4"/>
    <w:rsid w:val="00FA00AF"/>
    <w:rsid w:val="00FB7E63"/>
    <w:rsid w:val="00FD62C3"/>
    <w:rsid w:val="00FD6871"/>
    <w:rsid w:val="00FD6BFA"/>
    <w:rsid w:val="00FE136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5A43D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mailto:human.ethics@sydney.edu.au" TargetMode="External"/><Relationship Id="rId23" Type="http://schemas.microsoft.com/office/2011/relationships/people" Target="people.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XX@unimelb.edu.au"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DF3B34AA-66DF-4887-A7F2-EDE164E7F3EF}">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F5B2C5E-89A7-4DDD-9050-75C0549A7217}">
  <ds:schemaRefs>
    <ds:schemaRef ds:uri="http://schemas.microsoft.com/sharepoint/v3/contenttype/forms"/>
  </ds:schemaRefs>
</ds:datastoreItem>
</file>

<file path=customXml/itemProps4.xml><?xml version="1.0" encoding="utf-8"?>
<ds:datastoreItem xmlns:ds="http://schemas.openxmlformats.org/officeDocument/2006/customXml" ds:itemID="{BE5BB9C5-AB0C-4303-9BD8-CB30F688858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863</Words>
  <Characters>4921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Hilary Don</cp:lastModifiedBy>
  <cp:revision>3</cp:revision>
  <dcterms:created xsi:type="dcterms:W3CDTF">2025-09-01T04:37:00Z</dcterms:created>
  <dcterms:modified xsi:type="dcterms:W3CDTF">2025-09-01T05:55:00Z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