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E2BBF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3A439C2" w:rsidR="00AC56F2" w:rsidRDefault="006215C4"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AC56F2">
        <w:rPr>
          <w:color w:val="000000" w:themeColor="text1"/>
          <w:sz w:val="24"/>
          <w:szCs w:val="24"/>
        </w:rPr>
        <w:t>rofessor Damian Birney, School of Psychology, University of Sydney</w:t>
      </w:r>
    </w:p>
    <w:p w14:paraId="0A54DE3C" w14:textId="0E489F4C" w:rsidR="00AC56F2" w:rsidRDefault="005C1809"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AC56F2">
        <w:rPr>
          <w:color w:val="000000" w:themeColor="text1"/>
          <w:sz w:val="24"/>
          <w:szCs w:val="24"/>
        </w:rPr>
        <w:t>Micah Goldwater, Lecturer, School of Psychology, University of Sydney</w:t>
      </w:r>
    </w:p>
    <w:p w14:paraId="450D5058" w14:textId="6410CCFD" w:rsid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2F1D77">
        <w:rPr>
          <w:color w:val="000000" w:themeColor="text1"/>
          <w:sz w:val="24"/>
          <w:szCs w:val="24"/>
        </w:rPr>
        <w:t>Dr Hilary Don, Research Officer, School of Psychology, University of Sydney</w:t>
      </w:r>
    </w:p>
    <w:p w14:paraId="3BC26D5F" w14:textId="354B6703" w:rsidR="000030F8" w:rsidRPr="00444E8F" w:rsidRDefault="000030F8" w:rsidP="00003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Pr>
          <w:color w:val="000000" w:themeColor="text1"/>
          <w:sz w:val="24"/>
          <w:szCs w:val="24"/>
        </w:rPr>
        <w:t>Cynthia Feng</w:t>
      </w:r>
      <w:r w:rsidRPr="001540A2">
        <w:rPr>
          <w:color w:val="000000" w:themeColor="text1"/>
          <w:sz w:val="24"/>
          <w:szCs w:val="24"/>
        </w:rPr>
        <w:t xml:space="preserve">, PhD Student, School of Psychology, </w:t>
      </w:r>
      <w:r>
        <w:rPr>
          <w:color w:val="000000" w:themeColor="text1"/>
          <w:sz w:val="24"/>
          <w:szCs w:val="24"/>
        </w:rPr>
        <w:t>Un</w:t>
      </w:r>
      <w:r w:rsidRPr="001540A2">
        <w:rPr>
          <w:color w:val="000000" w:themeColor="text1"/>
          <w:sz w:val="24"/>
          <w:szCs w:val="24"/>
        </w:rPr>
        <w:t>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w:t>
      </w:r>
      <w:r w:rsidR="000F7402">
        <w:rPr>
          <w:rFonts w:cstheme="minorHAnsi"/>
          <w:sz w:val="24"/>
          <w:szCs w:val="28"/>
        </w:rPr>
        <w:t>s Mariya Bartosh</w:t>
      </w:r>
      <w:r>
        <w:rPr>
          <w:rFonts w:cstheme="minorHAnsi"/>
          <w:sz w:val="24"/>
          <w:szCs w:val="28"/>
        </w:rPr>
        <w:t>, Honours Student, School of Psychology, University of Sydney</w:t>
      </w:r>
    </w:p>
    <w:p w14:paraId="5A7FE6EF" w14:textId="779FA154" w:rsidR="00C171BD" w:rsidRPr="00E23058"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ED5EAE4"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3FA0EC25" w14:textId="77777777" w:rsidR="00444E8F" w:rsidRPr="00444E8F" w:rsidRDefault="00444E8F" w:rsidP="00444E8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2A59044B" w14:textId="53291817" w:rsidR="00444E8F" w:rsidRPr="00B33AA3" w:rsidRDefault="00444E8F" w:rsidP="00444E8F">
      <w:pPr>
        <w:pStyle w:val="ListParagraph"/>
        <w:numPr>
          <w:ilvl w:val="0"/>
          <w:numId w:val="9"/>
        </w:numPr>
        <w:overflowPunct w:val="0"/>
        <w:autoSpaceDE w:val="0"/>
        <w:autoSpaceDN w:val="0"/>
        <w:adjustRightInd w:val="0"/>
        <w:spacing w:after="0" w:line="240" w:lineRule="auto"/>
        <w:textAlignment w:val="baseline"/>
        <w:rPr>
          <w:ins w:id="0" w:author="Hilary Don" w:date="2025-09-01T14:34:00Z" w16du:dateUtc="2025-09-01T04:34:00Z"/>
          <w:color w:val="000000" w:themeColor="text1"/>
          <w:sz w:val="24"/>
          <w:szCs w:val="24"/>
          <w:rPrChange w:id="1" w:author="Hilary Don" w:date="2025-09-01T14:34:00Z" w16du:dateUtc="2025-09-01T04:34:00Z">
            <w:rPr>
              <w:ins w:id="2" w:author="Hilary Don" w:date="2025-09-01T14:34:00Z" w16du:dateUtc="2025-09-01T04:34:00Z"/>
              <w:rFonts w:cstheme="minorHAnsi"/>
              <w:sz w:val="24"/>
              <w:szCs w:val="28"/>
            </w:rPr>
          </w:rPrChange>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3B86D368" w14:textId="549FA2C7" w:rsidR="00B33AA3" w:rsidRPr="00B33AA3" w:rsidRDefault="00B33AA3" w:rsidP="00B33AA3">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Change w:id="3" w:author="Hilary Don" w:date="2025-09-01T14:35:00Z" w16du:dateUtc="2025-09-01T04:35:00Z">
            <w:rPr/>
          </w:rPrChange>
        </w:rPr>
      </w:pPr>
      <w:ins w:id="4" w:author="Hilary Don" w:date="2025-09-01T14:35:00Z" w16du:dateUtc="2025-09-01T04:35:00Z">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ins>
    </w:p>
    <w:p w14:paraId="4406F5A6" w14:textId="77777777" w:rsidR="00337038" w:rsidRPr="002973E3" w:rsidRDefault="00337038" w:rsidP="00023990">
      <w:pPr>
        <w:spacing w:after="0"/>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0F62B570"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r w:rsidR="007048D1">
        <w:rPr>
          <w:rFonts w:cstheme="minorHAnsi"/>
          <w:sz w:val="24"/>
          <w:szCs w:val="28"/>
        </w:rPr>
        <w:t xml:space="preserve">and </w:t>
      </w:r>
      <w:r w:rsidR="00023990">
        <w:rPr>
          <w:color w:val="000000" w:themeColor="text1"/>
          <w:sz w:val="24"/>
          <w:szCs w:val="24"/>
        </w:rPr>
        <w:t>Cynthia</w:t>
      </w:r>
      <w:r w:rsidR="004214EA">
        <w:rPr>
          <w:color w:val="000000" w:themeColor="text1"/>
          <w:sz w:val="24"/>
          <w:szCs w:val="24"/>
        </w:rPr>
        <w:t xml:space="preserve"> Feng</w:t>
      </w:r>
      <w:r w:rsidR="007048D1">
        <w:rPr>
          <w:rFonts w:cstheme="minorHAnsi"/>
          <w:sz w:val="24"/>
          <w:szCs w:val="28"/>
        </w:rPr>
        <w:t xml:space="preserve"> </w:t>
      </w:r>
      <w:r>
        <w:rPr>
          <w:rFonts w:cstheme="minorHAnsi"/>
          <w:sz w:val="24"/>
          <w:szCs w:val="28"/>
        </w:rPr>
        <w:t xml:space="preserve">as well as the Honours theses of </w:t>
      </w:r>
      <w:r w:rsidR="009F76C0">
        <w:rPr>
          <w:rFonts w:cstheme="minorHAnsi"/>
          <w:sz w:val="24"/>
          <w:szCs w:val="28"/>
        </w:rPr>
        <w:t>Mariya Bartosh, Anthony Mbonu</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5"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5"/>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response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6"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7"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6"/>
    <w:bookmarkEnd w:id="7"/>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lastRenderedPageBreak/>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1F18" w14:textId="77777777" w:rsidR="00154E8A" w:rsidRDefault="00154E8A" w:rsidP="00810EA6">
      <w:pPr>
        <w:spacing w:after="0" w:line="240" w:lineRule="auto"/>
      </w:pPr>
      <w:r>
        <w:separator/>
      </w:r>
    </w:p>
    <w:p w14:paraId="36C61294" w14:textId="77777777" w:rsidR="000030F8" w:rsidRDefault="000030F8"/>
  </w:endnote>
  <w:endnote w:type="continuationSeparator" w:id="0">
    <w:p w14:paraId="2C4B7F2F" w14:textId="77777777" w:rsidR="00154E8A" w:rsidRDefault="00154E8A" w:rsidP="00810EA6">
      <w:pPr>
        <w:spacing w:after="0" w:line="240" w:lineRule="auto"/>
      </w:pPr>
      <w:r>
        <w:continuationSeparator/>
      </w:r>
    </w:p>
    <w:p w14:paraId="47C3C58A" w14:textId="77777777" w:rsidR="000030F8" w:rsidRDefault="000030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3921" w14:textId="4F6726A7" w:rsidR="00F81459" w:rsidRDefault="00F81459">
    <w:pPr>
      <w:pStyle w:val="Footer"/>
    </w:pPr>
  </w:p>
  <w:p w14:paraId="077CBAF2" w14:textId="77777777" w:rsidR="000030F8" w:rsidRDefault="000030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4A867D17"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1B4F3C">
      <w:rPr>
        <w:rFonts w:cstheme="minorHAnsi"/>
        <w:color w:val="E64626"/>
        <w:sz w:val="20"/>
        <w:szCs w:val="20"/>
      </w:rPr>
      <w:t xml:space="preserve">Version </w:t>
    </w:r>
    <w:del w:id="8" w:author="Hilary Don" w:date="2025-09-01T15:57:00Z" w16du:dateUtc="2025-09-01T05:57:00Z">
      <w:r w:rsidR="00AC41F7" w:rsidDel="0048098B">
        <w:rPr>
          <w:rFonts w:cstheme="minorHAnsi"/>
          <w:color w:val="E64626"/>
          <w:sz w:val="20"/>
          <w:szCs w:val="20"/>
        </w:rPr>
        <w:delText>8</w:delText>
      </w:r>
    </w:del>
    <w:ins w:id="9" w:author="Hilary Don" w:date="2025-09-01T15:57:00Z" w16du:dateUtc="2025-09-01T05:57:00Z">
      <w:r w:rsidR="0048098B">
        <w:rPr>
          <w:rFonts w:cstheme="minorHAnsi"/>
          <w:color w:val="E64626"/>
          <w:sz w:val="20"/>
          <w:szCs w:val="20"/>
        </w:rPr>
        <w:t>9</w:t>
      </w:r>
    </w:ins>
    <w:r w:rsidR="001B4F3C">
      <w:rPr>
        <w:rFonts w:cstheme="minorHAnsi"/>
        <w:color w:val="E64626"/>
        <w:sz w:val="20"/>
        <w:szCs w:val="20"/>
      </w:rPr>
      <w:t xml:space="preserve">, </w:t>
    </w:r>
    <w:del w:id="10" w:author="Hilary Don" w:date="2025-09-01T15:57:00Z" w16du:dateUtc="2025-09-01T05:57:00Z">
      <w:r w:rsidR="00AC41F7" w:rsidDel="0048098B">
        <w:rPr>
          <w:rFonts w:cstheme="minorHAnsi"/>
          <w:color w:val="E64626"/>
          <w:sz w:val="20"/>
          <w:szCs w:val="20"/>
        </w:rPr>
        <w:delText>1</w:delText>
      </w:r>
    </w:del>
    <w:r w:rsidR="00AC41F7">
      <w:rPr>
        <w:rFonts w:cstheme="minorHAnsi"/>
        <w:color w:val="E64626"/>
        <w:sz w:val="20"/>
        <w:szCs w:val="20"/>
      </w:rPr>
      <w:t xml:space="preserve">1 </w:t>
    </w:r>
    <w:del w:id="11" w:author="Hilary Don" w:date="2025-09-01T15:57:00Z" w16du:dateUtc="2025-09-01T05:57:00Z">
      <w:r w:rsidR="00AC41F7" w:rsidDel="0048098B">
        <w:rPr>
          <w:rFonts w:cstheme="minorHAnsi"/>
          <w:color w:val="E64626"/>
          <w:sz w:val="20"/>
          <w:szCs w:val="20"/>
        </w:rPr>
        <w:delText>August</w:delText>
      </w:r>
      <w:r w:rsidR="001B4F3C" w:rsidDel="0048098B">
        <w:rPr>
          <w:rFonts w:cstheme="minorHAnsi"/>
          <w:color w:val="E64626"/>
          <w:sz w:val="20"/>
          <w:szCs w:val="20"/>
        </w:rPr>
        <w:delText xml:space="preserve"> </w:delText>
      </w:r>
    </w:del>
    <w:ins w:id="12" w:author="Hilary Don" w:date="2025-09-01T15:57:00Z" w16du:dateUtc="2025-09-01T05:57:00Z">
      <w:r w:rsidR="0048098B">
        <w:rPr>
          <w:rFonts w:cstheme="minorHAnsi"/>
          <w:color w:val="E64626"/>
          <w:sz w:val="20"/>
          <w:szCs w:val="20"/>
        </w:rPr>
        <w:t>September</w:t>
      </w:r>
      <w:r w:rsidR="0048098B">
        <w:rPr>
          <w:rFonts w:cstheme="minorHAnsi"/>
          <w:color w:val="E64626"/>
          <w:sz w:val="20"/>
          <w:szCs w:val="20"/>
        </w:rPr>
        <w:t xml:space="preserve"> </w:t>
      </w:r>
    </w:ins>
    <w:r w:rsidR="001B4F3C">
      <w:rPr>
        <w:rFonts w:cstheme="minorHAnsi"/>
        <w:color w:val="E64626"/>
        <w:sz w:val="20"/>
        <w:szCs w:val="20"/>
      </w:rPr>
      <w:t>2025</w:t>
    </w:r>
  </w:p>
  <w:p w14:paraId="5FBBFEBC" w14:textId="77777777" w:rsidR="000030F8" w:rsidRDefault="000030F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3D5C" w14:textId="77777777" w:rsidR="0048098B" w:rsidRDefault="00480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D268" w14:textId="77777777" w:rsidR="00154E8A" w:rsidRDefault="00154E8A" w:rsidP="00810EA6">
      <w:pPr>
        <w:spacing w:after="0" w:line="240" w:lineRule="auto"/>
      </w:pPr>
      <w:r>
        <w:separator/>
      </w:r>
    </w:p>
    <w:p w14:paraId="45A225C7" w14:textId="77777777" w:rsidR="000030F8" w:rsidRDefault="000030F8"/>
  </w:footnote>
  <w:footnote w:type="continuationSeparator" w:id="0">
    <w:p w14:paraId="4899FEC2" w14:textId="77777777" w:rsidR="00154E8A" w:rsidRDefault="00154E8A" w:rsidP="00810EA6">
      <w:pPr>
        <w:spacing w:after="0" w:line="240" w:lineRule="auto"/>
      </w:pPr>
      <w:r>
        <w:continuationSeparator/>
      </w:r>
    </w:p>
    <w:p w14:paraId="2AD87F86" w14:textId="77777777" w:rsidR="000030F8" w:rsidRDefault="000030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9DB" w14:textId="3C3E5A44" w:rsidR="00F81459" w:rsidRDefault="00F81459">
    <w:pPr>
      <w:pStyle w:val="Header"/>
    </w:pPr>
  </w:p>
  <w:p w14:paraId="25BD413C" w14:textId="77777777" w:rsidR="000030F8" w:rsidRDefault="000030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D92" w14:textId="1F6A2790" w:rsidR="00F81459" w:rsidRDefault="00F81459">
    <w:pPr>
      <w:pStyle w:val="Header"/>
    </w:pPr>
  </w:p>
  <w:p w14:paraId="687C66B2" w14:textId="77777777" w:rsidR="000030F8" w:rsidRDefault="000030F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8CA3" w14:textId="77777777" w:rsidR="0048098B" w:rsidRDefault="004809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lary Don">
    <w15:presenceInfo w15:providerId="AD" w15:userId="S::hilary.don@sydney.edu.au::c7f8912a-8e8a-40eb-b7fe-d28b0a29b7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030F8"/>
    <w:rsid w:val="00023990"/>
    <w:rsid w:val="00025C56"/>
    <w:rsid w:val="0003662B"/>
    <w:rsid w:val="0004491B"/>
    <w:rsid w:val="00047B6F"/>
    <w:rsid w:val="00065CB1"/>
    <w:rsid w:val="00066B88"/>
    <w:rsid w:val="000A038E"/>
    <w:rsid w:val="000E36DA"/>
    <w:rsid w:val="000E49C4"/>
    <w:rsid w:val="000E7514"/>
    <w:rsid w:val="000F71B7"/>
    <w:rsid w:val="000F7402"/>
    <w:rsid w:val="001100C7"/>
    <w:rsid w:val="001259EE"/>
    <w:rsid w:val="001415FA"/>
    <w:rsid w:val="00154E8A"/>
    <w:rsid w:val="001572FD"/>
    <w:rsid w:val="001863C6"/>
    <w:rsid w:val="001B4F3C"/>
    <w:rsid w:val="002973E3"/>
    <w:rsid w:val="002A18A5"/>
    <w:rsid w:val="002B6867"/>
    <w:rsid w:val="002F1D77"/>
    <w:rsid w:val="003136EB"/>
    <w:rsid w:val="00326D4D"/>
    <w:rsid w:val="00337038"/>
    <w:rsid w:val="00337DFD"/>
    <w:rsid w:val="0035749F"/>
    <w:rsid w:val="00367181"/>
    <w:rsid w:val="003921A2"/>
    <w:rsid w:val="003D0289"/>
    <w:rsid w:val="003E068A"/>
    <w:rsid w:val="00417D13"/>
    <w:rsid w:val="004214EA"/>
    <w:rsid w:val="0043593F"/>
    <w:rsid w:val="00444E8F"/>
    <w:rsid w:val="00471DA9"/>
    <w:rsid w:val="0048098B"/>
    <w:rsid w:val="004842B5"/>
    <w:rsid w:val="004A41F4"/>
    <w:rsid w:val="004C42EC"/>
    <w:rsid w:val="00515F14"/>
    <w:rsid w:val="00571BEC"/>
    <w:rsid w:val="00586406"/>
    <w:rsid w:val="005A7B7D"/>
    <w:rsid w:val="005B1324"/>
    <w:rsid w:val="005C1809"/>
    <w:rsid w:val="005D0E2A"/>
    <w:rsid w:val="005D6617"/>
    <w:rsid w:val="0061533E"/>
    <w:rsid w:val="006215C4"/>
    <w:rsid w:val="00626A9C"/>
    <w:rsid w:val="00637FF9"/>
    <w:rsid w:val="006407E7"/>
    <w:rsid w:val="0064727A"/>
    <w:rsid w:val="00652233"/>
    <w:rsid w:val="0068251F"/>
    <w:rsid w:val="00690F1C"/>
    <w:rsid w:val="006911D2"/>
    <w:rsid w:val="006942A5"/>
    <w:rsid w:val="00697E44"/>
    <w:rsid w:val="006A400B"/>
    <w:rsid w:val="006A7F94"/>
    <w:rsid w:val="006C5E9E"/>
    <w:rsid w:val="006F3757"/>
    <w:rsid w:val="007048D1"/>
    <w:rsid w:val="007153E0"/>
    <w:rsid w:val="007223EE"/>
    <w:rsid w:val="007424B7"/>
    <w:rsid w:val="00781E42"/>
    <w:rsid w:val="00796188"/>
    <w:rsid w:val="00796873"/>
    <w:rsid w:val="007D5516"/>
    <w:rsid w:val="007E1EF8"/>
    <w:rsid w:val="00810EA6"/>
    <w:rsid w:val="00811EFF"/>
    <w:rsid w:val="00830FD5"/>
    <w:rsid w:val="00833667"/>
    <w:rsid w:val="00857A6A"/>
    <w:rsid w:val="00873239"/>
    <w:rsid w:val="00882730"/>
    <w:rsid w:val="008910DC"/>
    <w:rsid w:val="008A2B05"/>
    <w:rsid w:val="008B2D0D"/>
    <w:rsid w:val="008E2E60"/>
    <w:rsid w:val="00916CF9"/>
    <w:rsid w:val="00926F35"/>
    <w:rsid w:val="00944742"/>
    <w:rsid w:val="00965F75"/>
    <w:rsid w:val="0097386A"/>
    <w:rsid w:val="009B6F0C"/>
    <w:rsid w:val="009F0D47"/>
    <w:rsid w:val="009F76C0"/>
    <w:rsid w:val="00A247D1"/>
    <w:rsid w:val="00A4619C"/>
    <w:rsid w:val="00AB6FF0"/>
    <w:rsid w:val="00AC41F7"/>
    <w:rsid w:val="00AC56F2"/>
    <w:rsid w:val="00AD7FE7"/>
    <w:rsid w:val="00AE7861"/>
    <w:rsid w:val="00B21895"/>
    <w:rsid w:val="00B33AA3"/>
    <w:rsid w:val="00B52E02"/>
    <w:rsid w:val="00B80999"/>
    <w:rsid w:val="00BC1EF9"/>
    <w:rsid w:val="00BD46F4"/>
    <w:rsid w:val="00BE2634"/>
    <w:rsid w:val="00C171BD"/>
    <w:rsid w:val="00C66478"/>
    <w:rsid w:val="00C72DA3"/>
    <w:rsid w:val="00C84E63"/>
    <w:rsid w:val="00CE792D"/>
    <w:rsid w:val="00D00E6F"/>
    <w:rsid w:val="00D1185D"/>
    <w:rsid w:val="00D55C84"/>
    <w:rsid w:val="00D8347A"/>
    <w:rsid w:val="00DA031B"/>
    <w:rsid w:val="00DA23EA"/>
    <w:rsid w:val="00DB0592"/>
    <w:rsid w:val="00DB183B"/>
    <w:rsid w:val="00DD3AB6"/>
    <w:rsid w:val="00E2288C"/>
    <w:rsid w:val="00E23058"/>
    <w:rsid w:val="00E65552"/>
    <w:rsid w:val="00ED17AB"/>
    <w:rsid w:val="00EF587F"/>
    <w:rsid w:val="00F1780D"/>
    <w:rsid w:val="00F20E47"/>
    <w:rsid w:val="00F3002A"/>
    <w:rsid w:val="00F72B88"/>
    <w:rsid w:val="00F81459"/>
    <w:rsid w:val="00F9290B"/>
    <w:rsid w:val="00F93AA4"/>
    <w:rsid w:val="00FA0E48"/>
    <w:rsid w:val="00FB737C"/>
    <w:rsid w:val="00FB7E63"/>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CF3846-C0DE-4DA5-B678-1AAB25D92684}">
  <ds:schemaRefs>
    <ds:schemaRef ds:uri="http://schemas.microsoft.com/sharepoint/v3/contenttype/form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9263D73-D419-4A01-9BA3-39B2F6C6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901</Words>
  <Characters>5140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Hilary Don</cp:lastModifiedBy>
  <cp:revision>4</cp:revision>
  <dcterms:created xsi:type="dcterms:W3CDTF">2025-09-01T04:35:00Z</dcterms:created>
  <dcterms:modified xsi:type="dcterms:W3CDTF">2025-09-01T05:57:00Z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