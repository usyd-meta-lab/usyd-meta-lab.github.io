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8E320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51753879" w14:textId="371EDB1C" w:rsidR="00DF32C9" w:rsidRDefault="002A24DF"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DF32C9">
        <w:rPr>
          <w:color w:val="000000" w:themeColor="text1"/>
          <w:sz w:val="24"/>
          <w:szCs w:val="24"/>
        </w:rPr>
        <w:t>rofessor Damian Birney, School of Psychology, University of Sydney</w:t>
      </w:r>
    </w:p>
    <w:p w14:paraId="1904506D" w14:textId="35C8989D" w:rsidR="00DF32C9" w:rsidRDefault="00AD0E72"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DF32C9">
        <w:rPr>
          <w:color w:val="000000" w:themeColor="text1"/>
          <w:sz w:val="24"/>
          <w:szCs w:val="24"/>
        </w:rPr>
        <w:t>Micah Goldwater, Lecturer, School of Psychology, University of Sydney</w:t>
      </w:r>
    </w:p>
    <w:p w14:paraId="06337C09" w14:textId="6ECC9C64" w:rsidR="00103798" w:rsidRPr="00103798" w:rsidRDefault="00103798" w:rsidP="0010379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03798">
        <w:rPr>
          <w:color w:val="000000" w:themeColor="text1"/>
          <w:sz w:val="24"/>
          <w:szCs w:val="24"/>
        </w:rPr>
        <w:t>Dr Hilary Don, Research Officer, School of Psychology, University of Sydney</w:t>
      </w:r>
    </w:p>
    <w:p w14:paraId="558E309A" w14:textId="1A21943F"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0B0E4D">
        <w:rPr>
          <w:color w:val="000000" w:themeColor="text1"/>
          <w:sz w:val="24"/>
          <w:szCs w:val="24"/>
        </w:rPr>
        <w:t>Cynthia Feng</w:t>
      </w:r>
      <w:r w:rsidRPr="001540A2">
        <w:rPr>
          <w:color w:val="000000" w:themeColor="text1"/>
          <w:sz w:val="24"/>
          <w:szCs w:val="24"/>
        </w:rPr>
        <w:t xml:space="preserve">, PhD Student, School of Psychology, </w:t>
      </w:r>
      <w:r w:rsidR="000B0E4D">
        <w:rPr>
          <w:color w:val="000000" w:themeColor="text1"/>
          <w:sz w:val="24"/>
          <w:szCs w:val="24"/>
        </w:rPr>
        <w:t>Un</w:t>
      </w:r>
      <w:r w:rsidRPr="001540A2">
        <w:rPr>
          <w:color w:val="000000" w:themeColor="text1"/>
          <w:sz w:val="24"/>
          <w:szCs w:val="24"/>
        </w:rPr>
        <w:t>iversity of Sydney</w:t>
      </w:r>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4D99CA1B"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1FEB396A" w14:textId="77777777" w:rsidR="00F54E30" w:rsidRPr="004D6ADF"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6699522"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1B8AEA0F"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3B41F779" w14:textId="77777777" w:rsidR="00C33017" w:rsidRPr="002B6B8B" w:rsidRDefault="00C33017" w:rsidP="00C33017">
      <w:pPr>
        <w:pStyle w:val="ListParagraph"/>
        <w:numPr>
          <w:ilvl w:val="0"/>
          <w:numId w:val="9"/>
        </w:numPr>
        <w:overflowPunct w:val="0"/>
        <w:autoSpaceDE w:val="0"/>
        <w:autoSpaceDN w:val="0"/>
        <w:adjustRightInd w:val="0"/>
        <w:spacing w:after="0" w:line="240" w:lineRule="auto"/>
        <w:textAlignment w:val="baseline"/>
        <w:rPr>
          <w:ins w:id="0" w:author="Hilary Don" w:date="2025-09-01T14:36:00Z" w16du:dateUtc="2025-09-01T04:36:00Z"/>
          <w:color w:val="000000" w:themeColor="text1"/>
          <w:sz w:val="24"/>
          <w:szCs w:val="24"/>
          <w:rPrChange w:id="1" w:author="Hilary Don" w:date="2025-09-01T14:36:00Z" w16du:dateUtc="2025-09-01T04:36:00Z">
            <w:rPr>
              <w:ins w:id="2" w:author="Hilary Don" w:date="2025-09-01T14:36:00Z" w16du:dateUtc="2025-09-01T04:36:00Z"/>
              <w:rFonts w:cstheme="minorHAnsi"/>
              <w:sz w:val="24"/>
              <w:szCs w:val="28"/>
            </w:rPr>
          </w:rPrChange>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012600D0" w14:textId="5B6A47C6" w:rsidR="002B6B8B" w:rsidRPr="002B6B8B" w:rsidRDefault="002B6B8B" w:rsidP="002B6B8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Change w:id="3" w:author="Hilary Don" w:date="2025-09-01T14:36:00Z" w16du:dateUtc="2025-09-01T04:36:00Z">
            <w:rPr/>
          </w:rPrChange>
        </w:rPr>
      </w:pPr>
      <w:ins w:id="4" w:author="Hilary Don" w:date="2025-09-01T14:36:00Z" w16du:dateUtc="2025-09-01T04:36:00Z">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ins>
    </w:p>
    <w:p w14:paraId="7E771B1C" w14:textId="77777777" w:rsidR="00C33017" w:rsidRDefault="00C33017" w:rsidP="004D6ADF">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1E06558D" w14:textId="77777777" w:rsidR="00F54E30" w:rsidRPr="002973E3" w:rsidRDefault="00F54E30" w:rsidP="00F54E30">
      <w:pPr>
        <w:spacing w:after="0"/>
        <w:jc w:val="both"/>
        <w:rPr>
          <w:rFonts w:cstheme="minorHAnsi"/>
          <w:b/>
          <w:bCs/>
          <w:sz w:val="24"/>
          <w:szCs w:val="28"/>
        </w:rPr>
      </w:pPr>
    </w:p>
    <w:p w14:paraId="740CC4FB" w14:textId="77777777" w:rsidR="00F54E30" w:rsidRPr="005D0E2A" w:rsidRDefault="00F54E30" w:rsidP="00F54E30">
      <w:pPr>
        <w:spacing w:after="0" w:line="240" w:lineRule="auto"/>
        <w:ind w:left="360"/>
        <w:jc w:val="both"/>
        <w:rPr>
          <w:rFonts w:cstheme="minorHAnsi"/>
          <w:sz w:val="24"/>
          <w:szCs w:val="28"/>
        </w:rPr>
      </w:pPr>
    </w:p>
    <w:p w14:paraId="67C73473" w14:textId="77777777" w:rsidR="00B345B3" w:rsidRPr="005D0E2A" w:rsidRDefault="00B345B3" w:rsidP="00B345B3">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005AE065" w14:textId="77777777" w:rsidR="00F54E30" w:rsidRPr="005D0E2A" w:rsidRDefault="00F54E30" w:rsidP="00F54E30">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5"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5"/>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minutes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6"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7"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6"/>
    <w:bookmarkEnd w:id="7"/>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103798">
      <w:pPr>
        <w:pStyle w:val="ListParagraph"/>
        <w:tabs>
          <w:tab w:val="left" w:pos="7048"/>
        </w:tabs>
        <w:spacing w:after="0" w:line="240" w:lineRule="auto"/>
        <w:ind w:left="0"/>
        <w:jc w:val="both"/>
        <w:rPr>
          <w:rFonts w:cstheme="minorHAnsi"/>
          <w:b/>
          <w:sz w:val="24"/>
          <w:szCs w:val="28"/>
        </w:rPr>
      </w:pPr>
      <w:r>
        <w:rPr>
          <w:rFonts w:cstheme="minorHAnsi"/>
          <w:b/>
          <w:sz w:val="24"/>
          <w:szCs w:val="28"/>
        </w:rPr>
        <w:tab/>
      </w:r>
    </w:p>
    <w:p w14:paraId="0346C826" w14:textId="7930BC42"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7F155F">
        <w:rPr>
          <w:rFonts w:cstheme="minorHAnsi"/>
          <w:color w:val="0070C0"/>
          <w:sz w:val="24"/>
          <w:szCs w:val="28"/>
        </w:rPr>
        <w:t>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BB7AB" w14:textId="77777777" w:rsidR="005F2087" w:rsidRDefault="005F2087" w:rsidP="00810EA6">
      <w:pPr>
        <w:spacing w:after="0" w:line="240" w:lineRule="auto"/>
      </w:pPr>
      <w:r>
        <w:separator/>
      </w:r>
    </w:p>
  </w:endnote>
  <w:endnote w:type="continuationSeparator" w:id="0">
    <w:p w14:paraId="26607B8F" w14:textId="77777777" w:rsidR="005F2087" w:rsidRDefault="005F2087"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0D14" w14:textId="77777777" w:rsidR="00627D44" w:rsidRDefault="00627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6599" w14:textId="37895476" w:rsidR="00627D44" w:rsidRPr="008A2B05" w:rsidRDefault="00810EA6" w:rsidP="00627D44">
    <w:pPr>
      <w:pStyle w:val="Footer"/>
      <w:rPr>
        <w:rFonts w:cstheme="minorHAnsi"/>
        <w:color w:val="E64626"/>
        <w:sz w:val="20"/>
        <w:szCs w:val="20"/>
      </w:rPr>
    </w:pPr>
    <w:r w:rsidRPr="008A2B05">
      <w:rPr>
        <w:rFonts w:cstheme="minorHAnsi"/>
        <w:sz w:val="20"/>
        <w:szCs w:val="20"/>
      </w:rPr>
      <w:t xml:space="preserve">HREC Approval No.: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535F64">
      <w:rPr>
        <w:rFonts w:cstheme="minorHAnsi"/>
        <w:color w:val="E64626"/>
        <w:sz w:val="20"/>
        <w:szCs w:val="20"/>
      </w:rPr>
      <w:t xml:space="preserve">Version </w:t>
    </w:r>
    <w:del w:id="8" w:author="Hilary Don" w:date="2025-09-01T15:55:00Z" w16du:dateUtc="2025-09-01T05:55:00Z">
      <w:r w:rsidR="00C33017" w:rsidDel="00BC0939">
        <w:rPr>
          <w:rFonts w:cstheme="minorHAnsi"/>
          <w:color w:val="E64626"/>
          <w:sz w:val="20"/>
          <w:szCs w:val="20"/>
        </w:rPr>
        <w:delText>8</w:delText>
      </w:r>
    </w:del>
    <w:ins w:id="9" w:author="Hilary Don" w:date="2025-09-01T15:55:00Z" w16du:dateUtc="2025-09-01T05:55:00Z">
      <w:r w:rsidR="00BC0939">
        <w:rPr>
          <w:rFonts w:cstheme="minorHAnsi"/>
          <w:color w:val="E64626"/>
          <w:sz w:val="20"/>
          <w:szCs w:val="20"/>
        </w:rPr>
        <w:t>9</w:t>
      </w:r>
    </w:ins>
    <w:r w:rsidR="00535F64">
      <w:rPr>
        <w:rFonts w:cstheme="minorHAnsi"/>
        <w:color w:val="E64626"/>
        <w:sz w:val="20"/>
        <w:szCs w:val="20"/>
      </w:rPr>
      <w:t xml:space="preserve">, </w:t>
    </w:r>
    <w:del w:id="10" w:author="Hilary Don" w:date="2025-09-01T15:55:00Z" w16du:dateUtc="2025-09-01T05:55:00Z">
      <w:r w:rsidR="00C33017" w:rsidDel="00BC0939">
        <w:rPr>
          <w:rFonts w:cstheme="minorHAnsi"/>
          <w:color w:val="E64626"/>
          <w:sz w:val="20"/>
          <w:szCs w:val="20"/>
        </w:rPr>
        <w:delText>1</w:delText>
      </w:r>
    </w:del>
    <w:r w:rsidR="00C33017">
      <w:rPr>
        <w:rFonts w:cstheme="minorHAnsi"/>
        <w:color w:val="E64626"/>
        <w:sz w:val="20"/>
        <w:szCs w:val="20"/>
      </w:rPr>
      <w:t>1</w:t>
    </w:r>
    <w:r w:rsidR="00BA4BB2">
      <w:rPr>
        <w:rFonts w:cstheme="minorHAnsi"/>
        <w:color w:val="E64626"/>
        <w:sz w:val="20"/>
        <w:szCs w:val="20"/>
      </w:rPr>
      <w:t xml:space="preserve"> </w:t>
    </w:r>
    <w:del w:id="11" w:author="Hilary Don" w:date="2025-09-01T15:55:00Z" w16du:dateUtc="2025-09-01T05:55:00Z">
      <w:r w:rsidR="00BA4BB2" w:rsidDel="00BC0939">
        <w:rPr>
          <w:rFonts w:cstheme="minorHAnsi"/>
          <w:color w:val="E64626"/>
          <w:sz w:val="20"/>
          <w:szCs w:val="20"/>
        </w:rPr>
        <w:delText>August</w:delText>
      </w:r>
      <w:r w:rsidR="00535F64" w:rsidDel="00BC0939">
        <w:rPr>
          <w:rFonts w:cstheme="minorHAnsi"/>
          <w:color w:val="E64626"/>
          <w:sz w:val="20"/>
          <w:szCs w:val="20"/>
        </w:rPr>
        <w:delText xml:space="preserve"> </w:delText>
      </w:r>
    </w:del>
    <w:ins w:id="12" w:author="Hilary Don" w:date="2025-09-01T15:55:00Z" w16du:dateUtc="2025-09-01T05:55:00Z">
      <w:r w:rsidR="00BC0939">
        <w:rPr>
          <w:rFonts w:cstheme="minorHAnsi"/>
          <w:color w:val="E64626"/>
          <w:sz w:val="20"/>
          <w:szCs w:val="20"/>
        </w:rPr>
        <w:t>September</w:t>
      </w:r>
      <w:r w:rsidR="00BC0939">
        <w:rPr>
          <w:rFonts w:cstheme="minorHAnsi"/>
          <w:color w:val="E64626"/>
          <w:sz w:val="20"/>
          <w:szCs w:val="20"/>
        </w:rPr>
        <w:t xml:space="preserve"> </w:t>
      </w:r>
    </w:ins>
    <w:r w:rsidR="00535F64">
      <w:rPr>
        <w:rFonts w:cstheme="minorHAnsi"/>
        <w:color w:val="E64626"/>
        <w:sz w:val="20"/>
        <w:szCs w:val="20"/>
      </w:rPr>
      <w:t>2025</w:t>
    </w:r>
  </w:p>
  <w:p w14:paraId="5A1CBBE1" w14:textId="72AC1A2A" w:rsidR="00810EA6" w:rsidRPr="008A2B05" w:rsidRDefault="00810EA6">
    <w:pPr>
      <w:pStyle w:val="Footer"/>
      <w:rPr>
        <w:rFonts w:cstheme="minorHAnsi"/>
        <w:color w:val="E6462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CA77" w14:textId="77777777" w:rsidR="00627D44" w:rsidRDefault="0062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DE50C" w14:textId="77777777" w:rsidR="005F2087" w:rsidRDefault="005F2087" w:rsidP="00810EA6">
      <w:pPr>
        <w:spacing w:after="0" w:line="240" w:lineRule="auto"/>
      </w:pPr>
      <w:r>
        <w:separator/>
      </w:r>
    </w:p>
  </w:footnote>
  <w:footnote w:type="continuationSeparator" w:id="0">
    <w:p w14:paraId="095F13AE" w14:textId="77777777" w:rsidR="005F2087" w:rsidRDefault="005F2087"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92A2" w14:textId="77777777" w:rsidR="00627D44" w:rsidRDefault="00627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A46E" w14:textId="77777777" w:rsidR="00627D44" w:rsidRDefault="00627D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1406" w14:textId="77777777" w:rsidR="00627D44" w:rsidRDefault="00627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lary Don">
    <w15:presenceInfo w15:providerId="AD" w15:userId="S::hilary.don@sydney.edu.au::c7f8912a-8e8a-40eb-b7fe-d28b0a29b7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B0E4D"/>
    <w:rsid w:val="000D350E"/>
    <w:rsid w:val="000E337F"/>
    <w:rsid w:val="000E5475"/>
    <w:rsid w:val="000E6505"/>
    <w:rsid w:val="0010325E"/>
    <w:rsid w:val="00103798"/>
    <w:rsid w:val="001415FA"/>
    <w:rsid w:val="0016292A"/>
    <w:rsid w:val="0018279D"/>
    <w:rsid w:val="001863C6"/>
    <w:rsid w:val="001A2562"/>
    <w:rsid w:val="001D35FC"/>
    <w:rsid w:val="001F690C"/>
    <w:rsid w:val="002227B7"/>
    <w:rsid w:val="00264194"/>
    <w:rsid w:val="002918F5"/>
    <w:rsid w:val="002A18A5"/>
    <w:rsid w:val="002A24DF"/>
    <w:rsid w:val="002B6B8B"/>
    <w:rsid w:val="00326D4D"/>
    <w:rsid w:val="00337DFD"/>
    <w:rsid w:val="0035749F"/>
    <w:rsid w:val="003921A2"/>
    <w:rsid w:val="003D0289"/>
    <w:rsid w:val="003E068A"/>
    <w:rsid w:val="003E3B96"/>
    <w:rsid w:val="003F32B2"/>
    <w:rsid w:val="0043593F"/>
    <w:rsid w:val="00471DA9"/>
    <w:rsid w:val="004842B5"/>
    <w:rsid w:val="004A41F4"/>
    <w:rsid w:val="004C42EC"/>
    <w:rsid w:val="004D6ADF"/>
    <w:rsid w:val="004E43B7"/>
    <w:rsid w:val="00515F14"/>
    <w:rsid w:val="00535F64"/>
    <w:rsid w:val="00586406"/>
    <w:rsid w:val="005A7B7D"/>
    <w:rsid w:val="005B1324"/>
    <w:rsid w:val="005D0E2A"/>
    <w:rsid w:val="005F2087"/>
    <w:rsid w:val="00601E38"/>
    <w:rsid w:val="00627D44"/>
    <w:rsid w:val="006407E7"/>
    <w:rsid w:val="0064727A"/>
    <w:rsid w:val="00652233"/>
    <w:rsid w:val="006803E7"/>
    <w:rsid w:val="0068520B"/>
    <w:rsid w:val="00690F1C"/>
    <w:rsid w:val="006911D2"/>
    <w:rsid w:val="0069439D"/>
    <w:rsid w:val="006A7F94"/>
    <w:rsid w:val="006C5E9E"/>
    <w:rsid w:val="006E1F9B"/>
    <w:rsid w:val="007153E0"/>
    <w:rsid w:val="007424B7"/>
    <w:rsid w:val="0078459B"/>
    <w:rsid w:val="00796873"/>
    <w:rsid w:val="007C3FEC"/>
    <w:rsid w:val="007E72FC"/>
    <w:rsid w:val="007F155F"/>
    <w:rsid w:val="00810EA6"/>
    <w:rsid w:val="00857A6A"/>
    <w:rsid w:val="00873239"/>
    <w:rsid w:val="00882730"/>
    <w:rsid w:val="00887FD1"/>
    <w:rsid w:val="008910DC"/>
    <w:rsid w:val="008A0628"/>
    <w:rsid w:val="008A2B05"/>
    <w:rsid w:val="008B16B7"/>
    <w:rsid w:val="008B2D0D"/>
    <w:rsid w:val="008C1ED1"/>
    <w:rsid w:val="00916CF9"/>
    <w:rsid w:val="00926F35"/>
    <w:rsid w:val="00954DF0"/>
    <w:rsid w:val="00965F75"/>
    <w:rsid w:val="00991B21"/>
    <w:rsid w:val="009A2844"/>
    <w:rsid w:val="009B6F0C"/>
    <w:rsid w:val="00A03113"/>
    <w:rsid w:val="00A4619C"/>
    <w:rsid w:val="00AD0E72"/>
    <w:rsid w:val="00AD7FE7"/>
    <w:rsid w:val="00AE7861"/>
    <w:rsid w:val="00B132F8"/>
    <w:rsid w:val="00B21895"/>
    <w:rsid w:val="00B345B3"/>
    <w:rsid w:val="00B52E02"/>
    <w:rsid w:val="00B71347"/>
    <w:rsid w:val="00BA4BB2"/>
    <w:rsid w:val="00BC0939"/>
    <w:rsid w:val="00BD46F4"/>
    <w:rsid w:val="00BE046D"/>
    <w:rsid w:val="00BF3501"/>
    <w:rsid w:val="00C33017"/>
    <w:rsid w:val="00C72DA3"/>
    <w:rsid w:val="00C84E63"/>
    <w:rsid w:val="00C87344"/>
    <w:rsid w:val="00C90FE2"/>
    <w:rsid w:val="00CF641D"/>
    <w:rsid w:val="00D00E6F"/>
    <w:rsid w:val="00DB1B0D"/>
    <w:rsid w:val="00DD3AB6"/>
    <w:rsid w:val="00DF32C9"/>
    <w:rsid w:val="00E2288C"/>
    <w:rsid w:val="00E63FDB"/>
    <w:rsid w:val="00E679AC"/>
    <w:rsid w:val="00EC34E9"/>
    <w:rsid w:val="00EC6B4E"/>
    <w:rsid w:val="00ED17AB"/>
    <w:rsid w:val="00ED7C29"/>
    <w:rsid w:val="00EE734C"/>
    <w:rsid w:val="00EF3700"/>
    <w:rsid w:val="00EF587F"/>
    <w:rsid w:val="00F04F6F"/>
    <w:rsid w:val="00F54E3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8F562C-6DD3-402E-B243-0B6F773D4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D3A08F-1F3E-478C-9538-1AD9C3DE1A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4.xml><?xml version="1.0" encoding="utf-8"?>
<ds:datastoreItem xmlns:ds="http://schemas.openxmlformats.org/officeDocument/2006/customXml" ds:itemID="{584929B2-76B6-4CCC-AD04-AD87FD3A458D}">
  <ds:schemaRefs>
    <ds:schemaRef ds:uri="http://schemas.microsoft.com/sharepoint/v3/contenttype/form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Hilary Don</cp:lastModifiedBy>
  <cp:revision>3</cp:revision>
  <dcterms:created xsi:type="dcterms:W3CDTF">2025-09-01T04:36:00Z</dcterms:created>
  <dcterms:modified xsi:type="dcterms:W3CDTF">2025-09-01T05:55:00Z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