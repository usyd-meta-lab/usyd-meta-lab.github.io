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3C9989D5" w14:textId="77777777" w:rsidR="0053666D" w:rsidRDefault="0053666D" w:rsidP="0053666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F4AF9CC" w14:textId="77777777" w:rsidR="008C4AD7" w:rsidRDefault="008C4AD7" w:rsidP="008C4AD7">
      <w:pPr>
        <w:pStyle w:val="ListParagraph"/>
        <w:numPr>
          <w:ilvl w:val="0"/>
          <w:numId w:val="9"/>
        </w:numPr>
        <w:overflowPunct w:val="0"/>
        <w:autoSpaceDE w:val="0"/>
        <w:autoSpaceDN w:val="0"/>
        <w:adjustRightInd w:val="0"/>
        <w:spacing w:after="0" w:line="240" w:lineRule="auto"/>
        <w:textAlignment w:val="baseline"/>
        <w:rPr>
          <w:ins w:id="0" w:author="Kit Double" w:date="2023-03-17T13:20:00Z"/>
          <w:color w:val="000000" w:themeColor="text1"/>
          <w:sz w:val="24"/>
          <w:szCs w:val="24"/>
        </w:rPr>
      </w:pPr>
      <w:ins w:id="1" w:author="Kit Double" w:date="2023-03-17T13:20:00Z">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ins>
    </w:p>
    <w:p w14:paraId="7A5DFAA5" w14:textId="77777777" w:rsidR="008C4AD7" w:rsidRPr="009B332B" w:rsidRDefault="008C4AD7" w:rsidP="008C4AD7">
      <w:pPr>
        <w:pStyle w:val="ListParagraph"/>
        <w:numPr>
          <w:ilvl w:val="0"/>
          <w:numId w:val="9"/>
        </w:numPr>
        <w:overflowPunct w:val="0"/>
        <w:autoSpaceDE w:val="0"/>
        <w:autoSpaceDN w:val="0"/>
        <w:adjustRightInd w:val="0"/>
        <w:spacing w:after="0" w:line="240" w:lineRule="auto"/>
        <w:textAlignment w:val="baseline"/>
        <w:rPr>
          <w:ins w:id="2" w:author="Kit Double" w:date="2023-03-17T13:20:00Z"/>
          <w:color w:val="000000" w:themeColor="text1"/>
          <w:sz w:val="24"/>
          <w:szCs w:val="24"/>
        </w:rPr>
      </w:pPr>
      <w:ins w:id="3" w:author="Kit Double" w:date="2023-03-17T13:20:00Z">
        <w:r>
          <w:rPr>
            <w:color w:val="000000" w:themeColor="text1"/>
            <w:sz w:val="24"/>
            <w:szCs w:val="24"/>
          </w:rPr>
          <w:t xml:space="preserve">Ms </w:t>
        </w:r>
        <w:r>
          <w:rPr>
            <w:rFonts w:cstheme="minorHAnsi"/>
            <w:sz w:val="24"/>
            <w:szCs w:val="28"/>
          </w:rPr>
          <w:t>Sze Ching Rachel Kwok, Honours Student, School of Psychology, University of Sydney</w:t>
        </w:r>
      </w:ins>
    </w:p>
    <w:p w14:paraId="02658FBF" w14:textId="77777777" w:rsidR="008C4AD7" w:rsidRDefault="008C4AD7" w:rsidP="008C4AD7">
      <w:pPr>
        <w:pStyle w:val="ListParagraph"/>
        <w:numPr>
          <w:ilvl w:val="0"/>
          <w:numId w:val="9"/>
        </w:numPr>
        <w:overflowPunct w:val="0"/>
        <w:autoSpaceDE w:val="0"/>
        <w:autoSpaceDN w:val="0"/>
        <w:adjustRightInd w:val="0"/>
        <w:spacing w:after="0" w:line="240" w:lineRule="auto"/>
        <w:textAlignment w:val="baseline"/>
        <w:rPr>
          <w:ins w:id="4" w:author="Kit Double" w:date="2023-03-17T13:20:00Z"/>
          <w:color w:val="000000" w:themeColor="text1"/>
          <w:sz w:val="24"/>
          <w:szCs w:val="24"/>
        </w:rPr>
      </w:pPr>
      <w:ins w:id="5" w:author="Kit Double" w:date="2023-03-17T13:20:00Z">
        <w:r>
          <w:rPr>
            <w:rFonts w:cstheme="minorHAnsi"/>
            <w:sz w:val="24"/>
            <w:szCs w:val="28"/>
          </w:rPr>
          <w:t>Mr Callum Brown, Honours Student, School of Psychology, University of Sydney</w:t>
        </w:r>
      </w:ins>
    </w:p>
    <w:p w14:paraId="0D4832FC" w14:textId="77777777" w:rsidR="008C4AD7" w:rsidRDefault="008C4AD7" w:rsidP="008C4AD7">
      <w:pPr>
        <w:pStyle w:val="ListParagraph"/>
        <w:overflowPunct w:val="0"/>
        <w:autoSpaceDE w:val="0"/>
        <w:autoSpaceDN w:val="0"/>
        <w:adjustRightInd w:val="0"/>
        <w:spacing w:after="0" w:line="240" w:lineRule="auto"/>
        <w:ind w:left="1080"/>
        <w:textAlignment w:val="baseline"/>
        <w:rPr>
          <w:ins w:id="6" w:author="Kit Double" w:date="2023-03-17T13:20:00Z"/>
          <w:color w:val="000000" w:themeColor="text1"/>
          <w:sz w:val="24"/>
          <w:szCs w:val="24"/>
        </w:rPr>
      </w:pPr>
    </w:p>
    <w:p w14:paraId="25D8A18D" w14:textId="77777777" w:rsidR="008C4AD7" w:rsidRPr="002973E3" w:rsidRDefault="008C4AD7" w:rsidP="008C4AD7">
      <w:pPr>
        <w:spacing w:after="0"/>
        <w:ind w:left="284"/>
        <w:jc w:val="both"/>
        <w:rPr>
          <w:ins w:id="7" w:author="Kit Double" w:date="2023-03-17T13:20:00Z"/>
          <w:rFonts w:cstheme="minorHAnsi"/>
          <w:b/>
          <w:bCs/>
          <w:sz w:val="24"/>
          <w:szCs w:val="28"/>
        </w:rPr>
      </w:pPr>
    </w:p>
    <w:p w14:paraId="02BA6AF2" w14:textId="77777777" w:rsidR="008C4AD7" w:rsidRPr="005D0E2A" w:rsidRDefault="008C4AD7" w:rsidP="008C4AD7">
      <w:pPr>
        <w:spacing w:after="0" w:line="240" w:lineRule="auto"/>
        <w:ind w:left="360"/>
        <w:jc w:val="both"/>
        <w:rPr>
          <w:ins w:id="8" w:author="Kit Double" w:date="2023-03-17T13:20:00Z"/>
          <w:rFonts w:cstheme="minorHAnsi"/>
          <w:sz w:val="24"/>
          <w:szCs w:val="28"/>
        </w:rPr>
      </w:pPr>
    </w:p>
    <w:p w14:paraId="44A56A24" w14:textId="77777777" w:rsidR="008C4AD7" w:rsidRPr="005D0E2A" w:rsidRDefault="008C4AD7" w:rsidP="008C4AD7">
      <w:pPr>
        <w:spacing w:after="0" w:line="240" w:lineRule="auto"/>
        <w:ind w:left="360"/>
        <w:jc w:val="both"/>
        <w:rPr>
          <w:ins w:id="9" w:author="Kit Double" w:date="2023-03-17T13:20:00Z"/>
          <w:rFonts w:cstheme="minorHAnsi"/>
          <w:sz w:val="24"/>
          <w:szCs w:val="28"/>
        </w:rPr>
      </w:pPr>
      <w:ins w:id="10" w:author="Kit Double" w:date="2023-03-17T13:20:00Z">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as well as the Honours theses of Callum Brown and Sze Ching Rachel Kwok</w:t>
        </w:r>
        <w:r w:rsidRPr="005D0E2A">
          <w:rPr>
            <w:rFonts w:cstheme="minorHAnsi"/>
            <w:sz w:val="24"/>
            <w:szCs w:val="28"/>
          </w:rPr>
          <w:t xml:space="preserve">. </w:t>
        </w:r>
      </w:ins>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11"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lastRenderedPageBreak/>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1"/>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2"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3"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2"/>
    <w:bookmarkEnd w:id="13"/>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w:t>
      </w:r>
      <w:r w:rsidRPr="00F939FA">
        <w:rPr>
          <w:rFonts w:cs="Calibri"/>
          <w:sz w:val="24"/>
          <w:szCs w:val="24"/>
        </w:rPr>
        <w:lastRenderedPageBreak/>
        <w:t xml:space="preserve">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0"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1"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2"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F8CF6" w14:textId="77777777" w:rsidR="00132E68" w:rsidRDefault="00132E68" w:rsidP="00810EA6">
      <w:pPr>
        <w:spacing w:after="0" w:line="240" w:lineRule="auto"/>
      </w:pPr>
      <w:r>
        <w:separator/>
      </w:r>
    </w:p>
  </w:endnote>
  <w:endnote w:type="continuationSeparator" w:id="0">
    <w:p w14:paraId="1E709F11" w14:textId="77777777" w:rsidR="00132E68" w:rsidRDefault="00132E68"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3C8E78AE"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ins w:id="14" w:author="Kit Double" w:date="2023-03-17T13:21:00Z">
      <w:r w:rsidR="001B3E94">
        <w:rPr>
          <w:rFonts w:cstheme="minorHAnsi"/>
          <w:color w:val="E64626"/>
          <w:sz w:val="20"/>
          <w:szCs w:val="20"/>
        </w:rPr>
        <w:t>2022/796</w:t>
      </w:r>
    </w:ins>
    <w:del w:id="15" w:author="Kit Double" w:date="2023-03-17T13:21:00Z">
      <w:r w:rsidRPr="008A2B05" w:rsidDel="001B3E94">
        <w:rPr>
          <w:rFonts w:cstheme="minorHAnsi"/>
          <w:color w:val="E64626"/>
          <w:sz w:val="20"/>
          <w:szCs w:val="20"/>
        </w:rPr>
        <w:delText>[</w:delText>
      </w:r>
      <w:r w:rsidR="00F9290B" w:rsidRPr="008A2B05" w:rsidDel="001B3E94">
        <w:rPr>
          <w:rFonts w:cstheme="minorHAnsi"/>
          <w:color w:val="E64626"/>
          <w:sz w:val="20"/>
          <w:szCs w:val="20"/>
        </w:rPr>
        <w:delText>INSERT</w:delText>
      </w:r>
    </w:del>
    <w:r w:rsidRPr="008A2B05">
      <w:rPr>
        <w:rFonts w:cstheme="minorHAnsi"/>
        <w:color w:val="E64626"/>
        <w:sz w:val="20"/>
        <w:szCs w:val="20"/>
      </w:rPr>
      <w:t>]</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A2BB2">
      <w:rPr>
        <w:rFonts w:cstheme="minorHAnsi"/>
        <w:color w:val="E64626"/>
        <w:sz w:val="20"/>
        <w:szCs w:val="20"/>
      </w:rPr>
      <w:t xml:space="preserve">Version </w:t>
    </w:r>
    <w:ins w:id="16" w:author="Kit Double" w:date="2023-03-17T13:21:00Z">
      <w:r w:rsidR="001B3E94">
        <w:rPr>
          <w:rFonts w:cstheme="minorHAnsi"/>
          <w:color w:val="E64626"/>
          <w:sz w:val="20"/>
          <w:szCs w:val="20"/>
        </w:rPr>
        <w:t>3</w:t>
      </w:r>
    </w:ins>
    <w:del w:id="17" w:author="Kit Double" w:date="2023-03-17T13:21:00Z">
      <w:r w:rsidR="005A43D7" w:rsidDel="001B3E94">
        <w:rPr>
          <w:rFonts w:cstheme="minorHAnsi"/>
          <w:color w:val="E64626"/>
          <w:sz w:val="20"/>
          <w:szCs w:val="20"/>
        </w:rPr>
        <w:delText>2</w:delText>
      </w:r>
    </w:del>
    <w:r w:rsidR="000A2BB2">
      <w:rPr>
        <w:rFonts w:cstheme="minorHAnsi"/>
        <w:color w:val="E64626"/>
        <w:sz w:val="20"/>
        <w:szCs w:val="20"/>
      </w:rPr>
      <w:t xml:space="preserve">, </w:t>
    </w:r>
    <w:del w:id="18" w:author="Kit Double" w:date="2023-03-17T13:21:00Z">
      <w:r w:rsidR="005A43D7" w:rsidDel="001B3E94">
        <w:rPr>
          <w:rFonts w:cstheme="minorHAnsi"/>
          <w:color w:val="E64626"/>
          <w:sz w:val="20"/>
          <w:szCs w:val="20"/>
        </w:rPr>
        <w:delText>3</w:delText>
      </w:r>
      <w:r w:rsidR="005A43D7" w:rsidRPr="00D83AB5" w:rsidDel="001B3E94">
        <w:rPr>
          <w:rFonts w:cstheme="minorHAnsi"/>
          <w:color w:val="E64626"/>
          <w:sz w:val="20"/>
          <w:szCs w:val="20"/>
          <w:vertAlign w:val="superscript"/>
        </w:rPr>
        <w:delText>rd</w:delText>
      </w:r>
      <w:r w:rsidR="005A43D7" w:rsidDel="001B3E94">
        <w:rPr>
          <w:rFonts w:cstheme="minorHAnsi"/>
          <w:color w:val="E64626"/>
          <w:sz w:val="20"/>
          <w:szCs w:val="20"/>
        </w:rPr>
        <w:delText xml:space="preserve"> November</w:delText>
      </w:r>
      <w:r w:rsidR="000A2BB2" w:rsidDel="001B3E94">
        <w:rPr>
          <w:rFonts w:cstheme="minorHAnsi"/>
          <w:color w:val="E64626"/>
          <w:sz w:val="20"/>
          <w:szCs w:val="20"/>
        </w:rPr>
        <w:delText xml:space="preserve"> 202</w:delText>
      </w:r>
      <w:r w:rsidR="003C3B1A" w:rsidDel="001B3E94">
        <w:rPr>
          <w:rFonts w:cstheme="minorHAnsi"/>
          <w:color w:val="E64626"/>
          <w:sz w:val="20"/>
          <w:szCs w:val="20"/>
        </w:rPr>
        <w:delText>22</w:delText>
      </w:r>
    </w:del>
    <w:ins w:id="19" w:author="Kit Double" w:date="2023-03-17T13:21:00Z">
      <w:r w:rsidR="001B3E94">
        <w:rPr>
          <w:rFonts w:cstheme="minorHAnsi"/>
          <w:color w:val="E64626"/>
          <w:sz w:val="20"/>
          <w:szCs w:val="20"/>
        </w:rPr>
        <w:t>17</w:t>
      </w:r>
      <w:r w:rsidR="001B3E94" w:rsidRPr="001B3E94">
        <w:rPr>
          <w:rFonts w:cstheme="minorHAnsi"/>
          <w:color w:val="E64626"/>
          <w:sz w:val="20"/>
          <w:szCs w:val="20"/>
          <w:vertAlign w:val="superscript"/>
          <w:rPrChange w:id="20" w:author="Kit Double" w:date="2023-03-17T13:21:00Z">
            <w:rPr>
              <w:rFonts w:cstheme="minorHAnsi"/>
              <w:color w:val="E64626"/>
              <w:sz w:val="20"/>
              <w:szCs w:val="20"/>
            </w:rPr>
          </w:rPrChange>
        </w:rPr>
        <w:t>th</w:t>
      </w:r>
      <w:r w:rsidR="001B3E94">
        <w:rPr>
          <w:rFonts w:cstheme="minorHAnsi"/>
          <w:color w:val="E64626"/>
          <w:sz w:val="20"/>
          <w:szCs w:val="20"/>
        </w:rPr>
        <w:t xml:space="preserve"> </w:t>
      </w:r>
      <w:proofErr w:type="gramStart"/>
      <w:r w:rsidR="001B3E94">
        <w:rPr>
          <w:rFonts w:cstheme="minorHAnsi"/>
          <w:color w:val="E64626"/>
          <w:sz w:val="20"/>
          <w:szCs w:val="20"/>
        </w:rPr>
        <w:t>March,</w:t>
      </w:r>
      <w:proofErr w:type="gramEnd"/>
      <w:r w:rsidR="001B3E94">
        <w:rPr>
          <w:rFonts w:cstheme="minorHAnsi"/>
          <w:color w:val="E64626"/>
          <w:sz w:val="20"/>
          <w:szCs w:val="20"/>
        </w:rPr>
        <w:t xml:space="preserve"> 2023</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DDD95" w14:textId="77777777" w:rsidR="00132E68" w:rsidRDefault="00132E68" w:rsidP="00810EA6">
      <w:pPr>
        <w:spacing w:after="0" w:line="240" w:lineRule="auto"/>
      </w:pPr>
      <w:r>
        <w:separator/>
      </w:r>
    </w:p>
  </w:footnote>
  <w:footnote w:type="continuationSeparator" w:id="0">
    <w:p w14:paraId="2EC463C9" w14:textId="77777777" w:rsidR="00132E68" w:rsidRDefault="00132E68"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32E68"/>
    <w:rsid w:val="001415FA"/>
    <w:rsid w:val="001854D1"/>
    <w:rsid w:val="001863C6"/>
    <w:rsid w:val="001B3E94"/>
    <w:rsid w:val="00203BF5"/>
    <w:rsid w:val="002174D1"/>
    <w:rsid w:val="002A18A5"/>
    <w:rsid w:val="00326D4D"/>
    <w:rsid w:val="00337DFD"/>
    <w:rsid w:val="00337F08"/>
    <w:rsid w:val="0035749F"/>
    <w:rsid w:val="003921A2"/>
    <w:rsid w:val="003C3B1A"/>
    <w:rsid w:val="003D0289"/>
    <w:rsid w:val="003E068A"/>
    <w:rsid w:val="0041693E"/>
    <w:rsid w:val="0043593F"/>
    <w:rsid w:val="00471DA9"/>
    <w:rsid w:val="004842B5"/>
    <w:rsid w:val="004C42EC"/>
    <w:rsid w:val="00515F14"/>
    <w:rsid w:val="0052564F"/>
    <w:rsid w:val="0053666D"/>
    <w:rsid w:val="00586406"/>
    <w:rsid w:val="005A43D7"/>
    <w:rsid w:val="005A7B7D"/>
    <w:rsid w:val="005B1324"/>
    <w:rsid w:val="005D0E2A"/>
    <w:rsid w:val="00604134"/>
    <w:rsid w:val="006407E7"/>
    <w:rsid w:val="0064727A"/>
    <w:rsid w:val="00652233"/>
    <w:rsid w:val="006911D2"/>
    <w:rsid w:val="006A7F94"/>
    <w:rsid w:val="006C5E9E"/>
    <w:rsid w:val="007153E0"/>
    <w:rsid w:val="007347D2"/>
    <w:rsid w:val="007424B7"/>
    <w:rsid w:val="00753508"/>
    <w:rsid w:val="00796873"/>
    <w:rsid w:val="007A3BF5"/>
    <w:rsid w:val="007F7344"/>
    <w:rsid w:val="00810EA6"/>
    <w:rsid w:val="00832AD2"/>
    <w:rsid w:val="0084724A"/>
    <w:rsid w:val="00873239"/>
    <w:rsid w:val="00882730"/>
    <w:rsid w:val="008910DC"/>
    <w:rsid w:val="008A0628"/>
    <w:rsid w:val="008A2B05"/>
    <w:rsid w:val="008B2D0D"/>
    <w:rsid w:val="008C4AD7"/>
    <w:rsid w:val="00916CF9"/>
    <w:rsid w:val="00926F35"/>
    <w:rsid w:val="009B6F0C"/>
    <w:rsid w:val="009F2A21"/>
    <w:rsid w:val="00A4619C"/>
    <w:rsid w:val="00AE7861"/>
    <w:rsid w:val="00B21895"/>
    <w:rsid w:val="00B52E02"/>
    <w:rsid w:val="00BD46F4"/>
    <w:rsid w:val="00C72DA3"/>
    <w:rsid w:val="00C84E63"/>
    <w:rsid w:val="00D53621"/>
    <w:rsid w:val="00D74E06"/>
    <w:rsid w:val="00D83AB5"/>
    <w:rsid w:val="00DB2793"/>
    <w:rsid w:val="00DD3AB6"/>
    <w:rsid w:val="00E147BC"/>
    <w:rsid w:val="00E2288C"/>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man.ethics@sydney.edu.au"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unimelb.edu.au"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mailto:kit.double@sydney.edu.au"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279B06F6-8E9E-49FB-8A02-120832510907}"/>
</file>

<file path=customXml/itemProps3.xml><?xml version="1.0" encoding="utf-8"?>
<ds:datastoreItem xmlns:ds="http://schemas.openxmlformats.org/officeDocument/2006/customXml" ds:itemID="{F08C42EE-7F3E-4F88-95F5-C17FE1DBEA70}"/>
</file>

<file path=customXml/itemProps4.xml><?xml version="1.0" encoding="utf-8"?>
<ds:datastoreItem xmlns:ds="http://schemas.openxmlformats.org/officeDocument/2006/customXml" ds:itemID="{E9BD5146-3115-4B3D-B39D-25D1937BF8C0}"/>
</file>

<file path=docProps/app.xml><?xml version="1.0" encoding="utf-8"?>
<Properties xmlns="http://schemas.openxmlformats.org/officeDocument/2006/extended-properties" xmlns:vt="http://schemas.openxmlformats.org/officeDocument/2006/docPropsVTypes">
  <Template>Normal.dotm</Template>
  <TotalTime>2</TotalTime>
  <Pages>3</Pages>
  <Words>767</Words>
  <Characters>4388</Characters>
  <Application>Microsoft Office Word</Application>
  <DocSecurity>0</DocSecurity>
  <Lines>70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5</cp:revision>
  <dcterms:created xsi:type="dcterms:W3CDTF">2022-11-03T02:59:00Z</dcterms:created>
  <dcterms:modified xsi:type="dcterms:W3CDTF">2023-03-17T02:22:00Z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