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C4D83" w14:textId="77777777" w:rsidR="000775F3" w:rsidRPr="005D0E2A" w:rsidRDefault="000775F3" w:rsidP="000775F3">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2269AD98" wp14:editId="4B3574E3">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0E2A">
        <w:rPr>
          <w:rFonts w:cstheme="minorHAnsi"/>
          <w:b/>
          <w:sz w:val="32"/>
          <w:szCs w:val="32"/>
        </w:rPr>
        <w:t xml:space="preserve">Participant Information Statement </w:t>
      </w:r>
    </w:p>
    <w:p w14:paraId="7F069ADD" w14:textId="77777777" w:rsidR="000775F3" w:rsidRPr="005D0E2A" w:rsidRDefault="000775F3" w:rsidP="000775F3">
      <w:pPr>
        <w:spacing w:after="0" w:line="240" w:lineRule="auto"/>
        <w:rPr>
          <w:rFonts w:cstheme="minorHAnsi"/>
          <w:b/>
          <w:sz w:val="24"/>
          <w:szCs w:val="24"/>
        </w:rPr>
      </w:pPr>
    </w:p>
    <w:p w14:paraId="3B700F4A" w14:textId="77777777" w:rsidR="000775F3" w:rsidRDefault="000775F3" w:rsidP="000775F3">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55075F3A" w14:textId="77777777" w:rsidR="000775F3" w:rsidRPr="00ED17AB" w:rsidRDefault="000775F3" w:rsidP="000775F3">
      <w:pPr>
        <w:spacing w:after="0" w:line="240" w:lineRule="auto"/>
        <w:rPr>
          <w:rFonts w:cstheme="minorHAnsi"/>
          <w:b/>
          <w:i/>
          <w:color w:val="E64626"/>
          <w:sz w:val="28"/>
          <w:szCs w:val="28"/>
        </w:rPr>
      </w:pPr>
      <w:r>
        <w:rPr>
          <w:rFonts w:cstheme="minorHAnsi"/>
          <w:b/>
          <w:i/>
          <w:color w:val="E64626"/>
          <w:sz w:val="28"/>
          <w:szCs w:val="28"/>
        </w:rPr>
        <w:t>Performance</w:t>
      </w:r>
    </w:p>
    <w:p w14:paraId="16DD09A4" w14:textId="77777777" w:rsidR="000775F3" w:rsidRDefault="000775F3" w:rsidP="000775F3">
      <w:pPr>
        <w:spacing w:after="0"/>
        <w:rPr>
          <w:rFonts w:cstheme="minorHAnsi"/>
          <w:color w:val="0070C0"/>
          <w:sz w:val="24"/>
          <w:szCs w:val="24"/>
        </w:rPr>
      </w:pPr>
    </w:p>
    <w:p w14:paraId="38C79CB0" w14:textId="77777777" w:rsidR="000775F3" w:rsidRPr="00ED17AB" w:rsidRDefault="000775F3" w:rsidP="000775F3">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5CD2EA0C" w14:textId="77777777" w:rsidR="000775F3" w:rsidRPr="00ED17AB" w:rsidRDefault="000775F3" w:rsidP="000775F3">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9"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73969495" w14:textId="79B45EB8" w:rsidR="000775F3" w:rsidRPr="005D0E2A" w:rsidRDefault="000775F3" w:rsidP="000775F3">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78459B">
        <w:rPr>
          <w:rFonts w:cstheme="minorHAnsi"/>
          <w:sz w:val="24"/>
          <w:szCs w:val="28"/>
        </w:rPr>
        <w:t xml:space="preserve">, </w:t>
      </w:r>
      <w:proofErr w:type="gramStart"/>
      <w:r>
        <w:rPr>
          <w:rFonts w:cstheme="minorHAnsi"/>
          <w:sz w:val="24"/>
          <w:szCs w:val="28"/>
        </w:rPr>
        <w:t>monitor</w:t>
      </w:r>
      <w:proofErr w:type="gramEnd"/>
      <w:r>
        <w:rPr>
          <w:rFonts w:cstheme="minorHAnsi"/>
          <w:sz w:val="24"/>
          <w:szCs w:val="28"/>
        </w:rPr>
        <w:t xml:space="preserve">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72CEFD21" w14:textId="77777777" w:rsidR="000775F3" w:rsidRPr="005D0E2A" w:rsidRDefault="000775F3" w:rsidP="000775F3">
      <w:pPr>
        <w:spacing w:after="0" w:line="240" w:lineRule="auto"/>
        <w:ind w:left="360"/>
        <w:jc w:val="both"/>
        <w:rPr>
          <w:rFonts w:cstheme="minorHAnsi"/>
          <w:sz w:val="24"/>
          <w:szCs w:val="28"/>
        </w:rPr>
      </w:pPr>
    </w:p>
    <w:p w14:paraId="09D1D580" w14:textId="77777777" w:rsidR="000775F3" w:rsidRDefault="000775F3" w:rsidP="000775F3">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1B2EC465" w14:textId="77777777" w:rsidR="008C1ED1" w:rsidRDefault="008C1ED1" w:rsidP="008C1ED1">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6BD22512" w14:textId="77777777" w:rsidR="003E3B96" w:rsidRDefault="003E3B96" w:rsidP="003E3B96">
      <w:pPr>
        <w:pStyle w:val="ListParagraph"/>
        <w:numPr>
          <w:ilvl w:val="0"/>
          <w:numId w:val="9"/>
        </w:numPr>
        <w:overflowPunct w:val="0"/>
        <w:autoSpaceDE w:val="0"/>
        <w:autoSpaceDN w:val="0"/>
        <w:adjustRightInd w:val="0"/>
        <w:spacing w:after="0" w:line="240" w:lineRule="auto"/>
        <w:textAlignment w:val="baseline"/>
        <w:rPr>
          <w:ins w:id="0" w:author="Kit Double" w:date="2023-03-17T13:20:00Z"/>
          <w:color w:val="000000" w:themeColor="text1"/>
          <w:sz w:val="24"/>
          <w:szCs w:val="24"/>
        </w:rPr>
      </w:pPr>
      <w:ins w:id="1" w:author="Kit Double" w:date="2023-03-17T13:20:00Z">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ins>
    </w:p>
    <w:p w14:paraId="77E51BCC" w14:textId="77777777" w:rsidR="003E3B96" w:rsidRPr="009B332B" w:rsidRDefault="003E3B96" w:rsidP="003E3B96">
      <w:pPr>
        <w:pStyle w:val="ListParagraph"/>
        <w:numPr>
          <w:ilvl w:val="0"/>
          <w:numId w:val="9"/>
        </w:numPr>
        <w:overflowPunct w:val="0"/>
        <w:autoSpaceDE w:val="0"/>
        <w:autoSpaceDN w:val="0"/>
        <w:adjustRightInd w:val="0"/>
        <w:spacing w:after="0" w:line="240" w:lineRule="auto"/>
        <w:textAlignment w:val="baseline"/>
        <w:rPr>
          <w:ins w:id="2" w:author="Kit Double" w:date="2023-03-17T13:20:00Z"/>
          <w:color w:val="000000" w:themeColor="text1"/>
          <w:sz w:val="24"/>
          <w:szCs w:val="24"/>
        </w:rPr>
      </w:pPr>
      <w:ins w:id="3" w:author="Kit Double" w:date="2023-03-17T13:20:00Z">
        <w:r>
          <w:rPr>
            <w:color w:val="000000" w:themeColor="text1"/>
            <w:sz w:val="24"/>
            <w:szCs w:val="24"/>
          </w:rPr>
          <w:t xml:space="preserve">Ms </w:t>
        </w:r>
        <w:r>
          <w:rPr>
            <w:rFonts w:cstheme="minorHAnsi"/>
            <w:sz w:val="24"/>
            <w:szCs w:val="28"/>
          </w:rPr>
          <w:t>Sze Ching Rachel Kwok, Honours Student, School of Psychology, University of Sydney</w:t>
        </w:r>
      </w:ins>
    </w:p>
    <w:p w14:paraId="2B684F7B" w14:textId="77777777" w:rsidR="003E3B96" w:rsidRDefault="003E3B96" w:rsidP="003E3B96">
      <w:pPr>
        <w:pStyle w:val="ListParagraph"/>
        <w:numPr>
          <w:ilvl w:val="0"/>
          <w:numId w:val="9"/>
        </w:numPr>
        <w:overflowPunct w:val="0"/>
        <w:autoSpaceDE w:val="0"/>
        <w:autoSpaceDN w:val="0"/>
        <w:adjustRightInd w:val="0"/>
        <w:spacing w:after="0" w:line="240" w:lineRule="auto"/>
        <w:textAlignment w:val="baseline"/>
        <w:rPr>
          <w:ins w:id="4" w:author="Kit Double" w:date="2023-03-17T13:20:00Z"/>
          <w:color w:val="000000" w:themeColor="text1"/>
          <w:sz w:val="24"/>
          <w:szCs w:val="24"/>
        </w:rPr>
      </w:pPr>
      <w:ins w:id="5" w:author="Kit Double" w:date="2023-03-17T13:20:00Z">
        <w:r>
          <w:rPr>
            <w:rFonts w:cstheme="minorHAnsi"/>
            <w:sz w:val="24"/>
            <w:szCs w:val="28"/>
          </w:rPr>
          <w:t>Mr Callum Brown, Honours Student, School of Psychology, University of Sydney</w:t>
        </w:r>
      </w:ins>
    </w:p>
    <w:p w14:paraId="5BBDEA96" w14:textId="77777777" w:rsidR="003E3B96" w:rsidRDefault="003E3B96" w:rsidP="003E3B96">
      <w:pPr>
        <w:pStyle w:val="ListParagraph"/>
        <w:overflowPunct w:val="0"/>
        <w:autoSpaceDE w:val="0"/>
        <w:autoSpaceDN w:val="0"/>
        <w:adjustRightInd w:val="0"/>
        <w:spacing w:after="0" w:line="240" w:lineRule="auto"/>
        <w:ind w:left="1080"/>
        <w:textAlignment w:val="baseline"/>
        <w:rPr>
          <w:ins w:id="6" w:author="Kit Double" w:date="2023-03-17T13:20:00Z"/>
          <w:color w:val="000000" w:themeColor="text1"/>
          <w:sz w:val="24"/>
          <w:szCs w:val="24"/>
        </w:rPr>
      </w:pPr>
    </w:p>
    <w:p w14:paraId="1FDD7295" w14:textId="77777777" w:rsidR="003E3B96" w:rsidRPr="002973E3" w:rsidRDefault="003E3B96" w:rsidP="003E3B96">
      <w:pPr>
        <w:spacing w:after="0"/>
        <w:ind w:left="284"/>
        <w:jc w:val="both"/>
        <w:rPr>
          <w:ins w:id="7" w:author="Kit Double" w:date="2023-03-17T13:20:00Z"/>
          <w:rFonts w:cstheme="minorHAnsi"/>
          <w:b/>
          <w:bCs/>
          <w:sz w:val="24"/>
          <w:szCs w:val="28"/>
        </w:rPr>
      </w:pPr>
    </w:p>
    <w:p w14:paraId="0D817BCC" w14:textId="77777777" w:rsidR="003E3B96" w:rsidRPr="005D0E2A" w:rsidRDefault="003E3B96" w:rsidP="003E3B96">
      <w:pPr>
        <w:spacing w:after="0" w:line="240" w:lineRule="auto"/>
        <w:ind w:left="360"/>
        <w:jc w:val="both"/>
        <w:rPr>
          <w:ins w:id="8" w:author="Kit Double" w:date="2023-03-17T13:20:00Z"/>
          <w:rFonts w:cstheme="minorHAnsi"/>
          <w:sz w:val="24"/>
          <w:szCs w:val="28"/>
        </w:rPr>
      </w:pPr>
    </w:p>
    <w:p w14:paraId="3B770765" w14:textId="77777777" w:rsidR="003E3B96" w:rsidRPr="005D0E2A" w:rsidRDefault="003E3B96" w:rsidP="003E3B96">
      <w:pPr>
        <w:spacing w:after="0" w:line="240" w:lineRule="auto"/>
        <w:ind w:left="360"/>
        <w:jc w:val="both"/>
        <w:rPr>
          <w:ins w:id="9" w:author="Kit Double" w:date="2023-03-17T13:20:00Z"/>
          <w:rFonts w:cstheme="minorHAnsi"/>
          <w:sz w:val="24"/>
          <w:szCs w:val="28"/>
        </w:rPr>
      </w:pPr>
      <w:ins w:id="10" w:author="Kit Double" w:date="2023-03-17T13:20:00Z">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as well as the Honours theses of Callum Brown and Sze Ching Rachel Kwok</w:t>
        </w:r>
        <w:r w:rsidRPr="005D0E2A">
          <w:rPr>
            <w:rFonts w:cstheme="minorHAnsi"/>
            <w:sz w:val="24"/>
            <w:szCs w:val="28"/>
          </w:rPr>
          <w:t xml:space="preserve">. </w:t>
        </w:r>
      </w:ins>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190DB0C1" w14:textId="77777777" w:rsidR="000775F3" w:rsidRPr="00AA69DF" w:rsidRDefault="000775F3" w:rsidP="000775F3">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537B27D9" w14:textId="76AEE464" w:rsidR="00075E0E" w:rsidRPr="00391E40" w:rsidRDefault="006911D2" w:rsidP="000775F3">
      <w:pPr>
        <w:autoSpaceDE w:val="0"/>
        <w:autoSpaceDN w:val="0"/>
        <w:adjustRightInd w:val="0"/>
        <w:rPr>
          <w:rFonts w:ascii="Calibri" w:hAnsi="Calibri" w:cs="Calibri"/>
          <w:bCs/>
          <w:i/>
          <w:iCs/>
          <w:color w:val="70AD47" w:themeColor="accent6"/>
        </w:rPr>
      </w:pPr>
      <w:bookmarkStart w:id="11"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w:t>
      </w:r>
      <w:proofErr w:type="gramStart"/>
      <w:r w:rsidR="0043593F">
        <w:rPr>
          <w:rFonts w:cstheme="minorHAnsi"/>
          <w:sz w:val="24"/>
          <w:szCs w:val="28"/>
        </w:rPr>
        <w:t>a number of</w:t>
      </w:r>
      <w:proofErr w:type="gramEnd"/>
      <w:r w:rsidR="0043593F">
        <w:rPr>
          <w:rFonts w:cstheme="minorHAnsi"/>
          <w:sz w:val="24"/>
          <w:szCs w:val="28"/>
        </w:rPr>
        <w:t xml:space="preserve"> surveys about yourself. </w:t>
      </w:r>
    </w:p>
    <w:p w14:paraId="0664C7D3" w14:textId="36B49E47" w:rsidR="0043593F" w:rsidRDefault="0043593F" w:rsidP="0043593F">
      <w:pPr>
        <w:spacing w:after="0" w:line="240" w:lineRule="auto"/>
        <w:ind w:left="360"/>
        <w:jc w:val="both"/>
        <w:rPr>
          <w:rFonts w:cstheme="minorHAnsi"/>
          <w:sz w:val="24"/>
          <w:szCs w:val="28"/>
        </w:rPr>
      </w:pPr>
    </w:p>
    <w:p w14:paraId="6F955F9D" w14:textId="5246E6F6" w:rsidR="0043593F" w:rsidRDefault="0043593F" w:rsidP="000775F3">
      <w:pPr>
        <w:spacing w:after="0" w:line="240" w:lineRule="auto"/>
        <w:jc w:val="both"/>
        <w:rPr>
          <w:rFonts w:cstheme="minorHAnsi"/>
          <w:color w:val="0070C0"/>
          <w:sz w:val="24"/>
          <w:szCs w:val="28"/>
        </w:rPr>
      </w:pPr>
      <w:r>
        <w:rPr>
          <w:rFonts w:cstheme="minorHAnsi"/>
          <w:sz w:val="24"/>
          <w:szCs w:val="28"/>
        </w:rPr>
        <w:lastRenderedPageBreak/>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11"/>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3B35648E" w:rsidR="00515F14" w:rsidRPr="005D0E2A"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06377746"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0D350E" w:rsidRPr="00F20E47">
        <w:rPr>
          <w:rFonts w:cstheme="minorHAnsi"/>
          <w:sz w:val="24"/>
          <w:szCs w:val="28"/>
        </w:rPr>
        <w:t xml:space="preserve">If you would prefer that we remove </w:t>
      </w:r>
      <w:r w:rsidRPr="00F20E47">
        <w:rPr>
          <w:rFonts w:cstheme="minorHAnsi"/>
          <w:sz w:val="24"/>
          <w:szCs w:val="28"/>
        </w:rPr>
        <w:t>information that we have already collected</w:t>
      </w:r>
      <w:r w:rsidR="000D350E" w:rsidRPr="00F20E47">
        <w:rPr>
          <w:rFonts w:cstheme="minorHAnsi"/>
          <w:sz w:val="24"/>
          <w:szCs w:val="28"/>
        </w:rPr>
        <w:t xml:space="preserve"> from you, please contact Dr Kit Double (</w:t>
      </w:r>
      <w:hyperlink r:id="rId10" w:history="1">
        <w:r w:rsidR="000D350E" w:rsidRPr="00F20E47">
          <w:rPr>
            <w:rStyle w:val="Hyperlink"/>
            <w:rFonts w:cstheme="minorHAnsi"/>
            <w:sz w:val="24"/>
            <w:szCs w:val="28"/>
          </w:rPr>
          <w:t>kit.double@sydney.edu.au</w:t>
        </w:r>
      </w:hyperlink>
      <w:r w:rsidR="000D350E" w:rsidRPr="00F20E47">
        <w:rPr>
          <w:rFonts w:cstheme="minorHAnsi"/>
          <w:sz w:val="24"/>
          <w:szCs w:val="28"/>
        </w:rPr>
        <w:t>)</w:t>
      </w:r>
      <w:r w:rsidR="000D350E">
        <w:rPr>
          <w:rFonts w:cstheme="minorHAnsi"/>
          <w:sz w:val="24"/>
          <w:szCs w:val="28"/>
        </w:rPr>
        <w:t>.</w:t>
      </w:r>
    </w:p>
    <w:p w14:paraId="0E741895" w14:textId="38BF2A99" w:rsidR="000D350E" w:rsidRDefault="000D350E" w:rsidP="0043593F">
      <w:pPr>
        <w:spacing w:after="0" w:line="240" w:lineRule="auto"/>
        <w:ind w:left="360"/>
        <w:jc w:val="both"/>
        <w:rPr>
          <w:rFonts w:cstheme="minorHAnsi"/>
          <w:sz w:val="24"/>
          <w:szCs w:val="28"/>
        </w:rPr>
      </w:pPr>
    </w:p>
    <w:p w14:paraId="273BD823" w14:textId="0AD832D4" w:rsidR="000D350E" w:rsidRPr="005D0E2A" w:rsidRDefault="000D350E" w:rsidP="000D350E">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w:t>
      </w:r>
      <w:proofErr w:type="gramStart"/>
      <w:r>
        <w:rPr>
          <w:rFonts w:ascii="Calibri" w:hAnsi="Calibri" w:cs="Calibri"/>
          <w:iCs/>
          <w:sz w:val="24"/>
          <w:szCs w:val="24"/>
        </w:rPr>
        <w:t>response</w:t>
      </w:r>
      <w:proofErr w:type="gramEnd"/>
      <w:r>
        <w:rPr>
          <w:rFonts w:ascii="Calibri" w:hAnsi="Calibri" w:cs="Calibri"/>
          <w:iCs/>
          <w:sz w:val="24"/>
          <w:szCs w:val="24"/>
        </w:rPr>
        <w:t xml:space="preserve"> you will not receive any </w:t>
      </w:r>
      <w:r>
        <w:rPr>
          <w:rFonts w:cs="Arial"/>
          <w:sz w:val="24"/>
          <w:szCs w:val="24"/>
        </w:rPr>
        <w:t>course credit for your participation.</w:t>
      </w:r>
    </w:p>
    <w:p w14:paraId="18D1EF80" w14:textId="77777777" w:rsidR="000D350E" w:rsidRPr="005D0E2A" w:rsidRDefault="000D350E" w:rsidP="0043593F">
      <w:pPr>
        <w:spacing w:after="0" w:line="240" w:lineRule="auto"/>
        <w:ind w:left="360"/>
        <w:jc w:val="both"/>
        <w:rPr>
          <w:rFonts w:cstheme="minorHAnsi"/>
          <w:sz w:val="24"/>
          <w:szCs w:val="28"/>
        </w:rPr>
      </w:pP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D5425B4" w14:textId="18E776FF" w:rsidR="003F32B2" w:rsidRDefault="00EC34E9" w:rsidP="00EC34E9">
      <w:pPr>
        <w:spacing w:after="0" w:line="240" w:lineRule="auto"/>
        <w:ind w:left="360"/>
        <w:jc w:val="both"/>
        <w:rPr>
          <w:rFonts w:ascii="Calibri" w:hAnsi="Calibri" w:cs="Calibri"/>
          <w:iCs/>
          <w:sz w:val="24"/>
          <w:szCs w:val="24"/>
        </w:rPr>
      </w:pPr>
      <w:r>
        <w:rPr>
          <w:rFonts w:ascii="Calibri" w:hAnsi="Calibri" w:cs="Calibri"/>
          <w:iCs/>
          <w:sz w:val="24"/>
          <w:szCs w:val="24"/>
        </w:rPr>
        <w:t>C</w:t>
      </w:r>
      <w:r w:rsidRPr="00EC34E9">
        <w:rPr>
          <w:rFonts w:ascii="Calibri" w:hAnsi="Calibri" w:cs="Calibri"/>
          <w:iCs/>
          <w:sz w:val="24"/>
          <w:szCs w:val="24"/>
        </w:rPr>
        <w:t xml:space="preserve">ourse credit will be awarded to you after your participation, as indicated by your </w:t>
      </w:r>
      <w:r w:rsidR="006803E7">
        <w:rPr>
          <w:rFonts w:ascii="Calibri" w:hAnsi="Calibri" w:cs="Calibri"/>
          <w:iCs/>
          <w:sz w:val="24"/>
          <w:szCs w:val="24"/>
        </w:rPr>
        <w:t>psychology</w:t>
      </w:r>
      <w:r w:rsidRPr="00EC34E9">
        <w:rPr>
          <w:rFonts w:ascii="Calibri" w:hAnsi="Calibri" w:cs="Calibri"/>
          <w:iCs/>
          <w:sz w:val="24"/>
          <w:szCs w:val="24"/>
        </w:rPr>
        <w:t xml:space="preserve"> unit of study syllabus.</w:t>
      </w:r>
      <w:r>
        <w:rPr>
          <w:rFonts w:ascii="Calibri" w:hAnsi="Calibri" w:cs="Calibri"/>
          <w:iCs/>
          <w:sz w:val="24"/>
          <w:szCs w:val="24"/>
        </w:rPr>
        <w:t xml:space="preserve"> </w:t>
      </w:r>
      <w:r w:rsidR="003F32B2">
        <w:rPr>
          <w:rFonts w:ascii="Calibri" w:hAnsi="Calibri" w:cs="Calibri"/>
          <w:iCs/>
          <w:sz w:val="24"/>
          <w:szCs w:val="24"/>
        </w:rPr>
        <w:t xml:space="preserve">The study will take approximately [XXX] minutes and you </w:t>
      </w:r>
      <w:r w:rsidR="003F32B2" w:rsidRPr="005B16A9">
        <w:rPr>
          <w:rFonts w:ascii="Calibri" w:hAnsi="Calibri" w:cs="Calibri"/>
          <w:iCs/>
          <w:sz w:val="24"/>
          <w:szCs w:val="24"/>
        </w:rPr>
        <w:t>will receive</w:t>
      </w:r>
      <w:r w:rsidR="003F32B2">
        <w:rPr>
          <w:rFonts w:ascii="Calibri" w:hAnsi="Calibri" w:cs="Calibri"/>
          <w:iCs/>
          <w:sz w:val="24"/>
          <w:szCs w:val="24"/>
        </w:rPr>
        <w:t xml:space="preserve"> YY course credit.</w:t>
      </w:r>
    </w:p>
    <w:p w14:paraId="300E21F7" w14:textId="77777777" w:rsidR="003F32B2" w:rsidRDefault="003F32B2" w:rsidP="00EC34E9">
      <w:pPr>
        <w:spacing w:after="0" w:line="240" w:lineRule="auto"/>
        <w:ind w:left="360"/>
        <w:jc w:val="both"/>
        <w:rPr>
          <w:rFonts w:ascii="Calibri" w:hAnsi="Calibri" w:cs="Calibri"/>
          <w:iCs/>
          <w:sz w:val="24"/>
          <w:szCs w:val="24"/>
        </w:rPr>
      </w:pPr>
    </w:p>
    <w:p w14:paraId="56F1F4DB" w14:textId="10372EE1" w:rsidR="00F93AA4" w:rsidRDefault="003F32B2" w:rsidP="00EC34E9">
      <w:pPr>
        <w:spacing w:after="0" w:line="240" w:lineRule="auto"/>
        <w:ind w:left="360"/>
        <w:jc w:val="both"/>
        <w:rPr>
          <w:rFonts w:ascii="Calibri" w:hAnsi="Calibri" w:cs="Calibri"/>
          <w:iCs/>
          <w:sz w:val="24"/>
          <w:szCs w:val="24"/>
        </w:rPr>
      </w:pPr>
      <w:r>
        <w:rPr>
          <w:rFonts w:ascii="Calibri" w:hAnsi="Calibri" w:cs="Calibri"/>
          <w:iCs/>
          <w:sz w:val="24"/>
          <w:szCs w:val="24"/>
        </w:rPr>
        <w:t xml:space="preserve"> If you do not wish to complete this study, you may obtain course credit by doing other studies on SONA or by undertaking an alternative assignment.</w:t>
      </w:r>
    </w:p>
    <w:p w14:paraId="06ADC066" w14:textId="77777777" w:rsidR="00EC34E9" w:rsidRPr="005D0E2A" w:rsidRDefault="00EC34E9" w:rsidP="00EC34E9">
      <w:pPr>
        <w:spacing w:after="0" w:line="240" w:lineRule="auto"/>
        <w:ind w:left="360"/>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389658A9" w14:textId="77777777" w:rsidR="00B132F8" w:rsidRDefault="00B132F8" w:rsidP="00B132F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2"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w:t>
      </w:r>
      <w:proofErr w:type="gramStart"/>
      <w:r>
        <w:rPr>
          <w:rFonts w:cstheme="minorHAnsi"/>
          <w:sz w:val="24"/>
          <w:szCs w:val="28"/>
        </w:rPr>
        <w:t>permission, unless</w:t>
      </w:r>
      <w:proofErr w:type="gramEnd"/>
      <w:r>
        <w:rPr>
          <w:rFonts w:cstheme="minorHAnsi"/>
          <w:sz w:val="24"/>
          <w:szCs w:val="28"/>
        </w:rPr>
        <w:t xml:space="preserve">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13"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2"/>
    <w:bookmarkEnd w:id="13"/>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 xml:space="preserve">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w:t>
      </w:r>
      <w:proofErr w:type="gramStart"/>
      <w:r w:rsidRPr="00F939FA">
        <w:rPr>
          <w:rFonts w:cs="Calibri"/>
          <w:sz w:val="24"/>
          <w:szCs w:val="24"/>
        </w:rPr>
        <w:t>study</w:t>
      </w:r>
      <w:proofErr w:type="gramEnd"/>
      <w:r w:rsidRPr="00F939FA">
        <w:rPr>
          <w:rFonts w:cs="Calibri"/>
          <w:sz w:val="24"/>
          <w:szCs w:val="24"/>
        </w:rPr>
        <w:t xml:space="preserve">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2E59DCF1"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1A2562">
        <w:rPr>
          <w:rFonts w:cstheme="minorHAnsi"/>
          <w:sz w:val="24"/>
          <w:szCs w:val="28"/>
        </w:rPr>
        <w:t>Dr Kit Double</w:t>
      </w:r>
      <w:r w:rsidR="00A4619C">
        <w:rPr>
          <w:rFonts w:cstheme="minorHAnsi"/>
          <w:sz w:val="24"/>
          <w:szCs w:val="28"/>
        </w:rPr>
        <w:t xml:space="preserve"> (</w:t>
      </w:r>
      <w:hyperlink r:id="rId11" w:history="1">
        <w:r w:rsidR="001A2562"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09ADBCDA" w:rsidR="00F93AA4" w:rsidRPr="005D0E2A" w:rsidRDefault="007F155F" w:rsidP="007F155F">
      <w:pPr>
        <w:pStyle w:val="ListParagraph"/>
        <w:tabs>
          <w:tab w:val="left" w:pos="7048"/>
        </w:tabs>
        <w:spacing w:after="0" w:line="240" w:lineRule="auto"/>
        <w:ind w:left="0"/>
        <w:jc w:val="both"/>
        <w:rPr>
          <w:rFonts w:cstheme="minorHAnsi"/>
          <w:b/>
          <w:sz w:val="24"/>
          <w:szCs w:val="28"/>
        </w:rPr>
        <w:pPrChange w:id="14" w:author="Kit Double" w:date="2023-03-17T13:24:00Z">
          <w:pPr>
            <w:pStyle w:val="ListParagraph"/>
            <w:spacing w:after="0" w:line="240" w:lineRule="auto"/>
            <w:ind w:left="0"/>
            <w:jc w:val="both"/>
          </w:pPr>
        </w:pPrChange>
      </w:pPr>
      <w:ins w:id="15" w:author="Kit Double" w:date="2023-03-17T13:24:00Z">
        <w:r>
          <w:rPr>
            <w:rFonts w:cstheme="minorHAnsi"/>
            <w:b/>
            <w:sz w:val="24"/>
            <w:szCs w:val="28"/>
          </w:rPr>
          <w:tab/>
        </w:r>
      </w:ins>
    </w:p>
    <w:p w14:paraId="0346C826" w14:textId="4B5D915B"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del w:id="16" w:author="Kit Double" w:date="2023-03-17T13:23:00Z">
        <w:r w:rsidR="00AE7861" w:rsidRPr="005D0E2A" w:rsidDel="007F155F">
          <w:rPr>
            <w:rFonts w:cstheme="minorHAnsi"/>
            <w:color w:val="0070C0"/>
            <w:sz w:val="24"/>
            <w:szCs w:val="28"/>
          </w:rPr>
          <w:delText>[INSERT HREC Approval No. once obtained]</w:delText>
        </w:r>
      </w:del>
      <w:ins w:id="17" w:author="Kit Double" w:date="2023-03-17T13:23:00Z">
        <w:r w:rsidR="007F155F">
          <w:rPr>
            <w:rFonts w:cstheme="minorHAnsi"/>
            <w:color w:val="0070C0"/>
            <w:sz w:val="24"/>
            <w:szCs w:val="28"/>
          </w:rPr>
          <w:t>2022/796</w:t>
        </w:r>
      </w:ins>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 xml:space="preserve">If you are concerned about the way this study is being conducted or </w:t>
      </w:r>
      <w:proofErr w:type="gramStart"/>
      <w:r w:rsidRPr="005D0E2A">
        <w:rPr>
          <w:rFonts w:cstheme="minorHAnsi"/>
          <w:sz w:val="24"/>
          <w:szCs w:val="28"/>
        </w:rPr>
        <w:t>you wish</w:t>
      </w:r>
      <w:proofErr w:type="gramEnd"/>
      <w:r w:rsidRPr="005D0E2A">
        <w:rPr>
          <w:rFonts w:cstheme="minorHAnsi"/>
          <w:sz w:val="24"/>
          <w:szCs w:val="28"/>
        </w:rPr>
        <w:t xml:space="preserve">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000000" w:rsidP="001415FA">
      <w:pPr>
        <w:pStyle w:val="ListParagraph"/>
        <w:spacing w:after="0" w:line="240" w:lineRule="auto"/>
        <w:ind w:left="426"/>
        <w:jc w:val="both"/>
        <w:rPr>
          <w:rFonts w:cstheme="minorHAnsi"/>
          <w:sz w:val="24"/>
          <w:szCs w:val="28"/>
        </w:rPr>
      </w:pPr>
      <w:hyperlink r:id="rId13" w:history="1">
        <w:r w:rsidR="001415FA"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AF0B5" w14:textId="77777777" w:rsidR="0069439D" w:rsidRDefault="0069439D" w:rsidP="00810EA6">
      <w:pPr>
        <w:spacing w:after="0" w:line="240" w:lineRule="auto"/>
      </w:pPr>
      <w:r>
        <w:separator/>
      </w:r>
    </w:p>
  </w:endnote>
  <w:endnote w:type="continuationSeparator" w:id="0">
    <w:p w14:paraId="502B1846" w14:textId="77777777" w:rsidR="0069439D" w:rsidRDefault="0069439D"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EE"/>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CBBE1" w14:textId="36F5BDAD"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ins w:id="18" w:author="Kit Double" w:date="2023-03-17T13:22:00Z">
      <w:r w:rsidR="0010325E">
        <w:rPr>
          <w:rFonts w:cstheme="minorHAnsi"/>
          <w:sz w:val="20"/>
          <w:szCs w:val="20"/>
        </w:rPr>
        <w:t>2022/796</w:t>
      </w:r>
    </w:ins>
    <w:del w:id="19" w:author="Kit Double" w:date="2023-03-17T13:22:00Z">
      <w:r w:rsidRPr="008A2B05" w:rsidDel="0010325E">
        <w:rPr>
          <w:rFonts w:cstheme="minorHAnsi"/>
          <w:color w:val="E64626"/>
          <w:sz w:val="20"/>
          <w:szCs w:val="20"/>
        </w:rPr>
        <w:delText>[</w:delText>
      </w:r>
      <w:r w:rsidR="00F9290B" w:rsidRPr="008A2B05" w:rsidDel="0010325E">
        <w:rPr>
          <w:rFonts w:cstheme="minorHAnsi"/>
          <w:color w:val="E64626"/>
          <w:sz w:val="20"/>
          <w:szCs w:val="20"/>
        </w:rPr>
        <w:delText>INSERT</w:delText>
      </w:r>
      <w:r w:rsidRPr="008A2B05" w:rsidDel="0010325E">
        <w:rPr>
          <w:rFonts w:cstheme="minorHAnsi"/>
          <w:color w:val="E64626"/>
          <w:sz w:val="20"/>
          <w:szCs w:val="20"/>
        </w:rPr>
        <w:delText>]</w:delText>
      </w:r>
    </w:del>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BF3501">
      <w:rPr>
        <w:rFonts w:cstheme="minorHAnsi"/>
        <w:color w:val="E64626"/>
        <w:sz w:val="20"/>
        <w:szCs w:val="20"/>
      </w:rPr>
      <w:t xml:space="preserve">Version </w:t>
    </w:r>
    <w:del w:id="20" w:author="Kit Double" w:date="2023-03-17T13:23:00Z">
      <w:r w:rsidR="006803E7" w:rsidDel="0010325E">
        <w:rPr>
          <w:rFonts w:cstheme="minorHAnsi"/>
          <w:color w:val="E64626"/>
          <w:sz w:val="20"/>
          <w:szCs w:val="20"/>
        </w:rPr>
        <w:delText>2</w:delText>
      </w:r>
      <w:r w:rsidR="00BF3501" w:rsidDel="0010325E">
        <w:rPr>
          <w:rFonts w:cstheme="minorHAnsi"/>
          <w:color w:val="E64626"/>
          <w:sz w:val="20"/>
          <w:szCs w:val="20"/>
        </w:rPr>
        <w:delText xml:space="preserve">, </w:delText>
      </w:r>
      <w:r w:rsidR="006803E7" w:rsidDel="0010325E">
        <w:rPr>
          <w:rFonts w:cstheme="minorHAnsi"/>
          <w:color w:val="E64626"/>
          <w:sz w:val="20"/>
          <w:szCs w:val="20"/>
        </w:rPr>
        <w:delText>3</w:delText>
      </w:r>
      <w:r w:rsidR="006803E7" w:rsidRPr="002918F5" w:rsidDel="0010325E">
        <w:rPr>
          <w:rFonts w:cstheme="minorHAnsi"/>
          <w:color w:val="E64626"/>
          <w:sz w:val="20"/>
          <w:szCs w:val="20"/>
          <w:vertAlign w:val="superscript"/>
        </w:rPr>
        <w:delText>rd</w:delText>
      </w:r>
      <w:r w:rsidR="006803E7" w:rsidDel="0010325E">
        <w:rPr>
          <w:rFonts w:cstheme="minorHAnsi"/>
          <w:color w:val="E64626"/>
          <w:sz w:val="20"/>
          <w:szCs w:val="20"/>
        </w:rPr>
        <w:delText xml:space="preserve"> November</w:delText>
      </w:r>
      <w:r w:rsidR="00BF3501" w:rsidDel="0010325E">
        <w:rPr>
          <w:rFonts w:cstheme="minorHAnsi"/>
          <w:color w:val="E64626"/>
          <w:sz w:val="20"/>
          <w:szCs w:val="20"/>
        </w:rPr>
        <w:delText xml:space="preserve"> 202</w:delText>
      </w:r>
      <w:r w:rsidR="00EF3700" w:rsidDel="0010325E">
        <w:rPr>
          <w:rFonts w:cstheme="minorHAnsi"/>
          <w:color w:val="E64626"/>
          <w:sz w:val="20"/>
          <w:szCs w:val="20"/>
        </w:rPr>
        <w:delText>2</w:delText>
      </w:r>
    </w:del>
    <w:ins w:id="21" w:author="Kit Double" w:date="2023-03-17T13:23:00Z">
      <w:r w:rsidR="0010325E">
        <w:rPr>
          <w:rFonts w:cstheme="minorHAnsi"/>
          <w:color w:val="E64626"/>
          <w:sz w:val="20"/>
          <w:szCs w:val="20"/>
        </w:rPr>
        <w:t>3, 17</w:t>
      </w:r>
      <w:r w:rsidR="0010325E" w:rsidRPr="0010325E">
        <w:rPr>
          <w:rFonts w:cstheme="minorHAnsi"/>
          <w:color w:val="E64626"/>
          <w:sz w:val="20"/>
          <w:szCs w:val="20"/>
          <w:vertAlign w:val="superscript"/>
          <w:rPrChange w:id="22" w:author="Kit Double" w:date="2023-03-17T13:23:00Z">
            <w:rPr>
              <w:rFonts w:cstheme="minorHAnsi"/>
              <w:color w:val="E64626"/>
              <w:sz w:val="20"/>
              <w:szCs w:val="20"/>
            </w:rPr>
          </w:rPrChange>
        </w:rPr>
        <w:t>th</w:t>
      </w:r>
      <w:r w:rsidR="0010325E">
        <w:rPr>
          <w:rFonts w:cstheme="minorHAnsi"/>
          <w:color w:val="E64626"/>
          <w:sz w:val="20"/>
          <w:szCs w:val="20"/>
        </w:rPr>
        <w:t xml:space="preserve"> March, 2023</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583CB" w14:textId="77777777" w:rsidR="0069439D" w:rsidRDefault="0069439D" w:rsidP="00810EA6">
      <w:pPr>
        <w:spacing w:after="0" w:line="240" w:lineRule="auto"/>
      </w:pPr>
      <w:r>
        <w:separator/>
      </w:r>
    </w:p>
  </w:footnote>
  <w:footnote w:type="continuationSeparator" w:id="0">
    <w:p w14:paraId="011AD176" w14:textId="77777777" w:rsidR="0069439D" w:rsidRDefault="0069439D" w:rsidP="0081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129204028">
    <w:abstractNumId w:val="2"/>
  </w:num>
  <w:num w:numId="2" w16cid:durableId="556477562">
    <w:abstractNumId w:val="3"/>
  </w:num>
  <w:num w:numId="3" w16cid:durableId="1558279000">
    <w:abstractNumId w:val="7"/>
  </w:num>
  <w:num w:numId="4" w16cid:durableId="596715867">
    <w:abstractNumId w:val="5"/>
  </w:num>
  <w:num w:numId="5" w16cid:durableId="723335712">
    <w:abstractNumId w:val="0"/>
  </w:num>
  <w:num w:numId="6" w16cid:durableId="188833615">
    <w:abstractNumId w:val="4"/>
  </w:num>
  <w:num w:numId="7" w16cid:durableId="1986665227">
    <w:abstractNumId w:val="6"/>
  </w:num>
  <w:num w:numId="8" w16cid:durableId="1566527132">
    <w:abstractNumId w:val="8"/>
  </w:num>
  <w:num w:numId="9" w16cid:durableId="5520347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75E0E"/>
    <w:rsid w:val="000775F3"/>
    <w:rsid w:val="000A038E"/>
    <w:rsid w:val="000A5210"/>
    <w:rsid w:val="000D350E"/>
    <w:rsid w:val="000E337F"/>
    <w:rsid w:val="000E6505"/>
    <w:rsid w:val="0010325E"/>
    <w:rsid w:val="001415FA"/>
    <w:rsid w:val="0016292A"/>
    <w:rsid w:val="001863C6"/>
    <w:rsid w:val="001A2562"/>
    <w:rsid w:val="001D35FC"/>
    <w:rsid w:val="002227B7"/>
    <w:rsid w:val="002918F5"/>
    <w:rsid w:val="002A18A5"/>
    <w:rsid w:val="00326D4D"/>
    <w:rsid w:val="00337DFD"/>
    <w:rsid w:val="0035749F"/>
    <w:rsid w:val="003921A2"/>
    <w:rsid w:val="003D0289"/>
    <w:rsid w:val="003E068A"/>
    <w:rsid w:val="003E3B96"/>
    <w:rsid w:val="003F32B2"/>
    <w:rsid w:val="0043593F"/>
    <w:rsid w:val="00471DA9"/>
    <w:rsid w:val="004842B5"/>
    <w:rsid w:val="004C42EC"/>
    <w:rsid w:val="00515F14"/>
    <w:rsid w:val="00586406"/>
    <w:rsid w:val="005A7B7D"/>
    <w:rsid w:val="005B1324"/>
    <w:rsid w:val="005D0E2A"/>
    <w:rsid w:val="00601E38"/>
    <w:rsid w:val="006407E7"/>
    <w:rsid w:val="0064727A"/>
    <w:rsid w:val="00652233"/>
    <w:rsid w:val="006803E7"/>
    <w:rsid w:val="006911D2"/>
    <w:rsid w:val="0069439D"/>
    <w:rsid w:val="006A7F94"/>
    <w:rsid w:val="006C5E9E"/>
    <w:rsid w:val="006E1F9B"/>
    <w:rsid w:val="007153E0"/>
    <w:rsid w:val="007424B7"/>
    <w:rsid w:val="0078459B"/>
    <w:rsid w:val="00796873"/>
    <w:rsid w:val="007C3FEC"/>
    <w:rsid w:val="007F155F"/>
    <w:rsid w:val="00810EA6"/>
    <w:rsid w:val="00873239"/>
    <w:rsid w:val="00882730"/>
    <w:rsid w:val="00887FD1"/>
    <w:rsid w:val="008910DC"/>
    <w:rsid w:val="008A0628"/>
    <w:rsid w:val="008A2B05"/>
    <w:rsid w:val="008B16B7"/>
    <w:rsid w:val="008B2D0D"/>
    <w:rsid w:val="008C1ED1"/>
    <w:rsid w:val="00916CF9"/>
    <w:rsid w:val="00926F35"/>
    <w:rsid w:val="009A2844"/>
    <w:rsid w:val="009B6F0C"/>
    <w:rsid w:val="00A4619C"/>
    <w:rsid w:val="00AE7861"/>
    <w:rsid w:val="00B132F8"/>
    <w:rsid w:val="00B21895"/>
    <w:rsid w:val="00B52E02"/>
    <w:rsid w:val="00BD46F4"/>
    <w:rsid w:val="00BE046D"/>
    <w:rsid w:val="00BF3501"/>
    <w:rsid w:val="00C72DA3"/>
    <w:rsid w:val="00C84E63"/>
    <w:rsid w:val="00C87344"/>
    <w:rsid w:val="00C90FE2"/>
    <w:rsid w:val="00DD3AB6"/>
    <w:rsid w:val="00E2288C"/>
    <w:rsid w:val="00EC34E9"/>
    <w:rsid w:val="00EC6B4E"/>
    <w:rsid w:val="00ED17AB"/>
    <w:rsid w:val="00ED7C29"/>
    <w:rsid w:val="00EE734C"/>
    <w:rsid w:val="00EF3700"/>
    <w:rsid w:val="00F72B88"/>
    <w:rsid w:val="00F9290B"/>
    <w:rsid w:val="00F93AA4"/>
    <w:rsid w:val="00FB7E63"/>
    <w:rsid w:val="00FD62C3"/>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6803E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uman.ethics@sydney.edu.au"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XX@unimelb.edu.au"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it.double@sydney.edu.a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kit.double@sydney.edu.au"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mailto:XX@unimelb.edu.au"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0" ma:contentTypeDescription="Create a new document." ma:contentTypeScope="" ma:versionID="2027fdd379d11a6519b43b397ffd54b4">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A0874B10-0B97-467A-A065-BC66E3546A7D}"/>
</file>

<file path=customXml/itemProps3.xml><?xml version="1.0" encoding="utf-8"?>
<ds:datastoreItem xmlns:ds="http://schemas.openxmlformats.org/officeDocument/2006/customXml" ds:itemID="{F4107348-7860-47EA-82E7-708AD0F5F7B6}"/>
</file>

<file path=customXml/itemProps4.xml><?xml version="1.0" encoding="utf-8"?>
<ds:datastoreItem xmlns:ds="http://schemas.openxmlformats.org/officeDocument/2006/customXml" ds:itemID="{55F418CE-7566-46D3-9E4F-8678F7F8D3CA}"/>
</file>

<file path=docProps/app.xml><?xml version="1.0" encoding="utf-8"?>
<Properties xmlns="http://schemas.openxmlformats.org/officeDocument/2006/extended-properties" xmlns:vt="http://schemas.openxmlformats.org/officeDocument/2006/docPropsVTypes">
  <Template>Normal.dotm</Template>
  <TotalTime>2</TotalTime>
  <Pages>3</Pages>
  <Words>845</Words>
  <Characters>4834</Characters>
  <Application>Microsoft Office Word</Application>
  <DocSecurity>0</DocSecurity>
  <Lines>77</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5</cp:revision>
  <dcterms:created xsi:type="dcterms:W3CDTF">2022-11-03T02:59:00Z</dcterms:created>
  <dcterms:modified xsi:type="dcterms:W3CDTF">2023-03-17T02:24:00Z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