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ins w:id="0" w:author="Kit Double" w:date="2023-03-17T13:18:00Z"/>
          <w:color w:val="000000" w:themeColor="text1"/>
          <w:sz w:val="24"/>
          <w:szCs w:val="24"/>
        </w:rPr>
      </w:pPr>
      <w:ins w:id="1" w:author="Kit Double" w:date="2023-02-27T13:24:00Z">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ins>
    </w:p>
    <w:p w14:paraId="7DD38653" w14:textId="31E0EC36" w:rsidR="009F0D47" w:rsidRPr="009F0D47" w:rsidRDefault="009F0D47" w:rsidP="00337038">
      <w:pPr>
        <w:pStyle w:val="ListParagraph"/>
        <w:numPr>
          <w:ilvl w:val="0"/>
          <w:numId w:val="9"/>
        </w:numPr>
        <w:overflowPunct w:val="0"/>
        <w:autoSpaceDE w:val="0"/>
        <w:autoSpaceDN w:val="0"/>
        <w:adjustRightInd w:val="0"/>
        <w:spacing w:after="0" w:line="240" w:lineRule="auto"/>
        <w:textAlignment w:val="baseline"/>
        <w:rPr>
          <w:ins w:id="2" w:author="Kit Double" w:date="2023-03-17T13:19:00Z"/>
          <w:color w:val="000000" w:themeColor="text1"/>
          <w:sz w:val="24"/>
          <w:szCs w:val="24"/>
          <w:rPrChange w:id="3" w:author="Kit Double" w:date="2023-03-17T13:19:00Z">
            <w:rPr>
              <w:ins w:id="4" w:author="Kit Double" w:date="2023-03-17T13:19:00Z"/>
              <w:rFonts w:cstheme="minorHAnsi"/>
              <w:sz w:val="24"/>
              <w:szCs w:val="28"/>
            </w:rPr>
          </w:rPrChange>
        </w:rPr>
      </w:pPr>
      <w:ins w:id="5" w:author="Kit Double" w:date="2023-03-17T13:18:00Z">
        <w:r>
          <w:rPr>
            <w:color w:val="000000" w:themeColor="text1"/>
            <w:sz w:val="24"/>
            <w:szCs w:val="24"/>
          </w:rPr>
          <w:t xml:space="preserve">Ms </w:t>
        </w:r>
        <w:r>
          <w:rPr>
            <w:rFonts w:cstheme="minorHAnsi"/>
            <w:sz w:val="24"/>
            <w:szCs w:val="28"/>
          </w:rPr>
          <w:t>Sze Ching Rachel Kwok</w:t>
        </w:r>
      </w:ins>
      <w:ins w:id="6" w:author="Kit Double" w:date="2023-03-17T13:19:00Z">
        <w:r>
          <w:rPr>
            <w:rFonts w:cstheme="minorHAnsi"/>
            <w:sz w:val="24"/>
            <w:szCs w:val="28"/>
          </w:rPr>
          <w:t>, Honours Student, School of Psychology, University of Sydney</w:t>
        </w:r>
      </w:ins>
    </w:p>
    <w:p w14:paraId="54DC70E2" w14:textId="59590086" w:rsidR="009F0D47" w:rsidRDefault="009F0D47" w:rsidP="00337038">
      <w:pPr>
        <w:pStyle w:val="ListParagraph"/>
        <w:numPr>
          <w:ilvl w:val="0"/>
          <w:numId w:val="9"/>
        </w:numPr>
        <w:overflowPunct w:val="0"/>
        <w:autoSpaceDE w:val="0"/>
        <w:autoSpaceDN w:val="0"/>
        <w:adjustRightInd w:val="0"/>
        <w:spacing w:after="0" w:line="240" w:lineRule="auto"/>
        <w:textAlignment w:val="baseline"/>
        <w:rPr>
          <w:ins w:id="7" w:author="Kit Double" w:date="2023-02-27T13:24:00Z"/>
          <w:color w:val="000000" w:themeColor="text1"/>
          <w:sz w:val="24"/>
          <w:szCs w:val="24"/>
        </w:rPr>
      </w:pPr>
      <w:ins w:id="8" w:author="Kit Double" w:date="2023-03-17T13:19:00Z">
        <w:r>
          <w:rPr>
            <w:rFonts w:cstheme="minorHAnsi"/>
            <w:sz w:val="24"/>
            <w:szCs w:val="28"/>
          </w:rPr>
          <w:t xml:space="preserve">Mr Callum Brown, Honours </w:t>
        </w:r>
      </w:ins>
      <w:ins w:id="9" w:author="Kit Double" w:date="2023-03-17T13:20:00Z">
        <w:r>
          <w:rPr>
            <w:rFonts w:cstheme="minorHAnsi"/>
            <w:sz w:val="24"/>
            <w:szCs w:val="28"/>
          </w:rPr>
          <w:t>Student</w:t>
        </w:r>
      </w:ins>
      <w:ins w:id="10" w:author="Kit Double" w:date="2023-03-17T13:19:00Z">
        <w:r>
          <w:rPr>
            <w:rFonts w:cstheme="minorHAnsi"/>
            <w:sz w:val="24"/>
            <w:szCs w:val="28"/>
          </w:rPr>
          <w:t>, School of Psy</w:t>
        </w:r>
      </w:ins>
      <w:ins w:id="11" w:author="Kit Double" w:date="2023-03-17T13:20:00Z">
        <w:r>
          <w:rPr>
            <w:rFonts w:cstheme="minorHAnsi"/>
            <w:sz w:val="24"/>
            <w:szCs w:val="28"/>
          </w:rPr>
          <w:t>chology, University of Sydney</w:t>
        </w:r>
      </w:ins>
    </w:p>
    <w:p w14:paraId="0D4FA8AF" w14:textId="77777777" w:rsidR="00337038" w:rsidRDefault="00337038">
      <w:pPr>
        <w:pStyle w:val="ListParagraph"/>
        <w:overflowPunct w:val="0"/>
        <w:autoSpaceDE w:val="0"/>
        <w:autoSpaceDN w:val="0"/>
        <w:adjustRightInd w:val="0"/>
        <w:spacing w:after="0" w:line="240" w:lineRule="auto"/>
        <w:ind w:left="1080"/>
        <w:textAlignment w:val="baseline"/>
        <w:rPr>
          <w:ins w:id="12" w:author="Kit Double" w:date="2023-02-27T13:24:00Z"/>
          <w:color w:val="000000" w:themeColor="text1"/>
          <w:sz w:val="24"/>
          <w:szCs w:val="24"/>
        </w:rPr>
        <w:pPrChange w:id="13" w:author="Kit Double" w:date="2023-02-27T13:24:00Z">
          <w:pPr>
            <w:pStyle w:val="ListParagraph"/>
            <w:numPr>
              <w:numId w:val="9"/>
            </w:numPr>
            <w:overflowPunct w:val="0"/>
            <w:autoSpaceDE w:val="0"/>
            <w:autoSpaceDN w:val="0"/>
            <w:adjustRightInd w:val="0"/>
            <w:spacing w:after="0" w:line="240" w:lineRule="auto"/>
            <w:ind w:left="1080" w:hanging="360"/>
            <w:textAlignment w:val="baseline"/>
          </w:pPr>
        </w:pPrChange>
      </w:pPr>
    </w:p>
    <w:p w14:paraId="4406F5A6" w14:textId="77777777" w:rsidR="00337038" w:rsidRPr="002973E3" w:rsidRDefault="00337038" w:rsidP="00337038">
      <w:pPr>
        <w:spacing w:after="0"/>
        <w:ind w:left="284"/>
        <w:jc w:val="both"/>
        <w:rPr>
          <w:ins w:id="14" w:author="Kit Double" w:date="2023-02-27T13:24:00Z"/>
          <w:rFonts w:cstheme="minorHAnsi"/>
          <w:b/>
          <w:bCs/>
          <w:sz w:val="24"/>
          <w:szCs w:val="28"/>
        </w:rPr>
      </w:pPr>
    </w:p>
    <w:p w14:paraId="5A0AC45C" w14:textId="77777777" w:rsidR="00337038" w:rsidRPr="005D0E2A" w:rsidRDefault="00337038" w:rsidP="00337038">
      <w:pPr>
        <w:spacing w:after="0" w:line="240" w:lineRule="auto"/>
        <w:ind w:left="360"/>
        <w:jc w:val="both"/>
        <w:rPr>
          <w:ins w:id="15" w:author="Kit Double" w:date="2023-02-27T13:24:00Z"/>
          <w:rFonts w:cstheme="minorHAnsi"/>
          <w:sz w:val="24"/>
          <w:szCs w:val="28"/>
        </w:rPr>
      </w:pPr>
    </w:p>
    <w:p w14:paraId="6A1BDC34" w14:textId="56D8219F" w:rsidR="00337038" w:rsidRPr="005D0E2A" w:rsidRDefault="00337038" w:rsidP="00337038">
      <w:pPr>
        <w:spacing w:after="0" w:line="240" w:lineRule="auto"/>
        <w:ind w:left="360"/>
        <w:jc w:val="both"/>
        <w:rPr>
          <w:ins w:id="16" w:author="Kit Double" w:date="2023-02-27T13:24:00Z"/>
          <w:rFonts w:cstheme="minorHAnsi"/>
          <w:sz w:val="24"/>
          <w:szCs w:val="28"/>
        </w:rPr>
      </w:pPr>
      <w:ins w:id="17" w:author="Kit Double" w:date="2023-02-27T13:24:00Z">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as well as the Honours theses of Callum Brown and Sze Ching Rachel Kwok</w:t>
        </w:r>
        <w:r w:rsidRPr="005D0E2A">
          <w:rPr>
            <w:rFonts w:cstheme="minorHAnsi"/>
            <w:sz w:val="24"/>
            <w:szCs w:val="28"/>
          </w:rPr>
          <w:t xml:space="preserve">. </w:t>
        </w:r>
      </w:ins>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18"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8"/>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0"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w:t>
      </w:r>
      <w:proofErr w:type="gramStart"/>
      <w:r>
        <w:rPr>
          <w:rFonts w:cs="Arial"/>
          <w:sz w:val="24"/>
          <w:szCs w:val="24"/>
        </w:rPr>
        <w:t>YY.YY</w:t>
      </w:r>
      <w:proofErr w:type="gramEnd"/>
      <w:r>
        <w:rPr>
          <w:rFonts w:cs="Arial"/>
          <w:sz w:val="24"/>
          <w:szCs w:val="24"/>
        </w:rPr>
        <w:t xml:space="preserve">]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9"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0"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9"/>
    <w:bookmarkEnd w:id="20"/>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w:t>
      </w:r>
      <w:r w:rsidRPr="00F939FA">
        <w:rPr>
          <w:rFonts w:cs="Calibri"/>
          <w:sz w:val="24"/>
          <w:szCs w:val="24"/>
        </w:rPr>
        <w:lastRenderedPageBreak/>
        <w:t xml:space="preserve">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1"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1E37B55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ins w:id="21" w:author="Kit Double" w:date="2023-03-17T13:24:00Z">
        <w:r w:rsidR="00FA0E48">
          <w:rPr>
            <w:rFonts w:cstheme="minorHAnsi"/>
            <w:sz w:val="24"/>
            <w:szCs w:val="28"/>
          </w:rPr>
          <w:t xml:space="preserve"> 2022/796</w:t>
        </w:r>
      </w:ins>
      <w:del w:id="22" w:author="Kit Double" w:date="2023-03-17T13:24:00Z">
        <w:r w:rsidR="00AE7861" w:rsidRPr="005D0E2A" w:rsidDel="00FA0E48">
          <w:rPr>
            <w:rFonts w:cstheme="minorHAnsi"/>
            <w:color w:val="0070C0"/>
            <w:sz w:val="24"/>
            <w:szCs w:val="28"/>
          </w:rPr>
          <w:delText>[INSERT HREC Approval No. once obtained]</w:delText>
        </w:r>
      </w:del>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D1CBA" w14:textId="77777777" w:rsidR="00AB6FF0" w:rsidRDefault="00AB6FF0" w:rsidP="00810EA6">
      <w:pPr>
        <w:spacing w:after="0" w:line="240" w:lineRule="auto"/>
      </w:pPr>
      <w:r>
        <w:separator/>
      </w:r>
    </w:p>
  </w:endnote>
  <w:endnote w:type="continuationSeparator" w:id="0">
    <w:p w14:paraId="76F93F55" w14:textId="77777777" w:rsidR="00AB6FF0" w:rsidRDefault="00AB6FF0"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65FD4B6D"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del w:id="23" w:author="Kit Double" w:date="2023-02-27T13:25:00Z">
      <w:r w:rsidRPr="008A2B05" w:rsidDel="00367181">
        <w:rPr>
          <w:rFonts w:cstheme="minorHAnsi"/>
          <w:color w:val="E64626"/>
          <w:sz w:val="20"/>
          <w:szCs w:val="20"/>
        </w:rPr>
        <w:delText>[</w:delText>
      </w:r>
    </w:del>
    <w:ins w:id="24" w:author="Kit Double" w:date="2023-02-27T13:25:00Z">
      <w:r w:rsidR="00367181" w:rsidRPr="00367181">
        <w:rPr>
          <w:rFonts w:cstheme="minorHAnsi"/>
          <w:color w:val="E64626"/>
          <w:sz w:val="20"/>
          <w:szCs w:val="20"/>
        </w:rPr>
        <w:t>2022/796</w:t>
      </w:r>
    </w:ins>
    <w:del w:id="25" w:author="Kit Double" w:date="2023-02-27T13:25:00Z">
      <w:r w:rsidR="00F9290B" w:rsidRPr="008A2B05" w:rsidDel="00367181">
        <w:rPr>
          <w:rFonts w:cstheme="minorHAnsi"/>
          <w:color w:val="E64626"/>
          <w:sz w:val="20"/>
          <w:szCs w:val="20"/>
        </w:rPr>
        <w:delText>INSERT</w:delText>
      </w:r>
      <w:r w:rsidRPr="008A2B05" w:rsidDel="00367181">
        <w:rPr>
          <w:rFonts w:cstheme="minorHAnsi"/>
          <w:color w:val="E64626"/>
          <w:sz w:val="20"/>
          <w:szCs w:val="20"/>
        </w:rPr>
        <w:delText>]</w:delText>
      </w:r>
    </w:del>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7D5516">
      <w:rPr>
        <w:rFonts w:cstheme="minorHAnsi"/>
        <w:color w:val="E64626"/>
        <w:sz w:val="20"/>
        <w:szCs w:val="20"/>
      </w:rPr>
      <w:t xml:space="preserve">Version </w:t>
    </w:r>
    <w:ins w:id="26" w:author="Kit Double" w:date="2023-02-27T13:24:00Z">
      <w:r w:rsidR="00367181">
        <w:rPr>
          <w:rFonts w:cstheme="minorHAnsi"/>
          <w:color w:val="E64626"/>
          <w:sz w:val="20"/>
          <w:szCs w:val="20"/>
        </w:rPr>
        <w:t>3</w:t>
      </w:r>
    </w:ins>
    <w:del w:id="27" w:author="Kit Double" w:date="2023-02-27T13:24:00Z">
      <w:r w:rsidR="00F20E47" w:rsidDel="00367181">
        <w:rPr>
          <w:rFonts w:cstheme="minorHAnsi"/>
          <w:color w:val="E64626"/>
          <w:sz w:val="20"/>
          <w:szCs w:val="20"/>
        </w:rPr>
        <w:delText>2</w:delText>
      </w:r>
    </w:del>
    <w:r w:rsidR="007D5516">
      <w:rPr>
        <w:rFonts w:cstheme="minorHAnsi"/>
        <w:color w:val="E64626"/>
        <w:sz w:val="20"/>
        <w:szCs w:val="20"/>
      </w:rPr>
      <w:t xml:space="preserve">, </w:t>
    </w:r>
    <w:del w:id="28" w:author="Kit Double" w:date="2023-02-27T13:25:00Z">
      <w:r w:rsidR="00F20E47" w:rsidDel="00367181">
        <w:rPr>
          <w:rFonts w:cstheme="minorHAnsi"/>
          <w:color w:val="E64626"/>
          <w:sz w:val="20"/>
          <w:szCs w:val="20"/>
        </w:rPr>
        <w:delText>3</w:delText>
      </w:r>
      <w:r w:rsidR="00F20E47" w:rsidRPr="00944742" w:rsidDel="00367181">
        <w:rPr>
          <w:rFonts w:cstheme="minorHAnsi"/>
          <w:color w:val="E64626"/>
          <w:sz w:val="20"/>
          <w:szCs w:val="20"/>
          <w:vertAlign w:val="superscript"/>
        </w:rPr>
        <w:delText>rd</w:delText>
      </w:r>
      <w:r w:rsidR="00F20E47" w:rsidDel="00367181">
        <w:rPr>
          <w:rFonts w:cstheme="minorHAnsi"/>
          <w:color w:val="E64626"/>
          <w:sz w:val="20"/>
          <w:szCs w:val="20"/>
        </w:rPr>
        <w:delText xml:space="preserve">  November </w:delText>
      </w:r>
      <w:r w:rsidR="007D5516" w:rsidDel="00367181">
        <w:rPr>
          <w:rFonts w:cstheme="minorHAnsi"/>
          <w:color w:val="E64626"/>
          <w:sz w:val="20"/>
          <w:szCs w:val="20"/>
        </w:rPr>
        <w:delText>202</w:delText>
      </w:r>
      <w:r w:rsidR="0097386A" w:rsidDel="00367181">
        <w:rPr>
          <w:rFonts w:cstheme="minorHAnsi"/>
          <w:color w:val="E64626"/>
          <w:sz w:val="20"/>
          <w:szCs w:val="20"/>
        </w:rPr>
        <w:delText>2</w:delText>
      </w:r>
    </w:del>
    <w:ins w:id="29" w:author="Kit Double" w:date="2023-02-27T13:25:00Z">
      <w:r w:rsidR="00367181">
        <w:rPr>
          <w:rFonts w:cstheme="minorHAnsi"/>
          <w:color w:val="E64626"/>
          <w:sz w:val="20"/>
          <w:szCs w:val="20"/>
        </w:rPr>
        <w:t>27</w:t>
      </w:r>
      <w:r w:rsidR="00367181" w:rsidRPr="00367181">
        <w:rPr>
          <w:rFonts w:cstheme="minorHAnsi"/>
          <w:color w:val="E64626"/>
          <w:sz w:val="20"/>
          <w:szCs w:val="20"/>
          <w:vertAlign w:val="superscript"/>
          <w:rPrChange w:id="30" w:author="Kit Double" w:date="2023-02-27T13:25:00Z">
            <w:rPr>
              <w:rFonts w:cstheme="minorHAnsi"/>
              <w:color w:val="E64626"/>
              <w:sz w:val="20"/>
              <w:szCs w:val="20"/>
            </w:rPr>
          </w:rPrChange>
        </w:rPr>
        <w:t>th</w:t>
      </w:r>
      <w:r w:rsidR="00367181">
        <w:rPr>
          <w:rFonts w:cstheme="minorHAnsi"/>
          <w:color w:val="E64626"/>
          <w:sz w:val="20"/>
          <w:szCs w:val="20"/>
        </w:rPr>
        <w:t xml:space="preserve"> February 2023</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0528B" w14:textId="77777777" w:rsidR="00AB6FF0" w:rsidRDefault="00AB6FF0" w:rsidP="00810EA6">
      <w:pPr>
        <w:spacing w:after="0" w:line="240" w:lineRule="auto"/>
      </w:pPr>
      <w:r>
        <w:separator/>
      </w:r>
    </w:p>
  </w:footnote>
  <w:footnote w:type="continuationSeparator" w:id="0">
    <w:p w14:paraId="55E566C7" w14:textId="77777777" w:rsidR="00AB6FF0" w:rsidRDefault="00AB6FF0"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3662B"/>
    <w:rsid w:val="0004491B"/>
    <w:rsid w:val="00047B6F"/>
    <w:rsid w:val="00065CB1"/>
    <w:rsid w:val="00066B88"/>
    <w:rsid w:val="000A038E"/>
    <w:rsid w:val="000F71B7"/>
    <w:rsid w:val="001100C7"/>
    <w:rsid w:val="001415FA"/>
    <w:rsid w:val="001863C6"/>
    <w:rsid w:val="002973E3"/>
    <w:rsid w:val="002A18A5"/>
    <w:rsid w:val="00326D4D"/>
    <w:rsid w:val="00337038"/>
    <w:rsid w:val="00337DFD"/>
    <w:rsid w:val="0035749F"/>
    <w:rsid w:val="00367181"/>
    <w:rsid w:val="003921A2"/>
    <w:rsid w:val="003D0289"/>
    <w:rsid w:val="003E068A"/>
    <w:rsid w:val="00417D13"/>
    <w:rsid w:val="0043593F"/>
    <w:rsid w:val="00471DA9"/>
    <w:rsid w:val="004842B5"/>
    <w:rsid w:val="004C42EC"/>
    <w:rsid w:val="00515F14"/>
    <w:rsid w:val="00571BEC"/>
    <w:rsid w:val="00586406"/>
    <w:rsid w:val="005A7B7D"/>
    <w:rsid w:val="005B1324"/>
    <w:rsid w:val="005D0E2A"/>
    <w:rsid w:val="00626A9C"/>
    <w:rsid w:val="006407E7"/>
    <w:rsid w:val="0064727A"/>
    <w:rsid w:val="00652233"/>
    <w:rsid w:val="0068251F"/>
    <w:rsid w:val="006911D2"/>
    <w:rsid w:val="006942A5"/>
    <w:rsid w:val="00697E44"/>
    <w:rsid w:val="006A400B"/>
    <w:rsid w:val="006A7F94"/>
    <w:rsid w:val="006C5E9E"/>
    <w:rsid w:val="006F3757"/>
    <w:rsid w:val="007153E0"/>
    <w:rsid w:val="007223EE"/>
    <w:rsid w:val="007424B7"/>
    <w:rsid w:val="00781E42"/>
    <w:rsid w:val="00796188"/>
    <w:rsid w:val="00796873"/>
    <w:rsid w:val="007D5516"/>
    <w:rsid w:val="00810EA6"/>
    <w:rsid w:val="00811EFF"/>
    <w:rsid w:val="00830FD5"/>
    <w:rsid w:val="00833667"/>
    <w:rsid w:val="00873239"/>
    <w:rsid w:val="00882730"/>
    <w:rsid w:val="008910DC"/>
    <w:rsid w:val="008A2B05"/>
    <w:rsid w:val="008B2D0D"/>
    <w:rsid w:val="00916CF9"/>
    <w:rsid w:val="00926F35"/>
    <w:rsid w:val="00944742"/>
    <w:rsid w:val="0097386A"/>
    <w:rsid w:val="009B6F0C"/>
    <w:rsid w:val="009F0D47"/>
    <w:rsid w:val="00A247D1"/>
    <w:rsid w:val="00A4619C"/>
    <w:rsid w:val="00AB6FF0"/>
    <w:rsid w:val="00AE7861"/>
    <w:rsid w:val="00B21895"/>
    <w:rsid w:val="00B52E02"/>
    <w:rsid w:val="00BC1EF9"/>
    <w:rsid w:val="00BD46F4"/>
    <w:rsid w:val="00C66478"/>
    <w:rsid w:val="00C72DA3"/>
    <w:rsid w:val="00C84E63"/>
    <w:rsid w:val="00CE792D"/>
    <w:rsid w:val="00DA031B"/>
    <w:rsid w:val="00DA23EA"/>
    <w:rsid w:val="00DB0592"/>
    <w:rsid w:val="00DB183B"/>
    <w:rsid w:val="00DD3AB6"/>
    <w:rsid w:val="00E2288C"/>
    <w:rsid w:val="00E65552"/>
    <w:rsid w:val="00ED17AB"/>
    <w:rsid w:val="00F1780D"/>
    <w:rsid w:val="00F20E47"/>
    <w:rsid w:val="00F3002A"/>
    <w:rsid w:val="00F72B88"/>
    <w:rsid w:val="00F9290B"/>
    <w:rsid w:val="00F93AA4"/>
    <w:rsid w:val="00FA0E48"/>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801B6F0F-FE28-484E-8BD4-885186F4C138}"/>
</file>

<file path=customXml/itemProps3.xml><?xml version="1.0" encoding="utf-8"?>
<ds:datastoreItem xmlns:ds="http://schemas.openxmlformats.org/officeDocument/2006/customXml" ds:itemID="{96BF0820-2036-42FE-AA5E-56E23CFF2BE8}"/>
</file>

<file path=customXml/itemProps4.xml><?xml version="1.0" encoding="utf-8"?>
<ds:datastoreItem xmlns:ds="http://schemas.openxmlformats.org/officeDocument/2006/customXml" ds:itemID="{013E31F3-9A3C-46B2-AA82-BEBCF2FBBBA4}"/>
</file>

<file path=docProps/app.xml><?xml version="1.0" encoding="utf-8"?>
<Properties xmlns="http://schemas.openxmlformats.org/officeDocument/2006/extended-properties" xmlns:vt="http://schemas.openxmlformats.org/officeDocument/2006/docPropsVTypes">
  <Template>Normal.dotm</Template>
  <TotalTime>8</TotalTime>
  <Pages>3</Pages>
  <Words>811</Words>
  <Characters>4641</Characters>
  <Application>Microsoft Office Word</Application>
  <DocSecurity>0</DocSecurity>
  <Lines>74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8</cp:revision>
  <dcterms:created xsi:type="dcterms:W3CDTF">2022-11-03T02:59:00Z</dcterms:created>
  <dcterms:modified xsi:type="dcterms:W3CDTF">2023-03-17T02:24:00Z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