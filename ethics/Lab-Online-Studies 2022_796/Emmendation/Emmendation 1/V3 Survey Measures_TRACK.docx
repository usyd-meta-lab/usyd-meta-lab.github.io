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015DEBC2" w14:textId="39D9CA86" w:rsidR="004C41E1" w:rsidRDefault="00E56831" w:rsidP="004C41E1">
          <w:pPr>
            <w:pStyle w:val="TOC1"/>
            <w:rPr>
              <w:ins w:id="1" w:author="Kit Double" w:date="2023-03-17T13:28:00Z"/>
              <w:rFonts w:cstheme="minorBidi"/>
              <w:noProof/>
              <w:lang w:val="en-AU" w:eastAsia="en-GB"/>
            </w:rPr>
          </w:pPr>
          <w:r>
            <w:fldChar w:fldCharType="begin"/>
          </w:r>
          <w:r>
            <w:instrText xml:space="preserve"> TOC \o "1-3" \h \z \u </w:instrText>
          </w:r>
          <w:r>
            <w:fldChar w:fldCharType="separate"/>
          </w:r>
          <w:ins w:id="2" w:author="Kit Double" w:date="2023-03-17T13:28:00Z">
            <w:r w:rsidR="004C41E1" w:rsidRPr="00270589">
              <w:rPr>
                <w:rStyle w:val="Hyperlink"/>
                <w:noProof/>
              </w:rPr>
              <w:fldChar w:fldCharType="begin"/>
            </w:r>
            <w:r w:rsidR="004C41E1" w:rsidRPr="00270589">
              <w:rPr>
                <w:rStyle w:val="Hyperlink"/>
                <w:noProof/>
              </w:rPr>
              <w:instrText xml:space="preserve"> </w:instrText>
            </w:r>
            <w:r w:rsidR="004C41E1">
              <w:rPr>
                <w:noProof/>
              </w:rPr>
              <w:instrText>HYPERLINK \l "_Toc129952102"</w:instrText>
            </w:r>
            <w:r w:rsidR="004C41E1" w:rsidRPr="00270589">
              <w:rPr>
                <w:rStyle w:val="Hyperlink"/>
                <w:noProof/>
              </w:rPr>
              <w:instrText xml:space="preserve"> </w:instrText>
            </w:r>
            <w:r w:rsidR="004C41E1" w:rsidRPr="00270589">
              <w:rPr>
                <w:rStyle w:val="Hyperlink"/>
                <w:noProof/>
              </w:rPr>
            </w:r>
            <w:r w:rsidR="004C41E1" w:rsidRPr="00270589">
              <w:rPr>
                <w:rStyle w:val="Hyperlink"/>
                <w:noProof/>
              </w:rPr>
              <w:fldChar w:fldCharType="separate"/>
            </w:r>
            <w:r w:rsidR="004C41E1" w:rsidRPr="00270589">
              <w:rPr>
                <w:rStyle w:val="Hyperlink"/>
                <w:noProof/>
              </w:rPr>
              <w:t>1</w:t>
            </w:r>
            <w:r w:rsidR="004C41E1">
              <w:rPr>
                <w:rFonts w:cstheme="minorBidi"/>
                <w:noProof/>
                <w:lang w:val="en-AU" w:eastAsia="en-GB"/>
              </w:rPr>
              <w:tab/>
            </w:r>
            <w:r w:rsidR="004C41E1" w:rsidRPr="00270589">
              <w:rPr>
                <w:rStyle w:val="Hyperlink"/>
                <w:noProof/>
              </w:rPr>
              <w:t>Demographic Questionnaire (1.5 mins)</w:t>
            </w:r>
            <w:r w:rsidR="004C41E1">
              <w:rPr>
                <w:noProof/>
                <w:webHidden/>
              </w:rPr>
              <w:tab/>
            </w:r>
            <w:r w:rsidR="004C41E1">
              <w:rPr>
                <w:noProof/>
                <w:webHidden/>
              </w:rPr>
              <w:fldChar w:fldCharType="begin"/>
            </w:r>
            <w:r w:rsidR="004C41E1">
              <w:rPr>
                <w:noProof/>
                <w:webHidden/>
              </w:rPr>
              <w:instrText xml:space="preserve"> PAGEREF _Toc129952102 \h </w:instrText>
            </w:r>
            <w:r w:rsidR="004C41E1">
              <w:rPr>
                <w:noProof/>
                <w:webHidden/>
              </w:rPr>
            </w:r>
          </w:ins>
          <w:r w:rsidR="004C41E1">
            <w:rPr>
              <w:noProof/>
              <w:webHidden/>
            </w:rPr>
            <w:fldChar w:fldCharType="separate"/>
          </w:r>
          <w:ins w:id="3" w:author="Kit Double" w:date="2023-03-17T13:28:00Z">
            <w:r w:rsidR="004C41E1">
              <w:rPr>
                <w:noProof/>
                <w:webHidden/>
              </w:rPr>
              <w:t>2</w:t>
            </w:r>
            <w:r w:rsidR="004C41E1">
              <w:rPr>
                <w:noProof/>
                <w:webHidden/>
              </w:rPr>
              <w:fldChar w:fldCharType="end"/>
            </w:r>
            <w:r w:rsidR="004C41E1" w:rsidRPr="00270589">
              <w:rPr>
                <w:rStyle w:val="Hyperlink"/>
                <w:noProof/>
              </w:rPr>
              <w:fldChar w:fldCharType="end"/>
            </w:r>
          </w:ins>
        </w:p>
        <w:p w14:paraId="0B2A160C" w14:textId="30CAD25A" w:rsidR="004C41E1" w:rsidRDefault="004C41E1" w:rsidP="004C41E1">
          <w:pPr>
            <w:pStyle w:val="TOC1"/>
            <w:rPr>
              <w:ins w:id="4" w:author="Kit Double" w:date="2023-03-17T13:28:00Z"/>
              <w:rFonts w:cstheme="minorBidi"/>
              <w:noProof/>
              <w:lang w:val="en-AU" w:eastAsia="en-GB"/>
            </w:rPr>
          </w:pPr>
          <w:ins w:id="5"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"_Toc129952103"</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2</w:t>
            </w:r>
            <w:r>
              <w:rPr>
                <w:rFonts w:cstheme="minorBidi"/>
                <w:noProof/>
                <w:lang w:val="en-AU" w:eastAsia="en-GB"/>
              </w:rPr>
              <w:tab/>
            </w:r>
            <w:r w:rsidRPr="00270589">
              <w:rPr>
                <w:rStyle w:val="Hyperlink"/>
                <w:noProof/>
              </w:rPr>
              <w:t>Implicit Theories Of Personality (30 seconds)</w:t>
            </w:r>
            <w:r>
              <w:rPr>
                <w:noProof/>
                <w:webHidden/>
              </w:rPr>
              <w:tab/>
            </w:r>
            <w:r>
              <w:rPr>
                <w:noProof/>
                <w:webHidden/>
              </w:rPr>
              <w:fldChar w:fldCharType="begin"/>
            </w:r>
            <w:r>
              <w:rPr>
                <w:noProof/>
                <w:webHidden/>
              </w:rPr>
              <w:instrText xml:space="preserve"> PAGEREF _Toc129952103 \h </w:instrText>
            </w:r>
            <w:r>
              <w:rPr>
                <w:noProof/>
                <w:webHidden/>
              </w:rPr>
            </w:r>
          </w:ins>
          <w:r>
            <w:rPr>
              <w:noProof/>
              <w:webHidden/>
            </w:rPr>
            <w:fldChar w:fldCharType="separate"/>
          </w:r>
          <w:ins w:id="6" w:author="Kit Double" w:date="2023-03-17T13:28:00Z">
            <w:r>
              <w:rPr>
                <w:noProof/>
                <w:webHidden/>
              </w:rPr>
              <w:t>3</w:t>
            </w:r>
            <w:r>
              <w:rPr>
                <w:noProof/>
                <w:webHidden/>
              </w:rPr>
              <w:fldChar w:fldCharType="end"/>
            </w:r>
            <w:r w:rsidRPr="00270589">
              <w:rPr>
                <w:rStyle w:val="Hyperlink"/>
                <w:noProof/>
              </w:rPr>
              <w:fldChar w:fldCharType="end"/>
            </w:r>
          </w:ins>
        </w:p>
        <w:p w14:paraId="689C700C" w14:textId="44CEF437" w:rsidR="004C41E1" w:rsidRDefault="004C41E1" w:rsidP="004C41E1">
          <w:pPr>
            <w:pStyle w:val="TOC1"/>
            <w:rPr>
              <w:ins w:id="7" w:author="Kit Double" w:date="2023-03-17T13:28:00Z"/>
              <w:rFonts w:cstheme="minorBidi"/>
              <w:noProof/>
              <w:lang w:val="en-AU" w:eastAsia="en-GB"/>
            </w:rPr>
          </w:pPr>
          <w:ins w:id="8"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"_Toc129952104"</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3</w:t>
            </w:r>
            <w:r>
              <w:rPr>
                <w:rFonts w:cstheme="minorBidi"/>
                <w:noProof/>
                <w:lang w:val="en-AU" w:eastAsia="en-GB"/>
              </w:rPr>
              <w:tab/>
            </w:r>
            <w:r w:rsidRPr="00270589">
              <w:rPr>
                <w:rStyle w:val="Hyperlink"/>
                <w:noProof/>
              </w:rPr>
              <w:t>Implicit Theories Of Intelligence 30 seconds</w:t>
            </w:r>
            <w:r>
              <w:rPr>
                <w:noProof/>
                <w:webHidden/>
              </w:rPr>
              <w:tab/>
            </w:r>
            <w:r>
              <w:rPr>
                <w:noProof/>
                <w:webHidden/>
              </w:rPr>
              <w:fldChar w:fldCharType="begin"/>
            </w:r>
            <w:r>
              <w:rPr>
                <w:noProof/>
                <w:webHidden/>
              </w:rPr>
              <w:instrText xml:space="preserve"> PAGEREF _Toc129952104 \h </w:instrText>
            </w:r>
            <w:r>
              <w:rPr>
                <w:noProof/>
                <w:webHidden/>
              </w:rPr>
            </w:r>
          </w:ins>
          <w:r>
            <w:rPr>
              <w:noProof/>
              <w:webHidden/>
            </w:rPr>
            <w:fldChar w:fldCharType="separate"/>
          </w:r>
          <w:ins w:id="9" w:author="Kit Double" w:date="2023-03-17T13:28:00Z">
            <w:r>
              <w:rPr>
                <w:noProof/>
                <w:webHidden/>
              </w:rPr>
              <w:t>3</w:t>
            </w:r>
            <w:r>
              <w:rPr>
                <w:noProof/>
                <w:webHidden/>
              </w:rPr>
              <w:fldChar w:fldCharType="end"/>
            </w:r>
            <w:r w:rsidRPr="00270589">
              <w:rPr>
                <w:rStyle w:val="Hyperlink"/>
                <w:noProof/>
              </w:rPr>
              <w:fldChar w:fldCharType="end"/>
            </w:r>
          </w:ins>
        </w:p>
        <w:p w14:paraId="54836FB6" w14:textId="68F6430F" w:rsidR="004C41E1" w:rsidRDefault="004C41E1" w:rsidP="004C41E1">
          <w:pPr>
            <w:pStyle w:val="TOC1"/>
            <w:rPr>
              <w:ins w:id="10" w:author="Kit Double" w:date="2023-03-17T13:28:00Z"/>
              <w:rFonts w:cstheme="minorBidi"/>
              <w:noProof/>
              <w:lang w:val="en-AU" w:eastAsia="en-GB"/>
            </w:rPr>
          </w:pPr>
          <w:ins w:id="11"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"_Toc129952105"</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4</w:t>
            </w:r>
            <w:r>
              <w:rPr>
                <w:rFonts w:cstheme="minorBidi"/>
                <w:noProof/>
                <w:lang w:val="en-AU" w:eastAsia="en-GB"/>
              </w:rPr>
              <w:tab/>
            </w:r>
            <w:r w:rsidRPr="00270589">
              <w:rPr>
                <w:rStyle w:val="Hyperlink"/>
                <w:noProof/>
              </w:rPr>
              <w:t>Need For Cognition (2 mins)</w:t>
            </w:r>
            <w:r>
              <w:rPr>
                <w:noProof/>
                <w:webHidden/>
              </w:rPr>
              <w:tab/>
            </w:r>
            <w:r>
              <w:rPr>
                <w:noProof/>
                <w:webHidden/>
              </w:rPr>
              <w:fldChar w:fldCharType="begin"/>
            </w:r>
            <w:r>
              <w:rPr>
                <w:noProof/>
                <w:webHidden/>
              </w:rPr>
              <w:instrText xml:space="preserve"> PAGEREF _Toc129952105 \h </w:instrText>
            </w:r>
            <w:r>
              <w:rPr>
                <w:noProof/>
                <w:webHidden/>
              </w:rPr>
            </w:r>
          </w:ins>
          <w:r>
            <w:rPr>
              <w:noProof/>
              <w:webHidden/>
            </w:rPr>
            <w:fldChar w:fldCharType="separate"/>
          </w:r>
          <w:ins w:id="12" w:author="Kit Double" w:date="2023-03-17T13:28:00Z">
            <w:r>
              <w:rPr>
                <w:noProof/>
                <w:webHidden/>
              </w:rPr>
              <w:t>4</w:t>
            </w:r>
            <w:r>
              <w:rPr>
                <w:noProof/>
                <w:webHidden/>
              </w:rPr>
              <w:fldChar w:fldCharType="end"/>
            </w:r>
            <w:r w:rsidRPr="00270589">
              <w:rPr>
                <w:rStyle w:val="Hyperlink"/>
                <w:noProof/>
              </w:rPr>
              <w:fldChar w:fldCharType="end"/>
            </w:r>
          </w:ins>
        </w:p>
        <w:p w14:paraId="51617820" w14:textId="08727970" w:rsidR="004C41E1" w:rsidRDefault="004C41E1" w:rsidP="004C41E1">
          <w:pPr>
            <w:pStyle w:val="TOC1"/>
            <w:rPr>
              <w:ins w:id="13" w:author="Kit Double" w:date="2023-03-17T13:28:00Z"/>
              <w:rFonts w:cstheme="minorBidi"/>
              <w:noProof/>
              <w:lang w:val="en-AU" w:eastAsia="en-GB"/>
            </w:rPr>
          </w:pPr>
          <w:ins w:id="14"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"_Toc129952106"</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5</w:t>
            </w:r>
            <w:r>
              <w:rPr>
                <w:rFonts w:cstheme="minorBidi"/>
                <w:noProof/>
                <w:lang w:val="en-AU" w:eastAsia="en-GB"/>
              </w:rPr>
              <w:tab/>
            </w:r>
            <w:r w:rsidRPr="00270589">
              <w:rPr>
                <w:rStyle w:val="Hyperlink"/>
                <w:noProof/>
              </w:rPr>
              <w:t>Goal Orientation (2 mins)</w:t>
            </w:r>
            <w:r>
              <w:rPr>
                <w:noProof/>
                <w:webHidden/>
              </w:rPr>
              <w:tab/>
            </w:r>
            <w:r>
              <w:rPr>
                <w:noProof/>
                <w:webHidden/>
              </w:rPr>
              <w:fldChar w:fldCharType="begin"/>
            </w:r>
            <w:r>
              <w:rPr>
                <w:noProof/>
                <w:webHidden/>
              </w:rPr>
              <w:instrText xml:space="preserve"> PAGEREF _Toc129952106 \h </w:instrText>
            </w:r>
            <w:r>
              <w:rPr>
                <w:noProof/>
                <w:webHidden/>
              </w:rPr>
            </w:r>
          </w:ins>
          <w:r>
            <w:rPr>
              <w:noProof/>
              <w:webHidden/>
            </w:rPr>
            <w:fldChar w:fldCharType="separate"/>
          </w:r>
          <w:ins w:id="15" w:author="Kit Double" w:date="2023-03-17T13:28:00Z">
            <w:r>
              <w:rPr>
                <w:noProof/>
                <w:webHidden/>
              </w:rPr>
              <w:t>4</w:t>
            </w:r>
            <w:r>
              <w:rPr>
                <w:noProof/>
                <w:webHidden/>
              </w:rPr>
              <w:fldChar w:fldCharType="end"/>
            </w:r>
            <w:r w:rsidRPr="00270589">
              <w:rPr>
                <w:rStyle w:val="Hyperlink"/>
                <w:noProof/>
              </w:rPr>
              <w:fldChar w:fldCharType="end"/>
            </w:r>
          </w:ins>
        </w:p>
        <w:p w14:paraId="234A49C1" w14:textId="4B9E05FC" w:rsidR="004C41E1" w:rsidRDefault="004C41E1" w:rsidP="004C41E1">
          <w:pPr>
            <w:pStyle w:val="TOC1"/>
            <w:rPr>
              <w:ins w:id="16" w:author="Kit Double" w:date="2023-03-17T13:28:00Z"/>
              <w:rFonts w:cstheme="minorBidi"/>
              <w:noProof/>
              <w:lang w:val="en-AU" w:eastAsia="en-GB"/>
            </w:rPr>
          </w:pPr>
          <w:ins w:id="17"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"_Toc129952107"</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6</w:t>
            </w:r>
            <w:r>
              <w:rPr>
                <w:rFonts w:cstheme="minorBidi"/>
                <w:noProof/>
                <w:lang w:val="en-AU" w:eastAsia="en-GB"/>
              </w:rPr>
              <w:tab/>
            </w:r>
            <w:r w:rsidRPr="00270589">
              <w:rPr>
                <w:rStyle w:val="Hyperlink"/>
                <w:noProof/>
              </w:rPr>
              <w:t>Memory And Reasoning Self Concept (2 mins)</w:t>
            </w:r>
            <w:r>
              <w:rPr>
                <w:noProof/>
                <w:webHidden/>
              </w:rPr>
              <w:tab/>
            </w:r>
            <w:r>
              <w:rPr>
                <w:noProof/>
                <w:webHidden/>
              </w:rPr>
              <w:fldChar w:fldCharType="begin"/>
            </w:r>
            <w:r>
              <w:rPr>
                <w:noProof/>
                <w:webHidden/>
              </w:rPr>
              <w:instrText xml:space="preserve"> PAGEREF _Toc129952107 \h </w:instrText>
            </w:r>
            <w:r>
              <w:rPr>
                <w:noProof/>
                <w:webHidden/>
              </w:rPr>
            </w:r>
          </w:ins>
          <w:r>
            <w:rPr>
              <w:noProof/>
              <w:webHidden/>
            </w:rPr>
            <w:fldChar w:fldCharType="separate"/>
          </w:r>
          <w:ins w:id="18" w:author="Kit Double" w:date="2023-03-17T13:28:00Z">
            <w:r>
              <w:rPr>
                <w:noProof/>
                <w:webHidden/>
              </w:rPr>
              <w:t>5</w:t>
            </w:r>
            <w:r>
              <w:rPr>
                <w:noProof/>
                <w:webHidden/>
              </w:rPr>
              <w:fldChar w:fldCharType="end"/>
            </w:r>
            <w:r w:rsidRPr="00270589">
              <w:rPr>
                <w:rStyle w:val="Hyperlink"/>
                <w:noProof/>
              </w:rPr>
              <w:fldChar w:fldCharType="end"/>
            </w:r>
          </w:ins>
        </w:p>
        <w:p w14:paraId="73FC3AB1" w14:textId="61F8D442" w:rsidR="004C41E1" w:rsidRDefault="004C41E1" w:rsidP="004C41E1">
          <w:pPr>
            <w:pStyle w:val="TOC1"/>
            <w:rPr>
              <w:ins w:id="19" w:author="Kit Double" w:date="2023-03-17T13:28:00Z"/>
              <w:rFonts w:cstheme="minorBidi"/>
              <w:noProof/>
              <w:lang w:val="en-AU" w:eastAsia="en-GB"/>
            </w:rPr>
          </w:pPr>
          <w:ins w:id="20"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"_Toc129952108"</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7</w:t>
            </w:r>
            <w:r>
              <w:rPr>
                <w:rFonts w:cstheme="minorBidi"/>
                <w:noProof/>
                <w:lang w:val="en-AU" w:eastAsia="en-GB"/>
              </w:rPr>
              <w:tab/>
            </w:r>
            <w:r w:rsidRPr="00270589">
              <w:rPr>
                <w:rStyle w:val="Hyperlink"/>
                <w:noProof/>
              </w:rPr>
              <w:t>Big Five Personality (5 mins)</w:t>
            </w:r>
            <w:r>
              <w:rPr>
                <w:noProof/>
                <w:webHidden/>
              </w:rPr>
              <w:tab/>
            </w:r>
            <w:r>
              <w:rPr>
                <w:noProof/>
                <w:webHidden/>
              </w:rPr>
              <w:fldChar w:fldCharType="begin"/>
            </w:r>
            <w:r>
              <w:rPr>
                <w:noProof/>
                <w:webHidden/>
              </w:rPr>
              <w:instrText xml:space="preserve"> PAGEREF _Toc129952108 \h </w:instrText>
            </w:r>
            <w:r>
              <w:rPr>
                <w:noProof/>
                <w:webHidden/>
              </w:rPr>
            </w:r>
          </w:ins>
          <w:r>
            <w:rPr>
              <w:noProof/>
              <w:webHidden/>
            </w:rPr>
            <w:fldChar w:fldCharType="separate"/>
          </w:r>
          <w:ins w:id="21" w:author="Kit Double" w:date="2023-03-17T13:28:00Z">
            <w:r>
              <w:rPr>
                <w:noProof/>
                <w:webHidden/>
              </w:rPr>
              <w:t>5</w:t>
            </w:r>
            <w:r>
              <w:rPr>
                <w:noProof/>
                <w:webHidden/>
              </w:rPr>
              <w:fldChar w:fldCharType="end"/>
            </w:r>
            <w:r w:rsidRPr="00270589">
              <w:rPr>
                <w:rStyle w:val="Hyperlink"/>
                <w:noProof/>
              </w:rPr>
              <w:fldChar w:fldCharType="end"/>
            </w:r>
          </w:ins>
        </w:p>
        <w:p w14:paraId="2E648061" w14:textId="002F4939" w:rsidR="004C41E1" w:rsidRDefault="004C41E1" w:rsidP="004C41E1">
          <w:pPr>
            <w:pStyle w:val="TOC1"/>
            <w:rPr>
              <w:ins w:id="22" w:author="Kit Double" w:date="2023-03-17T13:28:00Z"/>
              <w:rFonts w:cstheme="minorBidi"/>
              <w:noProof/>
              <w:lang w:val="en-AU" w:eastAsia="en-GB"/>
            </w:rPr>
          </w:pPr>
          <w:ins w:id="23"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"_Toc129952109"</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8</w:t>
            </w:r>
            <w:r>
              <w:rPr>
                <w:rFonts w:cstheme="minorBidi"/>
                <w:noProof/>
                <w:lang w:val="en-AU" w:eastAsia="en-GB"/>
              </w:rPr>
              <w:tab/>
            </w:r>
            <w:r w:rsidRPr="00270589">
              <w:rPr>
                <w:rStyle w:val="Hyperlink"/>
                <w:noProof/>
              </w:rPr>
              <w:t>Self-efficacy scale (90 seconds)</w:t>
            </w:r>
            <w:r>
              <w:rPr>
                <w:noProof/>
                <w:webHidden/>
              </w:rPr>
              <w:tab/>
            </w:r>
            <w:r>
              <w:rPr>
                <w:noProof/>
                <w:webHidden/>
              </w:rPr>
              <w:fldChar w:fldCharType="begin"/>
            </w:r>
            <w:r>
              <w:rPr>
                <w:noProof/>
                <w:webHidden/>
              </w:rPr>
              <w:instrText xml:space="preserve"> PAGEREF _Toc129952109 \h </w:instrText>
            </w:r>
            <w:r>
              <w:rPr>
                <w:noProof/>
                <w:webHidden/>
              </w:rPr>
            </w:r>
          </w:ins>
          <w:r>
            <w:rPr>
              <w:noProof/>
              <w:webHidden/>
            </w:rPr>
            <w:fldChar w:fldCharType="separate"/>
          </w:r>
          <w:ins w:id="24" w:author="Kit Double" w:date="2023-03-17T13:28:00Z">
            <w:r>
              <w:rPr>
                <w:noProof/>
                <w:webHidden/>
              </w:rPr>
              <w:t>6</w:t>
            </w:r>
            <w:r>
              <w:rPr>
                <w:noProof/>
                <w:webHidden/>
              </w:rPr>
              <w:fldChar w:fldCharType="end"/>
            </w:r>
            <w:r w:rsidRPr="00270589">
              <w:rPr>
                <w:rStyle w:val="Hyperlink"/>
                <w:noProof/>
              </w:rPr>
              <w:fldChar w:fldCharType="end"/>
            </w:r>
          </w:ins>
        </w:p>
        <w:p w14:paraId="609DC840" w14:textId="1609644A" w:rsidR="004C41E1" w:rsidRDefault="004C41E1" w:rsidP="004C41E1">
          <w:pPr>
            <w:pStyle w:val="TOC1"/>
            <w:rPr>
              <w:ins w:id="25" w:author="Kit Double" w:date="2023-03-17T13:28:00Z"/>
              <w:rFonts w:cstheme="minorBidi"/>
              <w:noProof/>
              <w:lang w:val="en-AU" w:eastAsia="en-GB"/>
            </w:rPr>
          </w:pPr>
          <w:ins w:id="26"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"_Toc129952110"</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9</w:t>
            </w:r>
            <w:r>
              <w:rPr>
                <w:rFonts w:cstheme="minorBidi"/>
                <w:noProof/>
                <w:lang w:val="en-AU" w:eastAsia="en-GB"/>
              </w:rPr>
              <w:tab/>
            </w:r>
            <w:r w:rsidRPr="00270589">
              <w:rPr>
                <w:rStyle w:val="Hyperlink"/>
                <w:noProof/>
              </w:rPr>
              <w:t>General Self-efficacy scale (1 min)</w:t>
            </w:r>
            <w:r>
              <w:rPr>
                <w:noProof/>
                <w:webHidden/>
              </w:rPr>
              <w:tab/>
            </w:r>
            <w:r>
              <w:rPr>
                <w:noProof/>
                <w:webHidden/>
              </w:rPr>
              <w:fldChar w:fldCharType="begin"/>
            </w:r>
            <w:r>
              <w:rPr>
                <w:noProof/>
                <w:webHidden/>
              </w:rPr>
              <w:instrText xml:space="preserve"> PAGEREF _Toc129952110 \h </w:instrText>
            </w:r>
            <w:r>
              <w:rPr>
                <w:noProof/>
                <w:webHidden/>
              </w:rPr>
            </w:r>
          </w:ins>
          <w:r>
            <w:rPr>
              <w:noProof/>
              <w:webHidden/>
            </w:rPr>
            <w:fldChar w:fldCharType="separate"/>
          </w:r>
          <w:ins w:id="27" w:author="Kit Double" w:date="2023-03-17T13:28:00Z">
            <w:r>
              <w:rPr>
                <w:noProof/>
                <w:webHidden/>
              </w:rPr>
              <w:t>7</w:t>
            </w:r>
            <w:r>
              <w:rPr>
                <w:noProof/>
                <w:webHidden/>
              </w:rPr>
              <w:fldChar w:fldCharType="end"/>
            </w:r>
            <w:r w:rsidRPr="00270589">
              <w:rPr>
                <w:rStyle w:val="Hyperlink"/>
                <w:noProof/>
              </w:rPr>
              <w:fldChar w:fldCharType="end"/>
            </w:r>
          </w:ins>
        </w:p>
        <w:p w14:paraId="2018363D" w14:textId="3C6EAFB0" w:rsidR="004C41E1" w:rsidRDefault="004C41E1" w:rsidP="004C41E1">
          <w:pPr>
            <w:pStyle w:val="TOC1"/>
            <w:rPr>
              <w:ins w:id="28" w:author="Kit Double" w:date="2023-03-17T13:28:00Z"/>
              <w:rFonts w:cstheme="minorBidi"/>
              <w:noProof/>
              <w:lang w:val="en-AU" w:eastAsia="en-GB"/>
            </w:rPr>
          </w:pPr>
          <w:ins w:id="29"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"_Toc129952111"</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10</w:t>
            </w:r>
            <w:r>
              <w:rPr>
                <w:rFonts w:cstheme="minorBidi"/>
                <w:noProof/>
                <w:lang w:val="en-AU" w:eastAsia="en-GB"/>
              </w:rPr>
              <w:tab/>
            </w:r>
            <w:r w:rsidRPr="00270589">
              <w:rPr>
                <w:rStyle w:val="Hyperlink"/>
                <w:noProof/>
              </w:rPr>
              <w:t>Cognitive Failures Questionnaire (2.5 mins)</w:t>
            </w:r>
            <w:r>
              <w:rPr>
                <w:noProof/>
                <w:webHidden/>
              </w:rPr>
              <w:tab/>
            </w:r>
            <w:r>
              <w:rPr>
                <w:noProof/>
                <w:webHidden/>
              </w:rPr>
              <w:fldChar w:fldCharType="begin"/>
            </w:r>
            <w:r>
              <w:rPr>
                <w:noProof/>
                <w:webHidden/>
              </w:rPr>
              <w:instrText xml:space="preserve"> PAGEREF _Toc129952111 \h </w:instrText>
            </w:r>
            <w:r>
              <w:rPr>
                <w:noProof/>
                <w:webHidden/>
              </w:rPr>
            </w:r>
          </w:ins>
          <w:r>
            <w:rPr>
              <w:noProof/>
              <w:webHidden/>
            </w:rPr>
            <w:fldChar w:fldCharType="separate"/>
          </w:r>
          <w:ins w:id="30" w:author="Kit Double" w:date="2023-03-17T13:28:00Z">
            <w:r>
              <w:rPr>
                <w:noProof/>
                <w:webHidden/>
              </w:rPr>
              <w:t>7</w:t>
            </w:r>
            <w:r>
              <w:rPr>
                <w:noProof/>
                <w:webHidden/>
              </w:rPr>
              <w:fldChar w:fldCharType="end"/>
            </w:r>
            <w:r w:rsidRPr="00270589">
              <w:rPr>
                <w:rStyle w:val="Hyperlink"/>
                <w:noProof/>
              </w:rPr>
              <w:fldChar w:fldCharType="end"/>
            </w:r>
          </w:ins>
        </w:p>
        <w:p w14:paraId="5BE586B8" w14:textId="22F74F4F" w:rsidR="004C41E1" w:rsidRDefault="004C41E1" w:rsidP="004C41E1">
          <w:pPr>
            <w:pStyle w:val="TOC1"/>
            <w:rPr>
              <w:ins w:id="31" w:author="Kit Double" w:date="2023-03-17T13:28:00Z"/>
              <w:rFonts w:cstheme="minorBidi"/>
              <w:noProof/>
              <w:lang w:val="en-AU" w:eastAsia="en-GB"/>
            </w:rPr>
          </w:pPr>
          <w:ins w:id="32"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"_Toc129952112"</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11</w:t>
            </w:r>
            <w:r>
              <w:rPr>
                <w:rFonts w:cstheme="minorBidi"/>
                <w:noProof/>
                <w:lang w:val="en-AU" w:eastAsia="en-GB"/>
              </w:rPr>
              <w:tab/>
            </w:r>
            <w:r w:rsidRPr="00270589">
              <w:rPr>
                <w:rStyle w:val="Hyperlink"/>
                <w:noProof/>
              </w:rPr>
              <w:t>Cognitive Reflection (3 mins)</w:t>
            </w:r>
            <w:r>
              <w:rPr>
                <w:noProof/>
                <w:webHidden/>
              </w:rPr>
              <w:tab/>
            </w:r>
            <w:r>
              <w:rPr>
                <w:noProof/>
                <w:webHidden/>
              </w:rPr>
              <w:fldChar w:fldCharType="begin"/>
            </w:r>
            <w:r>
              <w:rPr>
                <w:noProof/>
                <w:webHidden/>
              </w:rPr>
              <w:instrText xml:space="preserve"> PAGEREF _Toc129952112 \h </w:instrText>
            </w:r>
            <w:r>
              <w:rPr>
                <w:noProof/>
                <w:webHidden/>
              </w:rPr>
            </w:r>
          </w:ins>
          <w:r>
            <w:rPr>
              <w:noProof/>
              <w:webHidden/>
            </w:rPr>
            <w:fldChar w:fldCharType="separate"/>
          </w:r>
          <w:ins w:id="33" w:author="Kit Double" w:date="2023-03-17T13:28:00Z">
            <w:r>
              <w:rPr>
                <w:noProof/>
                <w:webHidden/>
              </w:rPr>
              <w:t>8</w:t>
            </w:r>
            <w:r>
              <w:rPr>
                <w:noProof/>
                <w:webHidden/>
              </w:rPr>
              <w:fldChar w:fldCharType="end"/>
            </w:r>
            <w:r w:rsidRPr="00270589">
              <w:rPr>
                <w:rStyle w:val="Hyperlink"/>
                <w:noProof/>
              </w:rPr>
              <w:fldChar w:fldCharType="end"/>
            </w:r>
          </w:ins>
        </w:p>
        <w:p w14:paraId="0F6E2267" w14:textId="2FD2748C" w:rsidR="004C41E1" w:rsidRDefault="004C41E1" w:rsidP="004C41E1">
          <w:pPr>
            <w:pStyle w:val="TOC1"/>
            <w:rPr>
              <w:ins w:id="34" w:author="Kit Double" w:date="2023-03-17T13:28:00Z"/>
              <w:rFonts w:cstheme="minorBidi"/>
              <w:noProof/>
              <w:lang w:val="en-AU" w:eastAsia="en-GB"/>
            </w:rPr>
          </w:pPr>
          <w:ins w:id="35"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"_Toc129952113"</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12</w:t>
            </w:r>
            <w:r>
              <w:rPr>
                <w:rFonts w:cstheme="minorBidi"/>
                <w:noProof/>
                <w:lang w:val="en-AU" w:eastAsia="en-GB"/>
              </w:rPr>
              <w:tab/>
            </w:r>
            <w:r w:rsidRPr="00270589">
              <w:rPr>
                <w:rStyle w:val="Hyperlink"/>
                <w:noProof/>
              </w:rPr>
              <w:t>Emotional Intelligence (40 mins)</w:t>
            </w:r>
            <w:r>
              <w:rPr>
                <w:noProof/>
                <w:webHidden/>
              </w:rPr>
              <w:tab/>
            </w:r>
            <w:r>
              <w:rPr>
                <w:noProof/>
                <w:webHidden/>
              </w:rPr>
              <w:fldChar w:fldCharType="begin"/>
            </w:r>
            <w:r>
              <w:rPr>
                <w:noProof/>
                <w:webHidden/>
              </w:rPr>
              <w:instrText xml:space="preserve"> PAGEREF _Toc129952113 \h </w:instrText>
            </w:r>
            <w:r>
              <w:rPr>
                <w:noProof/>
                <w:webHidden/>
              </w:rPr>
            </w:r>
          </w:ins>
          <w:r>
            <w:rPr>
              <w:noProof/>
              <w:webHidden/>
            </w:rPr>
            <w:fldChar w:fldCharType="separate"/>
          </w:r>
          <w:ins w:id="36" w:author="Kit Double" w:date="2023-03-17T13:28:00Z">
            <w:r>
              <w:rPr>
                <w:noProof/>
                <w:webHidden/>
              </w:rPr>
              <w:t>8</w:t>
            </w:r>
            <w:r>
              <w:rPr>
                <w:noProof/>
                <w:webHidden/>
              </w:rPr>
              <w:fldChar w:fldCharType="end"/>
            </w:r>
            <w:r w:rsidRPr="00270589">
              <w:rPr>
                <w:rStyle w:val="Hyperlink"/>
                <w:noProof/>
              </w:rPr>
              <w:fldChar w:fldCharType="end"/>
            </w:r>
          </w:ins>
        </w:p>
        <w:p w14:paraId="0F2A8FEE" w14:textId="4289C2FF" w:rsidR="004C41E1" w:rsidRDefault="004C41E1" w:rsidP="004C41E1">
          <w:pPr>
            <w:pStyle w:val="TOC1"/>
            <w:rPr>
              <w:ins w:id="37" w:author="Kit Double" w:date="2023-03-17T13:28:00Z"/>
              <w:rFonts w:cstheme="minorBidi"/>
              <w:noProof/>
              <w:lang w:val="en-AU" w:eastAsia="en-GB"/>
            </w:rPr>
          </w:pPr>
          <w:ins w:id="38"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"_Toc129952114"</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13</w:t>
            </w:r>
            <w:r>
              <w:rPr>
                <w:rFonts w:cstheme="minorBidi"/>
                <w:noProof/>
                <w:lang w:val="en-AU" w:eastAsia="en-GB"/>
              </w:rPr>
              <w:tab/>
            </w:r>
            <w:r w:rsidRPr="00270589">
              <w:rPr>
                <w:rStyle w:val="Hyperlink"/>
                <w:noProof/>
              </w:rPr>
              <w:t>Narcissism Scale</w:t>
            </w:r>
            <w:r>
              <w:rPr>
                <w:noProof/>
                <w:webHidden/>
              </w:rPr>
              <w:tab/>
            </w:r>
            <w:r>
              <w:rPr>
                <w:noProof/>
                <w:webHidden/>
              </w:rPr>
              <w:fldChar w:fldCharType="begin"/>
            </w:r>
            <w:r>
              <w:rPr>
                <w:noProof/>
                <w:webHidden/>
              </w:rPr>
              <w:instrText xml:space="preserve"> PAGEREF _Toc129952114 \h </w:instrText>
            </w:r>
            <w:r>
              <w:rPr>
                <w:noProof/>
                <w:webHidden/>
              </w:rPr>
            </w:r>
          </w:ins>
          <w:r>
            <w:rPr>
              <w:noProof/>
              <w:webHidden/>
            </w:rPr>
            <w:fldChar w:fldCharType="separate"/>
          </w:r>
          <w:ins w:id="39" w:author="Kit Double" w:date="2023-03-17T13:28:00Z">
            <w:r>
              <w:rPr>
                <w:noProof/>
                <w:webHidden/>
              </w:rPr>
              <w:t>9</w:t>
            </w:r>
            <w:r>
              <w:rPr>
                <w:noProof/>
                <w:webHidden/>
              </w:rPr>
              <w:fldChar w:fldCharType="end"/>
            </w:r>
            <w:r w:rsidRPr="00270589">
              <w:rPr>
                <w:rStyle w:val="Hyperlink"/>
                <w:noProof/>
              </w:rPr>
              <w:fldChar w:fldCharType="end"/>
            </w:r>
          </w:ins>
        </w:p>
        <w:p w14:paraId="6EE04E03" w14:textId="3A73BA78" w:rsidR="004C41E1" w:rsidRDefault="004C41E1" w:rsidP="004C41E1">
          <w:pPr>
            <w:pStyle w:val="TOC1"/>
            <w:rPr>
              <w:ins w:id="40" w:author="Kit Double" w:date="2023-03-17T13:28:00Z"/>
              <w:rFonts w:cstheme="minorBidi"/>
              <w:noProof/>
              <w:lang w:val="en-AU" w:eastAsia="en-GB"/>
            </w:rPr>
          </w:pPr>
          <w:ins w:id="41"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"_Toc129952115"</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sidRPr="00270589">
              <w:rPr>
                <w:rStyle w:val="Hyperlink"/>
                <w:noProof/>
              </w:rPr>
              <w:t>14</w:t>
            </w:r>
            <w:r>
              <w:rPr>
                <w:rFonts w:cstheme="minorBidi"/>
                <w:noProof/>
                <w:lang w:val="en-AU" w:eastAsia="en-GB"/>
              </w:rPr>
              <w:tab/>
            </w:r>
            <w:r w:rsidRPr="00270589">
              <w:rPr>
                <w:rStyle w:val="Hyperlink"/>
                <w:noProof/>
              </w:rPr>
              <w:t>Math Anxiety Scale</w:t>
            </w:r>
            <w:r>
              <w:rPr>
                <w:noProof/>
                <w:webHidden/>
              </w:rPr>
              <w:tab/>
            </w:r>
            <w:r>
              <w:rPr>
                <w:noProof/>
                <w:webHidden/>
              </w:rPr>
              <w:fldChar w:fldCharType="begin"/>
            </w:r>
            <w:r>
              <w:rPr>
                <w:noProof/>
                <w:webHidden/>
              </w:rPr>
              <w:instrText xml:space="preserve"> PAGEREF _Toc129952115 \h </w:instrText>
            </w:r>
            <w:r>
              <w:rPr>
                <w:noProof/>
                <w:webHidden/>
              </w:rPr>
            </w:r>
          </w:ins>
          <w:r>
            <w:rPr>
              <w:noProof/>
              <w:webHidden/>
            </w:rPr>
            <w:fldChar w:fldCharType="separate"/>
          </w:r>
          <w:ins w:id="42" w:author="Kit Double" w:date="2023-03-17T13:28:00Z">
            <w:r>
              <w:rPr>
                <w:noProof/>
                <w:webHidden/>
              </w:rPr>
              <w:t>11</w:t>
            </w:r>
            <w:r>
              <w:rPr>
                <w:noProof/>
                <w:webHidden/>
              </w:rPr>
              <w:fldChar w:fldCharType="end"/>
            </w:r>
            <w:r w:rsidRPr="00270589">
              <w:rPr>
                <w:rStyle w:val="Hyperlink"/>
                <w:noProof/>
              </w:rPr>
              <w:fldChar w:fldCharType="end"/>
            </w:r>
          </w:ins>
        </w:p>
        <w:p w14:paraId="2E1DBDE8" w14:textId="31761208" w:rsidR="004C41E1" w:rsidRDefault="004C41E1" w:rsidP="004C41E1">
          <w:pPr>
            <w:pStyle w:val="TOC1"/>
            <w:rPr>
              <w:ins w:id="43" w:author="Kit Double" w:date="2023-03-17T13:28:00Z"/>
              <w:rFonts w:cstheme="minorBidi"/>
              <w:noProof/>
              <w:lang w:val="en-AU" w:eastAsia="en-GB"/>
            </w:rPr>
          </w:pPr>
          <w:ins w:id="44" w:author="Kit Double" w:date="2023-03-17T13:28:00Z">
            <w:r w:rsidRPr="00270589">
              <w:rPr>
                <w:rStyle w:val="Hyperlink"/>
                <w:noProof/>
              </w:rPr>
              <w:fldChar w:fldCharType="begin"/>
            </w:r>
            <w:r w:rsidRPr="00270589">
              <w:rPr>
                <w:rStyle w:val="Hyperlink"/>
                <w:noProof/>
              </w:rPr>
              <w:instrText xml:space="preserve"> </w:instrText>
            </w:r>
            <w:r>
              <w:rPr>
                <w:noProof/>
              </w:rPr>
              <w:instrText>HYPERLINK \l "_Toc129952116"</w:instrText>
            </w:r>
            <w:r w:rsidRPr="00270589">
              <w:rPr>
                <w:rStyle w:val="Hyperlink"/>
                <w:noProof/>
              </w:rPr>
              <w:instrText xml:space="preserve"> </w:instrText>
            </w:r>
            <w:r w:rsidRPr="00270589">
              <w:rPr>
                <w:rStyle w:val="Hyperlink"/>
                <w:noProof/>
              </w:rPr>
            </w:r>
            <w:r w:rsidRPr="00270589">
              <w:rPr>
                <w:rStyle w:val="Hyperlink"/>
                <w:noProof/>
              </w:rPr>
              <w:fldChar w:fldCharType="separate"/>
            </w:r>
            <w:r>
              <w:rPr>
                <w:noProof/>
                <w:webHidden/>
              </w:rPr>
              <w:tab/>
            </w:r>
            <w:r>
              <w:rPr>
                <w:noProof/>
                <w:webHidden/>
              </w:rPr>
              <w:fldChar w:fldCharType="begin"/>
            </w:r>
            <w:r>
              <w:rPr>
                <w:noProof/>
                <w:webHidden/>
              </w:rPr>
              <w:instrText xml:space="preserve"> PAGEREF _Toc129952116 \h </w:instrText>
            </w:r>
            <w:r>
              <w:rPr>
                <w:noProof/>
                <w:webHidden/>
              </w:rPr>
            </w:r>
          </w:ins>
          <w:r>
            <w:rPr>
              <w:noProof/>
              <w:webHidden/>
            </w:rPr>
            <w:fldChar w:fldCharType="separate"/>
          </w:r>
          <w:ins w:id="45" w:author="Kit Double" w:date="2023-03-17T13:28:00Z">
            <w:r>
              <w:rPr>
                <w:noProof/>
                <w:webHidden/>
              </w:rPr>
              <w:t>11</w:t>
            </w:r>
            <w:r>
              <w:rPr>
                <w:noProof/>
                <w:webHidden/>
              </w:rPr>
              <w:fldChar w:fldCharType="end"/>
            </w:r>
            <w:r w:rsidRPr="00270589">
              <w:rPr>
                <w:rStyle w:val="Hyperlink"/>
                <w:noProof/>
              </w:rPr>
              <w:fldChar w:fldCharType="end"/>
            </w:r>
          </w:ins>
        </w:p>
        <w:p w14:paraId="561B8EB4" w14:textId="460B27A6" w:rsidR="002339AE" w:rsidDel="004C41E1" w:rsidRDefault="002339AE" w:rsidP="004C41E1">
          <w:pPr>
            <w:pStyle w:val="TOC1"/>
            <w:rPr>
              <w:ins w:id="46" w:author="Callum Brown" w:date="2023-03-13T21:44:00Z"/>
              <w:del w:id="47" w:author="Kit Double" w:date="2023-03-17T13:28:00Z"/>
              <w:rFonts w:cstheme="minorBidi"/>
              <w:noProof/>
              <w:lang w:val="en-AU" w:eastAsia="en-GB"/>
            </w:rPr>
          </w:pPr>
          <w:ins w:id="48" w:author="Callum Brown" w:date="2023-03-13T21:44:00Z">
            <w:del w:id="49" w:author="Kit Double" w:date="2023-03-17T13:28:00Z">
              <w:r w:rsidRPr="00F77519" w:rsidDel="004C41E1">
                <w:rPr>
                  <w:rStyle w:val="Hyperlink"/>
                  <w:noProof/>
                </w:rPr>
                <w:delText>1</w:delText>
              </w:r>
              <w:r w:rsidDel="004C41E1">
                <w:rPr>
                  <w:rFonts w:cstheme="minorBidi"/>
                  <w:noProof/>
                  <w:lang w:val="en-AU" w:eastAsia="en-GB"/>
                </w:rPr>
                <w:tab/>
              </w:r>
              <w:r w:rsidRPr="004C41E1" w:rsidDel="004C41E1">
                <w:rPr>
                  <w:rStyle w:val="Hyperlink"/>
                  <w:noProof/>
                </w:rPr>
                <w:delText>Demographic Questionnaire (1.5 mins)</w:delText>
              </w:r>
              <w:r w:rsidDel="004C41E1">
                <w:rPr>
                  <w:noProof/>
                  <w:webHidden/>
                </w:rPr>
                <w:tab/>
                <w:delText>2</w:delText>
              </w:r>
            </w:del>
          </w:ins>
        </w:p>
        <w:p w14:paraId="7A3E60E9" w14:textId="4EAA43E5" w:rsidR="002339AE" w:rsidDel="004C41E1" w:rsidRDefault="002339AE" w:rsidP="004C41E1">
          <w:pPr>
            <w:pStyle w:val="TOC1"/>
            <w:rPr>
              <w:ins w:id="50" w:author="Callum Brown" w:date="2023-03-13T21:44:00Z"/>
              <w:del w:id="51" w:author="Kit Double" w:date="2023-03-17T13:28:00Z"/>
              <w:rFonts w:cstheme="minorBidi"/>
              <w:noProof/>
              <w:lang w:val="en-AU" w:eastAsia="en-GB"/>
            </w:rPr>
          </w:pPr>
          <w:ins w:id="52" w:author="Callum Brown" w:date="2023-03-13T21:44:00Z">
            <w:del w:id="53" w:author="Kit Double" w:date="2023-03-17T13:28:00Z">
              <w:r w:rsidRPr="004C41E1" w:rsidDel="004C41E1">
                <w:rPr>
                  <w:rStyle w:val="Hyperlink"/>
                  <w:noProof/>
                </w:rPr>
                <w:delText>2</w:delText>
              </w:r>
              <w:r w:rsidDel="004C41E1">
                <w:rPr>
                  <w:rFonts w:cstheme="minorBidi"/>
                  <w:noProof/>
                  <w:lang w:val="en-AU" w:eastAsia="en-GB"/>
                </w:rPr>
                <w:tab/>
              </w:r>
              <w:r w:rsidRPr="004C41E1" w:rsidDel="004C41E1">
                <w:rPr>
                  <w:rStyle w:val="Hyperlink"/>
                  <w:noProof/>
                </w:rPr>
                <w:delText>Implicit Theories Of Personality (30 seconds)</w:delText>
              </w:r>
              <w:r w:rsidDel="004C41E1">
                <w:rPr>
                  <w:noProof/>
                  <w:webHidden/>
                </w:rPr>
                <w:tab/>
                <w:delText>3</w:delText>
              </w:r>
            </w:del>
          </w:ins>
        </w:p>
        <w:p w14:paraId="4618BC76" w14:textId="369FE782" w:rsidR="002339AE" w:rsidDel="004C41E1" w:rsidRDefault="002339AE" w:rsidP="004C41E1">
          <w:pPr>
            <w:pStyle w:val="TOC1"/>
            <w:rPr>
              <w:ins w:id="54" w:author="Callum Brown" w:date="2023-03-13T21:44:00Z"/>
              <w:del w:id="55" w:author="Kit Double" w:date="2023-03-17T13:28:00Z"/>
              <w:rFonts w:cstheme="minorBidi"/>
              <w:noProof/>
              <w:lang w:val="en-AU" w:eastAsia="en-GB"/>
            </w:rPr>
          </w:pPr>
          <w:ins w:id="56" w:author="Callum Brown" w:date="2023-03-13T21:44:00Z">
            <w:del w:id="57" w:author="Kit Double" w:date="2023-03-17T13:28:00Z">
              <w:r w:rsidRPr="004C41E1" w:rsidDel="004C41E1">
                <w:rPr>
                  <w:rStyle w:val="Hyperlink"/>
                  <w:noProof/>
                </w:rPr>
                <w:delText>3</w:delText>
              </w:r>
              <w:r w:rsidDel="004C41E1">
                <w:rPr>
                  <w:rFonts w:cstheme="minorBidi"/>
                  <w:noProof/>
                  <w:lang w:val="en-AU" w:eastAsia="en-GB"/>
                </w:rPr>
                <w:tab/>
              </w:r>
              <w:r w:rsidRPr="004C41E1" w:rsidDel="004C41E1">
                <w:rPr>
                  <w:rStyle w:val="Hyperlink"/>
                  <w:noProof/>
                </w:rPr>
                <w:delText>Implicit Theories Of Intelligence 30 seconds</w:delText>
              </w:r>
              <w:r w:rsidDel="004C41E1">
                <w:rPr>
                  <w:noProof/>
                  <w:webHidden/>
                </w:rPr>
                <w:tab/>
                <w:delText>3</w:delText>
              </w:r>
            </w:del>
          </w:ins>
        </w:p>
        <w:p w14:paraId="3E02D169" w14:textId="3ACC6B67" w:rsidR="002339AE" w:rsidDel="004C41E1" w:rsidRDefault="002339AE" w:rsidP="004C41E1">
          <w:pPr>
            <w:pStyle w:val="TOC1"/>
            <w:rPr>
              <w:ins w:id="58" w:author="Callum Brown" w:date="2023-03-13T21:44:00Z"/>
              <w:del w:id="59" w:author="Kit Double" w:date="2023-03-17T13:28:00Z"/>
              <w:rFonts w:cstheme="minorBidi"/>
              <w:noProof/>
              <w:lang w:val="en-AU" w:eastAsia="en-GB"/>
            </w:rPr>
          </w:pPr>
          <w:ins w:id="60" w:author="Callum Brown" w:date="2023-03-13T21:44:00Z">
            <w:del w:id="61" w:author="Kit Double" w:date="2023-03-17T13:28:00Z">
              <w:r w:rsidRPr="004C41E1" w:rsidDel="004C41E1">
                <w:rPr>
                  <w:rStyle w:val="Hyperlink"/>
                  <w:noProof/>
                </w:rPr>
                <w:delText>4</w:delText>
              </w:r>
              <w:r w:rsidDel="004C41E1">
                <w:rPr>
                  <w:rFonts w:cstheme="minorBidi"/>
                  <w:noProof/>
                  <w:lang w:val="en-AU" w:eastAsia="en-GB"/>
                </w:rPr>
                <w:tab/>
              </w:r>
              <w:r w:rsidRPr="004C41E1" w:rsidDel="004C41E1">
                <w:rPr>
                  <w:rStyle w:val="Hyperlink"/>
                  <w:noProof/>
                </w:rPr>
                <w:delText>Need For Cognition (2 mins)</w:delText>
              </w:r>
              <w:r w:rsidDel="004C41E1">
                <w:rPr>
                  <w:noProof/>
                  <w:webHidden/>
                </w:rPr>
                <w:tab/>
                <w:delText>4</w:delText>
              </w:r>
            </w:del>
          </w:ins>
        </w:p>
        <w:p w14:paraId="0D287B1F" w14:textId="0BEAB7D4" w:rsidR="002339AE" w:rsidDel="004C41E1" w:rsidRDefault="002339AE" w:rsidP="004C41E1">
          <w:pPr>
            <w:pStyle w:val="TOC1"/>
            <w:rPr>
              <w:ins w:id="62" w:author="Callum Brown" w:date="2023-03-13T21:44:00Z"/>
              <w:del w:id="63" w:author="Kit Double" w:date="2023-03-17T13:28:00Z"/>
              <w:rFonts w:cstheme="minorBidi"/>
              <w:noProof/>
              <w:lang w:val="en-AU" w:eastAsia="en-GB"/>
            </w:rPr>
          </w:pPr>
          <w:ins w:id="64" w:author="Callum Brown" w:date="2023-03-13T21:44:00Z">
            <w:del w:id="65" w:author="Kit Double" w:date="2023-03-17T13:28:00Z">
              <w:r w:rsidRPr="004C41E1" w:rsidDel="004C41E1">
                <w:rPr>
                  <w:rStyle w:val="Hyperlink"/>
                  <w:noProof/>
                </w:rPr>
                <w:delText>5</w:delText>
              </w:r>
              <w:r w:rsidDel="004C41E1">
                <w:rPr>
                  <w:rFonts w:cstheme="minorBidi"/>
                  <w:noProof/>
                  <w:lang w:val="en-AU" w:eastAsia="en-GB"/>
                </w:rPr>
                <w:tab/>
              </w:r>
              <w:r w:rsidRPr="004C41E1" w:rsidDel="004C41E1">
                <w:rPr>
                  <w:rStyle w:val="Hyperlink"/>
                  <w:noProof/>
                </w:rPr>
                <w:delText>Goal Orientation (2 mins)</w:delText>
              </w:r>
              <w:r w:rsidDel="004C41E1">
                <w:rPr>
                  <w:noProof/>
                  <w:webHidden/>
                </w:rPr>
                <w:tab/>
                <w:delText>4</w:delText>
              </w:r>
            </w:del>
          </w:ins>
        </w:p>
        <w:p w14:paraId="6507FCCC" w14:textId="17F6DEA4" w:rsidR="002339AE" w:rsidDel="004C41E1" w:rsidRDefault="002339AE" w:rsidP="004C41E1">
          <w:pPr>
            <w:pStyle w:val="TOC1"/>
            <w:rPr>
              <w:ins w:id="66" w:author="Callum Brown" w:date="2023-03-13T21:44:00Z"/>
              <w:del w:id="67" w:author="Kit Double" w:date="2023-03-17T13:28:00Z"/>
              <w:rFonts w:cstheme="minorBidi"/>
              <w:noProof/>
              <w:lang w:val="en-AU" w:eastAsia="en-GB"/>
            </w:rPr>
          </w:pPr>
          <w:ins w:id="68" w:author="Callum Brown" w:date="2023-03-13T21:44:00Z">
            <w:del w:id="69" w:author="Kit Double" w:date="2023-03-17T13:28:00Z">
              <w:r w:rsidRPr="004C41E1" w:rsidDel="004C41E1">
                <w:rPr>
                  <w:rStyle w:val="Hyperlink"/>
                  <w:noProof/>
                </w:rPr>
                <w:delText>6</w:delText>
              </w:r>
              <w:r w:rsidDel="004C41E1">
                <w:rPr>
                  <w:rFonts w:cstheme="minorBidi"/>
                  <w:noProof/>
                  <w:lang w:val="en-AU" w:eastAsia="en-GB"/>
                </w:rPr>
                <w:tab/>
              </w:r>
              <w:r w:rsidRPr="004C41E1" w:rsidDel="004C41E1">
                <w:rPr>
                  <w:rStyle w:val="Hyperlink"/>
                  <w:noProof/>
                </w:rPr>
                <w:delText>Memory And Reasoning Self Concept (2 mins)</w:delText>
              </w:r>
              <w:r w:rsidDel="004C41E1">
                <w:rPr>
                  <w:noProof/>
                  <w:webHidden/>
                </w:rPr>
                <w:tab/>
                <w:delText>5</w:delText>
              </w:r>
            </w:del>
          </w:ins>
        </w:p>
        <w:p w14:paraId="7E7A0236" w14:textId="020EE48D" w:rsidR="002339AE" w:rsidDel="004C41E1" w:rsidRDefault="002339AE" w:rsidP="004C41E1">
          <w:pPr>
            <w:pStyle w:val="TOC1"/>
            <w:rPr>
              <w:ins w:id="70" w:author="Callum Brown" w:date="2023-03-13T21:44:00Z"/>
              <w:del w:id="71" w:author="Kit Double" w:date="2023-03-17T13:28:00Z"/>
              <w:rFonts w:cstheme="minorBidi"/>
              <w:noProof/>
              <w:lang w:val="en-AU" w:eastAsia="en-GB"/>
            </w:rPr>
          </w:pPr>
          <w:ins w:id="72" w:author="Callum Brown" w:date="2023-03-13T21:44:00Z">
            <w:del w:id="73" w:author="Kit Double" w:date="2023-03-17T13:28:00Z">
              <w:r w:rsidRPr="004C41E1" w:rsidDel="004C41E1">
                <w:rPr>
                  <w:rStyle w:val="Hyperlink"/>
                  <w:noProof/>
                </w:rPr>
                <w:delText>7</w:delText>
              </w:r>
              <w:r w:rsidDel="004C41E1">
                <w:rPr>
                  <w:rFonts w:cstheme="minorBidi"/>
                  <w:noProof/>
                  <w:lang w:val="en-AU" w:eastAsia="en-GB"/>
                </w:rPr>
                <w:tab/>
              </w:r>
              <w:r w:rsidRPr="004C41E1" w:rsidDel="004C41E1">
                <w:rPr>
                  <w:rStyle w:val="Hyperlink"/>
                  <w:noProof/>
                </w:rPr>
                <w:delText>Big Five Personality (5 mins)</w:delText>
              </w:r>
              <w:r w:rsidDel="004C41E1">
                <w:rPr>
                  <w:noProof/>
                  <w:webHidden/>
                </w:rPr>
                <w:tab/>
                <w:delText>5</w:delText>
              </w:r>
            </w:del>
          </w:ins>
        </w:p>
        <w:p w14:paraId="29B3C53C" w14:textId="449AC613" w:rsidR="002339AE" w:rsidDel="004C41E1" w:rsidRDefault="002339AE" w:rsidP="004C41E1">
          <w:pPr>
            <w:pStyle w:val="TOC1"/>
            <w:rPr>
              <w:ins w:id="74" w:author="Callum Brown" w:date="2023-03-13T21:44:00Z"/>
              <w:del w:id="75" w:author="Kit Double" w:date="2023-03-17T13:28:00Z"/>
              <w:rFonts w:cstheme="minorBidi"/>
              <w:noProof/>
              <w:lang w:val="en-AU" w:eastAsia="en-GB"/>
            </w:rPr>
          </w:pPr>
          <w:ins w:id="76" w:author="Callum Brown" w:date="2023-03-13T21:44:00Z">
            <w:del w:id="77" w:author="Kit Double" w:date="2023-03-17T13:28:00Z">
              <w:r w:rsidRPr="004C41E1" w:rsidDel="004C41E1">
                <w:rPr>
                  <w:rStyle w:val="Hyperlink"/>
                  <w:noProof/>
                </w:rPr>
                <w:delText>8</w:delText>
              </w:r>
              <w:r w:rsidDel="004C41E1">
                <w:rPr>
                  <w:rFonts w:cstheme="minorBidi"/>
                  <w:noProof/>
                  <w:lang w:val="en-AU" w:eastAsia="en-GB"/>
                </w:rPr>
                <w:tab/>
              </w:r>
              <w:r w:rsidRPr="004C41E1" w:rsidDel="004C41E1">
                <w:rPr>
                  <w:rStyle w:val="Hyperlink"/>
                  <w:noProof/>
                </w:rPr>
                <w:delText>Self-efficacy scale (90 seconds)</w:delText>
              </w:r>
              <w:r w:rsidDel="004C41E1">
                <w:rPr>
                  <w:noProof/>
                  <w:webHidden/>
                </w:rPr>
                <w:tab/>
                <w:delText>6</w:delText>
              </w:r>
            </w:del>
          </w:ins>
        </w:p>
        <w:p w14:paraId="70A24CC3" w14:textId="44583BD3" w:rsidR="002339AE" w:rsidDel="004C41E1" w:rsidRDefault="002339AE" w:rsidP="004C41E1">
          <w:pPr>
            <w:pStyle w:val="TOC1"/>
            <w:rPr>
              <w:ins w:id="78" w:author="Callum Brown" w:date="2023-03-13T21:44:00Z"/>
              <w:del w:id="79" w:author="Kit Double" w:date="2023-03-17T13:28:00Z"/>
              <w:rFonts w:cstheme="minorBidi"/>
              <w:noProof/>
              <w:lang w:val="en-AU" w:eastAsia="en-GB"/>
            </w:rPr>
          </w:pPr>
          <w:ins w:id="80" w:author="Callum Brown" w:date="2023-03-13T21:44:00Z">
            <w:del w:id="81" w:author="Kit Double" w:date="2023-03-17T13:28:00Z">
              <w:r w:rsidRPr="004C41E1" w:rsidDel="004C41E1">
                <w:rPr>
                  <w:rStyle w:val="Hyperlink"/>
                  <w:noProof/>
                </w:rPr>
                <w:delText>9</w:delText>
              </w:r>
              <w:r w:rsidDel="004C41E1">
                <w:rPr>
                  <w:rFonts w:cstheme="minorBidi"/>
                  <w:noProof/>
                  <w:lang w:val="en-AU" w:eastAsia="en-GB"/>
                </w:rPr>
                <w:tab/>
              </w:r>
              <w:r w:rsidRPr="004C41E1" w:rsidDel="004C41E1">
                <w:rPr>
                  <w:rStyle w:val="Hyperlink"/>
                  <w:noProof/>
                </w:rPr>
                <w:delText>General Self-efficacy scale (1 min)</w:delText>
              </w:r>
              <w:r w:rsidDel="004C41E1">
                <w:rPr>
                  <w:noProof/>
                  <w:webHidden/>
                </w:rPr>
                <w:tab/>
                <w:delText>7</w:delText>
              </w:r>
            </w:del>
          </w:ins>
        </w:p>
        <w:p w14:paraId="1D67B700" w14:textId="1899D658" w:rsidR="002339AE" w:rsidDel="004C41E1" w:rsidRDefault="002339AE" w:rsidP="004C41E1">
          <w:pPr>
            <w:pStyle w:val="TOC1"/>
            <w:rPr>
              <w:ins w:id="82" w:author="Callum Brown" w:date="2023-03-13T21:44:00Z"/>
              <w:del w:id="83" w:author="Kit Double" w:date="2023-03-17T13:28:00Z"/>
              <w:rFonts w:cstheme="minorBidi"/>
              <w:noProof/>
              <w:lang w:val="en-AU" w:eastAsia="en-GB"/>
            </w:rPr>
            <w:pPrChange w:id="84" w:author="Kit Double" w:date="2023-03-17T13:28:00Z">
              <w:pPr>
                <w:pStyle w:val="TOC1"/>
                <w:tabs>
                  <w:tab w:val="left" w:pos="600"/>
                </w:tabs>
              </w:pPr>
            </w:pPrChange>
          </w:pPr>
          <w:ins w:id="85" w:author="Callum Brown" w:date="2023-03-13T21:44:00Z">
            <w:del w:id="86" w:author="Kit Double" w:date="2023-03-17T13:28:00Z">
              <w:r w:rsidRPr="004C41E1" w:rsidDel="004C41E1">
                <w:rPr>
                  <w:rStyle w:val="Hyperlink"/>
                  <w:noProof/>
                </w:rPr>
                <w:delText>10</w:delText>
              </w:r>
              <w:r w:rsidDel="004C41E1">
                <w:rPr>
                  <w:rFonts w:cstheme="minorBidi"/>
                  <w:noProof/>
                  <w:lang w:val="en-AU" w:eastAsia="en-GB"/>
                </w:rPr>
                <w:tab/>
              </w:r>
              <w:r w:rsidRPr="004C41E1" w:rsidDel="004C41E1">
                <w:rPr>
                  <w:rStyle w:val="Hyperlink"/>
                  <w:noProof/>
                </w:rPr>
                <w:delText>Cognitive Failures Questionnaire (2.5 mins)</w:delText>
              </w:r>
              <w:r w:rsidDel="004C41E1">
                <w:rPr>
                  <w:noProof/>
                  <w:webHidden/>
                </w:rPr>
                <w:tab/>
                <w:delText>7</w:delText>
              </w:r>
            </w:del>
          </w:ins>
        </w:p>
        <w:p w14:paraId="2EE42CAE" w14:textId="64B8DEFF" w:rsidR="002339AE" w:rsidDel="004C41E1" w:rsidRDefault="002339AE" w:rsidP="004C41E1">
          <w:pPr>
            <w:pStyle w:val="TOC1"/>
            <w:rPr>
              <w:ins w:id="87" w:author="Callum Brown" w:date="2023-03-13T21:44:00Z"/>
              <w:del w:id="88" w:author="Kit Double" w:date="2023-03-17T13:28:00Z"/>
              <w:rFonts w:cstheme="minorBidi"/>
              <w:noProof/>
              <w:lang w:val="en-AU" w:eastAsia="en-GB"/>
            </w:rPr>
            <w:pPrChange w:id="89" w:author="Kit Double" w:date="2023-03-17T13:28:00Z">
              <w:pPr>
                <w:pStyle w:val="TOC1"/>
                <w:tabs>
                  <w:tab w:val="left" w:pos="600"/>
                </w:tabs>
              </w:pPr>
            </w:pPrChange>
          </w:pPr>
          <w:ins w:id="90" w:author="Callum Brown" w:date="2023-03-13T21:44:00Z">
            <w:del w:id="91" w:author="Kit Double" w:date="2023-03-17T13:28:00Z">
              <w:r w:rsidRPr="004C41E1" w:rsidDel="004C41E1">
                <w:rPr>
                  <w:rStyle w:val="Hyperlink"/>
                  <w:noProof/>
                </w:rPr>
                <w:delText>11</w:delText>
              </w:r>
              <w:r w:rsidDel="004C41E1">
                <w:rPr>
                  <w:rFonts w:cstheme="minorBidi"/>
                  <w:noProof/>
                  <w:lang w:val="en-AU" w:eastAsia="en-GB"/>
                </w:rPr>
                <w:tab/>
              </w:r>
              <w:r w:rsidRPr="004C41E1" w:rsidDel="004C41E1">
                <w:rPr>
                  <w:rStyle w:val="Hyperlink"/>
                  <w:noProof/>
                </w:rPr>
                <w:delText>Cognitive Reflection (3 mins)</w:delText>
              </w:r>
              <w:r w:rsidDel="004C41E1">
                <w:rPr>
                  <w:noProof/>
                  <w:webHidden/>
                </w:rPr>
                <w:tab/>
                <w:delText>8</w:delText>
              </w:r>
            </w:del>
          </w:ins>
        </w:p>
        <w:p w14:paraId="0292D31A" w14:textId="37241A13" w:rsidR="002339AE" w:rsidDel="004C41E1" w:rsidRDefault="002339AE" w:rsidP="004C41E1">
          <w:pPr>
            <w:pStyle w:val="TOC1"/>
            <w:rPr>
              <w:ins w:id="92" w:author="Callum Brown" w:date="2023-03-13T21:44:00Z"/>
              <w:del w:id="93" w:author="Kit Double" w:date="2023-03-17T13:28:00Z"/>
              <w:rFonts w:cstheme="minorBidi"/>
              <w:noProof/>
              <w:lang w:val="en-AU" w:eastAsia="en-GB"/>
            </w:rPr>
            <w:pPrChange w:id="94" w:author="Kit Double" w:date="2023-03-17T13:28:00Z">
              <w:pPr>
                <w:pStyle w:val="TOC1"/>
                <w:tabs>
                  <w:tab w:val="left" w:pos="600"/>
                </w:tabs>
              </w:pPr>
            </w:pPrChange>
          </w:pPr>
          <w:ins w:id="95" w:author="Callum Brown" w:date="2023-03-13T21:44:00Z">
            <w:del w:id="96" w:author="Kit Double" w:date="2023-03-17T13:28:00Z">
              <w:r w:rsidRPr="004C41E1" w:rsidDel="004C41E1">
                <w:rPr>
                  <w:rStyle w:val="Hyperlink"/>
                  <w:noProof/>
                </w:rPr>
                <w:delText>12</w:delText>
              </w:r>
              <w:r w:rsidDel="004C41E1">
                <w:rPr>
                  <w:rFonts w:cstheme="minorBidi"/>
                  <w:noProof/>
                  <w:lang w:val="en-AU" w:eastAsia="en-GB"/>
                </w:rPr>
                <w:tab/>
              </w:r>
              <w:r w:rsidRPr="004C41E1" w:rsidDel="004C41E1">
                <w:rPr>
                  <w:rStyle w:val="Hyperlink"/>
                  <w:noProof/>
                </w:rPr>
                <w:delText>Emotional Intelligence (40 mins)</w:delText>
              </w:r>
              <w:r w:rsidDel="004C41E1">
                <w:rPr>
                  <w:noProof/>
                  <w:webHidden/>
                </w:rPr>
                <w:tab/>
                <w:delText>8</w:delText>
              </w:r>
            </w:del>
          </w:ins>
        </w:p>
        <w:p w14:paraId="55B92F49" w14:textId="08C4DF9F" w:rsidR="002339AE" w:rsidDel="004C41E1" w:rsidRDefault="002339AE" w:rsidP="004C41E1">
          <w:pPr>
            <w:pStyle w:val="TOC1"/>
            <w:rPr>
              <w:ins w:id="97" w:author="Callum Brown" w:date="2023-03-13T21:44:00Z"/>
              <w:del w:id="98" w:author="Kit Double" w:date="2023-03-17T13:28:00Z"/>
              <w:rFonts w:cstheme="minorBidi"/>
              <w:noProof/>
              <w:lang w:val="en-AU" w:eastAsia="en-GB"/>
            </w:rPr>
            <w:pPrChange w:id="99" w:author="Kit Double" w:date="2023-03-17T13:28:00Z">
              <w:pPr>
                <w:pStyle w:val="TOC1"/>
                <w:tabs>
                  <w:tab w:val="left" w:pos="600"/>
                </w:tabs>
              </w:pPr>
            </w:pPrChange>
          </w:pPr>
          <w:ins w:id="100" w:author="Callum Brown" w:date="2023-03-13T21:44:00Z">
            <w:del w:id="101" w:author="Kit Double" w:date="2023-03-17T13:28:00Z">
              <w:r w:rsidRPr="004C41E1" w:rsidDel="004C41E1">
                <w:rPr>
                  <w:rStyle w:val="Hyperlink"/>
                  <w:noProof/>
                </w:rPr>
                <w:delText>13</w:delText>
              </w:r>
              <w:r w:rsidDel="004C41E1">
                <w:rPr>
                  <w:rFonts w:cstheme="minorBidi"/>
                  <w:noProof/>
                  <w:lang w:val="en-AU" w:eastAsia="en-GB"/>
                </w:rPr>
                <w:tab/>
              </w:r>
              <w:r w:rsidRPr="004C41E1" w:rsidDel="004C41E1">
                <w:rPr>
                  <w:rStyle w:val="Hyperlink"/>
                  <w:noProof/>
                </w:rPr>
                <w:delText>Narcissism Scale</w:delText>
              </w:r>
              <w:r w:rsidDel="004C41E1">
                <w:rPr>
                  <w:noProof/>
                  <w:webHidden/>
                </w:rPr>
                <w:tab/>
                <w:delText>9</w:delText>
              </w:r>
            </w:del>
          </w:ins>
        </w:p>
        <w:p w14:paraId="147D3C73" w14:textId="3095D07C" w:rsidR="002339AE" w:rsidDel="004C41E1" w:rsidRDefault="002339AE" w:rsidP="004C41E1">
          <w:pPr>
            <w:pStyle w:val="TOC1"/>
            <w:rPr>
              <w:ins w:id="102" w:author="Callum Brown" w:date="2023-03-13T21:44:00Z"/>
              <w:del w:id="103" w:author="Kit Double" w:date="2023-03-17T13:28:00Z"/>
              <w:rFonts w:cstheme="minorBidi"/>
              <w:noProof/>
              <w:lang w:val="en-AU" w:eastAsia="en-GB"/>
            </w:rPr>
          </w:pPr>
          <w:ins w:id="104" w:author="Callum Brown" w:date="2023-03-13T21:44:00Z">
            <w:del w:id="105" w:author="Kit Double" w:date="2023-03-17T13:28:00Z">
              <w:r w:rsidRPr="004C41E1" w:rsidDel="004C41E1">
                <w:rPr>
                  <w:rStyle w:val="Hyperlink"/>
                  <w:noProof/>
                </w:rPr>
                <w:delText>14</w:delText>
              </w:r>
              <w:r w:rsidDel="004C41E1">
                <w:rPr>
                  <w:rFonts w:cstheme="minorBidi"/>
                  <w:noProof/>
                  <w:lang w:val="en-AU" w:eastAsia="en-GB"/>
                </w:rPr>
                <w:tab/>
              </w:r>
              <w:r w:rsidRPr="004C41E1" w:rsidDel="004C41E1">
                <w:rPr>
                  <w:rStyle w:val="Hyperlink"/>
                  <w:noProof/>
                </w:rPr>
                <w:delText>Math Anxiety Scale</w:delText>
              </w:r>
              <w:r w:rsidDel="004C41E1">
                <w:rPr>
                  <w:noProof/>
                  <w:webHidden/>
                </w:rPr>
                <w:tab/>
                <w:delText>11</w:delText>
              </w:r>
            </w:del>
          </w:ins>
        </w:p>
        <w:p w14:paraId="10EE15B5" w14:textId="2384C67F" w:rsidR="00EB5A1A" w:rsidDel="004C41E1" w:rsidRDefault="00EB5A1A" w:rsidP="004C41E1">
          <w:pPr>
            <w:pStyle w:val="TOC1"/>
            <w:rPr>
              <w:del w:id="106" w:author="Kit Double" w:date="2023-03-17T13:28:00Z"/>
              <w:rFonts w:cstheme="minorBidi"/>
              <w:noProof/>
              <w:lang w:val="en-AU" w:eastAsia="en-GB"/>
            </w:rPr>
          </w:pPr>
          <w:del w:id="107" w:author="Kit Double" w:date="2023-03-17T13:28:00Z">
            <w:r w:rsidRPr="002339AE" w:rsidDel="004C41E1">
              <w:rPr>
                <w:noProof/>
                <w:rPrChange w:id="108" w:author="Callum Brown" w:date="2023-03-13T21:44:00Z">
                  <w:rPr>
                    <w:rStyle w:val="Hyperlink"/>
                    <w:noProof/>
                  </w:rPr>
                </w:rPrChange>
              </w:rPr>
              <w:delText>1</w:delText>
            </w:r>
            <w:r w:rsidDel="004C41E1">
              <w:rPr>
                <w:rFonts w:cstheme="minorBidi"/>
                <w:noProof/>
                <w:lang w:val="en-AU" w:eastAsia="en-GB"/>
              </w:rPr>
              <w:tab/>
            </w:r>
            <w:r w:rsidRPr="002339AE" w:rsidDel="004C41E1">
              <w:rPr>
                <w:noProof/>
                <w:rPrChange w:id="109" w:author="Callum Brown" w:date="2023-03-13T21:44:00Z">
                  <w:rPr>
                    <w:rStyle w:val="Hyperlink"/>
                    <w:noProof/>
                  </w:rPr>
                </w:rPrChange>
              </w:rPr>
              <w:delText>Demographic Questionnaire (1.5 mins)</w:delText>
            </w:r>
            <w:r w:rsidDel="004C41E1">
              <w:rPr>
                <w:noProof/>
                <w:webHidden/>
              </w:rPr>
              <w:tab/>
              <w:delText>2</w:delText>
            </w:r>
          </w:del>
        </w:p>
        <w:p w14:paraId="18C377AE" w14:textId="1265A9CA" w:rsidR="00EB5A1A" w:rsidDel="004C41E1" w:rsidRDefault="00EB5A1A" w:rsidP="004C41E1">
          <w:pPr>
            <w:pStyle w:val="TOC1"/>
            <w:rPr>
              <w:del w:id="110" w:author="Kit Double" w:date="2023-03-17T13:28:00Z"/>
              <w:rFonts w:cstheme="minorBidi"/>
              <w:noProof/>
              <w:lang w:val="en-AU" w:eastAsia="en-GB"/>
            </w:rPr>
          </w:pPr>
          <w:del w:id="111" w:author="Kit Double" w:date="2023-03-17T13:28:00Z">
            <w:r w:rsidRPr="002339AE" w:rsidDel="004C41E1">
              <w:rPr>
                <w:noProof/>
                <w:rPrChange w:id="112" w:author="Callum Brown" w:date="2023-03-13T21:44:00Z">
                  <w:rPr>
                    <w:rStyle w:val="Hyperlink"/>
                    <w:noProof/>
                  </w:rPr>
                </w:rPrChange>
              </w:rPr>
              <w:delText>2</w:delText>
            </w:r>
            <w:r w:rsidDel="004C41E1">
              <w:rPr>
                <w:rFonts w:cstheme="minorBidi"/>
                <w:noProof/>
                <w:lang w:val="en-AU" w:eastAsia="en-GB"/>
              </w:rPr>
              <w:tab/>
            </w:r>
            <w:r w:rsidRPr="002339AE" w:rsidDel="004C41E1">
              <w:rPr>
                <w:noProof/>
                <w:rPrChange w:id="113" w:author="Callum Brown" w:date="2023-03-13T21:44:00Z">
                  <w:rPr>
                    <w:rStyle w:val="Hyperlink"/>
                    <w:noProof/>
                  </w:rPr>
                </w:rPrChange>
              </w:rPr>
              <w:delText>Implicit Theories Of Personality (30 seconds)</w:delText>
            </w:r>
            <w:r w:rsidDel="004C41E1">
              <w:rPr>
                <w:noProof/>
                <w:webHidden/>
              </w:rPr>
              <w:tab/>
              <w:delText>3</w:delText>
            </w:r>
          </w:del>
        </w:p>
        <w:p w14:paraId="1DD30729" w14:textId="7E555541" w:rsidR="00EB5A1A" w:rsidDel="004C41E1" w:rsidRDefault="00EB5A1A" w:rsidP="004C41E1">
          <w:pPr>
            <w:pStyle w:val="TOC1"/>
            <w:rPr>
              <w:del w:id="114" w:author="Kit Double" w:date="2023-03-17T13:28:00Z"/>
              <w:rFonts w:cstheme="minorBidi"/>
              <w:noProof/>
              <w:lang w:val="en-AU" w:eastAsia="en-GB"/>
            </w:rPr>
          </w:pPr>
          <w:del w:id="115" w:author="Kit Double" w:date="2023-03-17T13:28:00Z">
            <w:r w:rsidRPr="002339AE" w:rsidDel="004C41E1">
              <w:rPr>
                <w:noProof/>
                <w:rPrChange w:id="116" w:author="Callum Brown" w:date="2023-03-13T21:44:00Z">
                  <w:rPr>
                    <w:rStyle w:val="Hyperlink"/>
                    <w:noProof/>
                  </w:rPr>
                </w:rPrChange>
              </w:rPr>
              <w:delText>3</w:delText>
            </w:r>
            <w:r w:rsidDel="004C41E1">
              <w:rPr>
                <w:rFonts w:cstheme="minorBidi"/>
                <w:noProof/>
                <w:lang w:val="en-AU" w:eastAsia="en-GB"/>
              </w:rPr>
              <w:tab/>
            </w:r>
            <w:r w:rsidRPr="002339AE" w:rsidDel="004C41E1">
              <w:rPr>
                <w:noProof/>
                <w:rPrChange w:id="117" w:author="Callum Brown" w:date="2023-03-13T21:44:00Z">
                  <w:rPr>
                    <w:rStyle w:val="Hyperlink"/>
                    <w:noProof/>
                  </w:rPr>
                </w:rPrChange>
              </w:rPr>
              <w:delText>Implicit Theories Of Intelligence 30 seconds</w:delText>
            </w:r>
            <w:r w:rsidDel="004C41E1">
              <w:rPr>
                <w:noProof/>
                <w:webHidden/>
              </w:rPr>
              <w:tab/>
              <w:delText>3</w:delText>
            </w:r>
          </w:del>
        </w:p>
        <w:p w14:paraId="43C6652B" w14:textId="112549DA" w:rsidR="00EB5A1A" w:rsidDel="004C41E1" w:rsidRDefault="00EB5A1A" w:rsidP="004C41E1">
          <w:pPr>
            <w:pStyle w:val="TOC1"/>
            <w:rPr>
              <w:del w:id="118" w:author="Kit Double" w:date="2023-03-17T13:28:00Z"/>
              <w:rFonts w:cstheme="minorBidi"/>
              <w:noProof/>
              <w:lang w:val="en-AU" w:eastAsia="en-GB"/>
            </w:rPr>
          </w:pPr>
          <w:del w:id="119" w:author="Kit Double" w:date="2023-03-17T13:28:00Z">
            <w:r w:rsidRPr="002339AE" w:rsidDel="004C41E1">
              <w:rPr>
                <w:noProof/>
                <w:rPrChange w:id="120" w:author="Callum Brown" w:date="2023-03-13T21:44:00Z">
                  <w:rPr>
                    <w:rStyle w:val="Hyperlink"/>
                    <w:noProof/>
                  </w:rPr>
                </w:rPrChange>
              </w:rPr>
              <w:delText>4</w:delText>
            </w:r>
            <w:r w:rsidDel="004C41E1">
              <w:rPr>
                <w:rFonts w:cstheme="minorBidi"/>
                <w:noProof/>
                <w:lang w:val="en-AU" w:eastAsia="en-GB"/>
              </w:rPr>
              <w:tab/>
            </w:r>
            <w:r w:rsidRPr="002339AE" w:rsidDel="004C41E1">
              <w:rPr>
                <w:noProof/>
                <w:rPrChange w:id="121" w:author="Callum Brown" w:date="2023-03-13T21:44:00Z">
                  <w:rPr>
                    <w:rStyle w:val="Hyperlink"/>
                    <w:noProof/>
                  </w:rPr>
                </w:rPrChange>
              </w:rPr>
              <w:delText>Need For Cognition (2 mins)</w:delText>
            </w:r>
            <w:r w:rsidDel="004C41E1">
              <w:rPr>
                <w:noProof/>
                <w:webHidden/>
              </w:rPr>
              <w:tab/>
              <w:delText>4</w:delText>
            </w:r>
          </w:del>
        </w:p>
        <w:p w14:paraId="2D240215" w14:textId="6175795B" w:rsidR="00EB5A1A" w:rsidDel="004C41E1" w:rsidRDefault="00EB5A1A" w:rsidP="004C41E1">
          <w:pPr>
            <w:pStyle w:val="TOC1"/>
            <w:rPr>
              <w:del w:id="122" w:author="Kit Double" w:date="2023-03-17T13:28:00Z"/>
              <w:rFonts w:cstheme="minorBidi"/>
              <w:noProof/>
              <w:lang w:val="en-AU" w:eastAsia="en-GB"/>
            </w:rPr>
          </w:pPr>
          <w:del w:id="123" w:author="Kit Double" w:date="2023-03-17T13:28:00Z">
            <w:r w:rsidRPr="002339AE" w:rsidDel="004C41E1">
              <w:rPr>
                <w:noProof/>
                <w:rPrChange w:id="124" w:author="Callum Brown" w:date="2023-03-13T21:44:00Z">
                  <w:rPr>
                    <w:rStyle w:val="Hyperlink"/>
                    <w:noProof/>
                  </w:rPr>
                </w:rPrChange>
              </w:rPr>
              <w:lastRenderedPageBreak/>
              <w:delText>5</w:delText>
            </w:r>
            <w:r w:rsidDel="004C41E1">
              <w:rPr>
                <w:rFonts w:cstheme="minorBidi"/>
                <w:noProof/>
                <w:lang w:val="en-AU" w:eastAsia="en-GB"/>
              </w:rPr>
              <w:tab/>
            </w:r>
            <w:r w:rsidRPr="002339AE" w:rsidDel="004C41E1">
              <w:rPr>
                <w:noProof/>
                <w:rPrChange w:id="125" w:author="Callum Brown" w:date="2023-03-13T21:44:00Z">
                  <w:rPr>
                    <w:rStyle w:val="Hyperlink"/>
                    <w:noProof/>
                  </w:rPr>
                </w:rPrChange>
              </w:rPr>
              <w:delText>Goal Orientation (2 mins)</w:delText>
            </w:r>
            <w:r w:rsidDel="004C41E1">
              <w:rPr>
                <w:noProof/>
                <w:webHidden/>
              </w:rPr>
              <w:tab/>
              <w:delText>4</w:delText>
            </w:r>
          </w:del>
        </w:p>
        <w:p w14:paraId="5970A2D7" w14:textId="30740EF1" w:rsidR="00EB5A1A" w:rsidDel="004C41E1" w:rsidRDefault="00EB5A1A" w:rsidP="004C41E1">
          <w:pPr>
            <w:pStyle w:val="TOC1"/>
            <w:rPr>
              <w:del w:id="126" w:author="Kit Double" w:date="2023-03-17T13:28:00Z"/>
              <w:rFonts w:cstheme="minorBidi"/>
              <w:noProof/>
              <w:lang w:val="en-AU" w:eastAsia="en-GB"/>
            </w:rPr>
          </w:pPr>
          <w:del w:id="127" w:author="Kit Double" w:date="2023-03-17T13:28:00Z">
            <w:r w:rsidRPr="002339AE" w:rsidDel="004C41E1">
              <w:rPr>
                <w:noProof/>
                <w:rPrChange w:id="128" w:author="Callum Brown" w:date="2023-03-13T21:44:00Z">
                  <w:rPr>
                    <w:rStyle w:val="Hyperlink"/>
                    <w:noProof/>
                  </w:rPr>
                </w:rPrChange>
              </w:rPr>
              <w:delText>6</w:delText>
            </w:r>
            <w:r w:rsidDel="004C41E1">
              <w:rPr>
                <w:rFonts w:cstheme="minorBidi"/>
                <w:noProof/>
                <w:lang w:val="en-AU" w:eastAsia="en-GB"/>
              </w:rPr>
              <w:tab/>
            </w:r>
            <w:r w:rsidRPr="002339AE" w:rsidDel="004C41E1">
              <w:rPr>
                <w:noProof/>
                <w:rPrChange w:id="129" w:author="Callum Brown" w:date="2023-03-13T21:44:00Z">
                  <w:rPr>
                    <w:rStyle w:val="Hyperlink"/>
                    <w:noProof/>
                  </w:rPr>
                </w:rPrChange>
              </w:rPr>
              <w:delText>Memory And Reasoning Self Concept (2 mins)</w:delText>
            </w:r>
            <w:r w:rsidDel="004C41E1">
              <w:rPr>
                <w:noProof/>
                <w:webHidden/>
              </w:rPr>
              <w:tab/>
              <w:delText>5</w:delText>
            </w:r>
          </w:del>
        </w:p>
        <w:p w14:paraId="5123E952" w14:textId="0471F196" w:rsidR="00EB5A1A" w:rsidDel="004C41E1" w:rsidRDefault="00EB5A1A" w:rsidP="004C41E1">
          <w:pPr>
            <w:pStyle w:val="TOC1"/>
            <w:rPr>
              <w:del w:id="130" w:author="Kit Double" w:date="2023-03-17T13:28:00Z"/>
              <w:rFonts w:cstheme="minorBidi"/>
              <w:noProof/>
              <w:lang w:val="en-AU" w:eastAsia="en-GB"/>
            </w:rPr>
          </w:pPr>
          <w:del w:id="131" w:author="Kit Double" w:date="2023-03-17T13:28:00Z">
            <w:r w:rsidRPr="002339AE" w:rsidDel="004C41E1">
              <w:rPr>
                <w:noProof/>
                <w:rPrChange w:id="132" w:author="Callum Brown" w:date="2023-03-13T21:44:00Z">
                  <w:rPr>
                    <w:rStyle w:val="Hyperlink"/>
                    <w:noProof/>
                  </w:rPr>
                </w:rPrChange>
              </w:rPr>
              <w:delText>7</w:delText>
            </w:r>
            <w:r w:rsidDel="004C41E1">
              <w:rPr>
                <w:rFonts w:cstheme="minorBidi"/>
                <w:noProof/>
                <w:lang w:val="en-AU" w:eastAsia="en-GB"/>
              </w:rPr>
              <w:tab/>
            </w:r>
            <w:r w:rsidRPr="002339AE" w:rsidDel="004C41E1">
              <w:rPr>
                <w:noProof/>
                <w:rPrChange w:id="133" w:author="Callum Brown" w:date="2023-03-13T21:44:00Z">
                  <w:rPr>
                    <w:rStyle w:val="Hyperlink"/>
                    <w:noProof/>
                  </w:rPr>
                </w:rPrChange>
              </w:rPr>
              <w:delText>Big Five Personality (5 mins)</w:delText>
            </w:r>
            <w:r w:rsidDel="004C41E1">
              <w:rPr>
                <w:noProof/>
                <w:webHidden/>
              </w:rPr>
              <w:tab/>
              <w:delText>5</w:delText>
            </w:r>
          </w:del>
        </w:p>
        <w:p w14:paraId="69BAD91C" w14:textId="7DD52F5A" w:rsidR="00EB5A1A" w:rsidDel="004C41E1" w:rsidRDefault="00EB5A1A" w:rsidP="004C41E1">
          <w:pPr>
            <w:pStyle w:val="TOC1"/>
            <w:rPr>
              <w:del w:id="134" w:author="Kit Double" w:date="2023-03-17T13:28:00Z"/>
              <w:rFonts w:cstheme="minorBidi"/>
              <w:noProof/>
              <w:lang w:val="en-AU" w:eastAsia="en-GB"/>
            </w:rPr>
          </w:pPr>
          <w:del w:id="135" w:author="Kit Double" w:date="2023-03-17T13:28:00Z">
            <w:r w:rsidRPr="002339AE" w:rsidDel="004C41E1">
              <w:rPr>
                <w:noProof/>
                <w:rPrChange w:id="136" w:author="Callum Brown" w:date="2023-03-13T21:44:00Z">
                  <w:rPr>
                    <w:rStyle w:val="Hyperlink"/>
                    <w:noProof/>
                  </w:rPr>
                </w:rPrChange>
              </w:rPr>
              <w:delText>8</w:delText>
            </w:r>
            <w:r w:rsidDel="004C41E1">
              <w:rPr>
                <w:rFonts w:cstheme="minorBidi"/>
                <w:noProof/>
                <w:lang w:val="en-AU" w:eastAsia="en-GB"/>
              </w:rPr>
              <w:tab/>
            </w:r>
            <w:r w:rsidRPr="002339AE" w:rsidDel="004C41E1">
              <w:rPr>
                <w:noProof/>
                <w:rPrChange w:id="137" w:author="Callum Brown" w:date="2023-03-13T21:44:00Z">
                  <w:rPr>
                    <w:rStyle w:val="Hyperlink"/>
                    <w:noProof/>
                  </w:rPr>
                </w:rPrChange>
              </w:rPr>
              <w:delText>Self-efficacy scale (90 seconds)</w:delText>
            </w:r>
            <w:r w:rsidDel="004C41E1">
              <w:rPr>
                <w:noProof/>
                <w:webHidden/>
              </w:rPr>
              <w:tab/>
              <w:delText>6</w:delText>
            </w:r>
          </w:del>
        </w:p>
        <w:p w14:paraId="4027FDB5" w14:textId="6D86859D" w:rsidR="00EB5A1A" w:rsidDel="004C41E1" w:rsidRDefault="00EB5A1A" w:rsidP="004C41E1">
          <w:pPr>
            <w:pStyle w:val="TOC1"/>
            <w:rPr>
              <w:del w:id="138" w:author="Kit Double" w:date="2023-03-17T13:28:00Z"/>
              <w:rFonts w:cstheme="minorBidi"/>
              <w:noProof/>
              <w:lang w:val="en-AU" w:eastAsia="en-GB"/>
            </w:rPr>
          </w:pPr>
          <w:del w:id="139" w:author="Kit Double" w:date="2023-03-17T13:28:00Z">
            <w:r w:rsidRPr="002339AE" w:rsidDel="004C41E1">
              <w:rPr>
                <w:noProof/>
                <w:rPrChange w:id="140" w:author="Callum Brown" w:date="2023-03-13T21:44:00Z">
                  <w:rPr>
                    <w:rStyle w:val="Hyperlink"/>
                    <w:noProof/>
                  </w:rPr>
                </w:rPrChange>
              </w:rPr>
              <w:delText>9</w:delText>
            </w:r>
            <w:r w:rsidDel="004C41E1">
              <w:rPr>
                <w:rFonts w:cstheme="minorBidi"/>
                <w:noProof/>
                <w:lang w:val="en-AU" w:eastAsia="en-GB"/>
              </w:rPr>
              <w:tab/>
            </w:r>
            <w:r w:rsidRPr="002339AE" w:rsidDel="004C41E1">
              <w:rPr>
                <w:noProof/>
                <w:rPrChange w:id="141" w:author="Callum Brown" w:date="2023-03-13T21:44:00Z">
                  <w:rPr>
                    <w:rStyle w:val="Hyperlink"/>
                    <w:noProof/>
                  </w:rPr>
                </w:rPrChange>
              </w:rPr>
              <w:delText>General Self-efficacy scale (1 min)</w:delText>
            </w:r>
            <w:r w:rsidDel="004C41E1">
              <w:rPr>
                <w:noProof/>
                <w:webHidden/>
              </w:rPr>
              <w:tab/>
              <w:delText>7</w:delText>
            </w:r>
          </w:del>
        </w:p>
        <w:p w14:paraId="593CF03B" w14:textId="3893F962" w:rsidR="00EB5A1A" w:rsidDel="004C41E1" w:rsidRDefault="00EB5A1A" w:rsidP="004C41E1">
          <w:pPr>
            <w:pStyle w:val="TOC1"/>
            <w:rPr>
              <w:del w:id="142" w:author="Kit Double" w:date="2023-03-17T13:28:00Z"/>
              <w:rFonts w:cstheme="minorBidi"/>
              <w:noProof/>
              <w:lang w:val="en-AU" w:eastAsia="en-GB"/>
            </w:rPr>
            <w:pPrChange w:id="143" w:author="Kit Double" w:date="2023-03-17T13:28:00Z">
              <w:pPr>
                <w:pStyle w:val="TOC1"/>
                <w:tabs>
                  <w:tab w:val="left" w:pos="600"/>
                </w:tabs>
              </w:pPr>
            </w:pPrChange>
          </w:pPr>
          <w:del w:id="144" w:author="Kit Double" w:date="2023-03-17T13:28:00Z">
            <w:r w:rsidRPr="002339AE" w:rsidDel="004C41E1">
              <w:rPr>
                <w:noProof/>
                <w:rPrChange w:id="145" w:author="Callum Brown" w:date="2023-03-13T21:44:00Z">
                  <w:rPr>
                    <w:rStyle w:val="Hyperlink"/>
                    <w:noProof/>
                  </w:rPr>
                </w:rPrChange>
              </w:rPr>
              <w:delText>10</w:delText>
            </w:r>
            <w:r w:rsidDel="004C41E1">
              <w:rPr>
                <w:rFonts w:cstheme="minorBidi"/>
                <w:noProof/>
                <w:lang w:val="en-AU" w:eastAsia="en-GB"/>
              </w:rPr>
              <w:tab/>
            </w:r>
            <w:r w:rsidRPr="002339AE" w:rsidDel="004C41E1">
              <w:rPr>
                <w:noProof/>
                <w:rPrChange w:id="146" w:author="Callum Brown" w:date="2023-03-13T21:44:00Z">
                  <w:rPr>
                    <w:rStyle w:val="Hyperlink"/>
                    <w:noProof/>
                  </w:rPr>
                </w:rPrChange>
              </w:rPr>
              <w:delText>Cognitive Failures Questionnaire (2.5 mins)</w:delText>
            </w:r>
            <w:r w:rsidDel="004C41E1">
              <w:rPr>
                <w:noProof/>
                <w:webHidden/>
              </w:rPr>
              <w:tab/>
              <w:delText>7</w:delText>
            </w:r>
          </w:del>
        </w:p>
        <w:p w14:paraId="11D8DB5B" w14:textId="47CF7C2A" w:rsidR="00EB5A1A" w:rsidDel="004C41E1" w:rsidRDefault="00EB5A1A" w:rsidP="004C41E1">
          <w:pPr>
            <w:pStyle w:val="TOC1"/>
            <w:rPr>
              <w:del w:id="147" w:author="Kit Double" w:date="2023-03-17T13:28:00Z"/>
              <w:rFonts w:cstheme="minorBidi"/>
              <w:noProof/>
              <w:lang w:val="en-AU" w:eastAsia="en-GB"/>
            </w:rPr>
            <w:pPrChange w:id="148" w:author="Kit Double" w:date="2023-03-17T13:28:00Z">
              <w:pPr>
                <w:pStyle w:val="TOC1"/>
                <w:tabs>
                  <w:tab w:val="left" w:pos="600"/>
                </w:tabs>
              </w:pPr>
            </w:pPrChange>
          </w:pPr>
          <w:del w:id="149" w:author="Kit Double" w:date="2023-03-17T13:28:00Z">
            <w:r w:rsidRPr="002339AE" w:rsidDel="004C41E1">
              <w:rPr>
                <w:noProof/>
                <w:rPrChange w:id="150" w:author="Callum Brown" w:date="2023-03-13T21:44:00Z">
                  <w:rPr>
                    <w:rStyle w:val="Hyperlink"/>
                    <w:noProof/>
                  </w:rPr>
                </w:rPrChange>
              </w:rPr>
              <w:delText>11</w:delText>
            </w:r>
            <w:r w:rsidDel="004C41E1">
              <w:rPr>
                <w:rFonts w:cstheme="minorBidi"/>
                <w:noProof/>
                <w:lang w:val="en-AU" w:eastAsia="en-GB"/>
              </w:rPr>
              <w:tab/>
            </w:r>
            <w:r w:rsidRPr="002339AE" w:rsidDel="004C41E1">
              <w:rPr>
                <w:noProof/>
                <w:rPrChange w:id="151" w:author="Callum Brown" w:date="2023-03-13T21:44:00Z">
                  <w:rPr>
                    <w:rStyle w:val="Hyperlink"/>
                    <w:noProof/>
                  </w:rPr>
                </w:rPrChange>
              </w:rPr>
              <w:delText>Cognitive Reflection (3 mins)</w:delText>
            </w:r>
            <w:r w:rsidDel="004C41E1">
              <w:rPr>
                <w:noProof/>
                <w:webHidden/>
              </w:rPr>
              <w:tab/>
              <w:delText>8</w:delText>
            </w:r>
          </w:del>
        </w:p>
        <w:p w14:paraId="4763F651" w14:textId="44E213F5" w:rsidR="00EB5A1A" w:rsidDel="004C41E1" w:rsidRDefault="00EB5A1A" w:rsidP="004C41E1">
          <w:pPr>
            <w:pStyle w:val="TOC1"/>
            <w:rPr>
              <w:del w:id="152" w:author="Kit Double" w:date="2023-03-17T13:28:00Z"/>
              <w:rFonts w:cstheme="minorBidi"/>
              <w:noProof/>
              <w:lang w:val="en-AU" w:eastAsia="en-GB"/>
            </w:rPr>
            <w:pPrChange w:id="153" w:author="Kit Double" w:date="2023-03-17T13:28:00Z">
              <w:pPr>
                <w:pStyle w:val="TOC1"/>
                <w:tabs>
                  <w:tab w:val="left" w:pos="600"/>
                </w:tabs>
              </w:pPr>
            </w:pPrChange>
          </w:pPr>
          <w:del w:id="154" w:author="Kit Double" w:date="2023-03-17T13:28:00Z">
            <w:r w:rsidRPr="002339AE" w:rsidDel="004C41E1">
              <w:rPr>
                <w:noProof/>
                <w:rPrChange w:id="155" w:author="Callum Brown" w:date="2023-03-13T21:44:00Z">
                  <w:rPr>
                    <w:rStyle w:val="Hyperlink"/>
                    <w:noProof/>
                  </w:rPr>
                </w:rPrChange>
              </w:rPr>
              <w:delText>12</w:delText>
            </w:r>
            <w:r w:rsidDel="004C41E1">
              <w:rPr>
                <w:rFonts w:cstheme="minorBidi"/>
                <w:noProof/>
                <w:lang w:val="en-AU" w:eastAsia="en-GB"/>
              </w:rPr>
              <w:tab/>
            </w:r>
            <w:r w:rsidRPr="002339AE" w:rsidDel="004C41E1">
              <w:rPr>
                <w:noProof/>
                <w:rPrChange w:id="156" w:author="Callum Brown" w:date="2023-03-13T21:44:00Z">
                  <w:rPr>
                    <w:rStyle w:val="Hyperlink"/>
                    <w:noProof/>
                  </w:rPr>
                </w:rPrChange>
              </w:rPr>
              <w:delText>Emotional Intelligence (40 mins)</w:delText>
            </w:r>
            <w:r w:rsidDel="004C41E1">
              <w:rPr>
                <w:noProof/>
                <w:webHidden/>
              </w:rPr>
              <w:tab/>
              <w:delText>8</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0F8FC102"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728683C1" w:rsidR="0050004F" w:rsidRPr="002A433D" w:rsidRDefault="0050004F" w:rsidP="0050004F">
      <w:pPr>
        <w:pStyle w:val="Heading1"/>
        <w:numPr>
          <w:ilvl w:val="0"/>
          <w:numId w:val="9"/>
        </w:numPr>
        <w:rPr>
          <w:rFonts w:cs="Arial"/>
        </w:rPr>
      </w:pPr>
      <w:bookmarkStart w:id="157" w:name="_Toc419116886"/>
      <w:bookmarkStart w:id="158" w:name="_Toc129952102"/>
      <w:r w:rsidRPr="002A433D">
        <w:rPr>
          <w:rFonts w:cs="Arial"/>
        </w:rPr>
        <w:t>Demographic Questionnaire</w:t>
      </w:r>
      <w:bookmarkEnd w:id="157"/>
      <w:r>
        <w:rPr>
          <w:rFonts w:cs="Arial"/>
        </w:rPr>
        <w:t xml:space="preserve"> (</w:t>
      </w:r>
      <w:r w:rsidR="007A19E5">
        <w:rPr>
          <w:rFonts w:cs="Arial"/>
        </w:rPr>
        <w:t>1.</w:t>
      </w:r>
      <w:r>
        <w:rPr>
          <w:rFonts w:cs="Arial"/>
        </w:rPr>
        <w:t>5</w:t>
      </w:r>
      <w:r w:rsidR="007A19E5">
        <w:rPr>
          <w:rFonts w:cs="Arial"/>
        </w:rPr>
        <w:t xml:space="preserve"> </w:t>
      </w:r>
      <w:r>
        <w:rPr>
          <w:rFonts w:cs="Arial"/>
        </w:rPr>
        <w:t>mins)</w:t>
      </w:r>
      <w:bookmarkEnd w:id="158"/>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002A433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t xml:space="preserve">Which country </w:t>
      </w:r>
      <w:r w:rsidR="002875CF">
        <w:t xml:space="preserve">do </w:t>
      </w:r>
      <w:r>
        <w:t>you currently reside in?</w:t>
      </w:r>
      <w:r w:rsidR="00B741C1">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r>
        <w:rPr>
          <w:rFonts w:cs="Times New Roman"/>
          <w:szCs w:val="24"/>
        </w:rPr>
        <w:t>Bachelors</w:t>
      </w:r>
      <w:proofErr w:type="spell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r>
        <w:rPr>
          <w:rFonts w:cs="Times New Roman"/>
          <w:szCs w:val="24"/>
        </w:rPr>
        <w:t>Masters</w:t>
      </w:r>
      <w:proofErr w:type="spell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lastRenderedPageBreak/>
        <w:drawing>
          <wp:anchor distT="0" distB="0" distL="114300" distR="114300" simplePos="0" relativeHeight="251659264" behindDoc="0" locked="0" layoutInCell="1" allowOverlap="1" wp14:anchorId="283E11EF" wp14:editId="7042BA83">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8">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t>Please select the number of the rung where you think you stand.</w:t>
      </w:r>
      <w:r>
        <w:br/>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38FBC9E1" w:rsidR="00420083" w:rsidRPr="00420083" w:rsidRDefault="009B282F" w:rsidP="00170DC9">
      <w:pPr>
        <w:pStyle w:val="Heading1"/>
      </w:pPr>
      <w:bookmarkStart w:id="159" w:name="_Toc129952103"/>
      <w:r w:rsidRPr="00420083">
        <w:t>Implicit Theories Of Personality</w:t>
      </w:r>
      <w:r w:rsidR="003F2E2A">
        <w:t xml:space="preserve"> (</w:t>
      </w:r>
      <w:r w:rsidR="008C47F0">
        <w:t>30 seconds</w:t>
      </w:r>
      <w:r w:rsidR="003F2E2A">
        <w:t>)</w:t>
      </w:r>
      <w:bookmarkEnd w:id="159"/>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00420083">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00420083">
        <w:t>The kind of person you are, is something very basic about you and it can't be changed very much</w:t>
      </w:r>
      <w:r w:rsidR="0064278D">
        <w:t>.</w:t>
      </w:r>
    </w:p>
    <w:p w14:paraId="5D5A3F17" w14:textId="77777777" w:rsidR="00420083" w:rsidRPr="00420083" w:rsidRDefault="00420083" w:rsidP="00067173">
      <w:pPr>
        <w:pStyle w:val="ListParagraph"/>
        <w:numPr>
          <w:ilvl w:val="0"/>
          <w:numId w:val="38"/>
        </w:numPr>
      </w:pPr>
      <w:r w:rsidRPr="00420083">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3B2F996E" w:rsidR="00420083" w:rsidRPr="00420083" w:rsidRDefault="009B282F" w:rsidP="00C30483">
      <w:pPr>
        <w:pStyle w:val="Heading1"/>
      </w:pPr>
      <w:bookmarkStart w:id="160" w:name="_Toc129952104"/>
      <w:r w:rsidRPr="00420083">
        <w:t xml:space="preserve">Implicit Theories Of </w:t>
      </w:r>
      <w:r>
        <w:t>Intelligence</w:t>
      </w:r>
      <w:r w:rsidR="003F2E2A">
        <w:t xml:space="preserve"> </w:t>
      </w:r>
      <w:r w:rsidR="008C47F0">
        <w:t>30 seconds</w:t>
      </w:r>
      <w:bookmarkEnd w:id="160"/>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00420083">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008F7751">
        <w:t>You have a certain amount of intelligence, and you can't really do much to change it</w:t>
      </w:r>
      <w:r w:rsidR="0064278D">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0064278D">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509F56AA" w:rsidR="009D32AF" w:rsidRPr="00552FCF" w:rsidRDefault="009D32AF" w:rsidP="009D32AF">
      <w:pPr>
        <w:pStyle w:val="Heading1"/>
        <w:numPr>
          <w:ilvl w:val="0"/>
          <w:numId w:val="9"/>
        </w:numPr>
      </w:pPr>
      <w:bookmarkStart w:id="161" w:name="_Toc258484830"/>
      <w:bookmarkStart w:id="162" w:name="_Toc129952105"/>
      <w:r w:rsidRPr="00552FCF">
        <w:t>Need For Cognition</w:t>
      </w:r>
      <w:r>
        <w:t xml:space="preserve"> (</w:t>
      </w:r>
      <w:r w:rsidR="008C47F0">
        <w:t xml:space="preserve">2 </w:t>
      </w:r>
      <w:r>
        <w:t>mins)</w:t>
      </w:r>
      <w:bookmarkEnd w:id="161"/>
      <w:bookmarkEnd w:id="162"/>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00830D6E">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t>I</w:t>
      </w:r>
      <w:r w:rsidRPr="00830D6E">
        <w:t xml:space="preserve"> try to anticipate and avoid situations where there is likely chance I will have to think in depth about something</w:t>
      </w:r>
      <w:r>
        <w:t>.</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00830D6E">
        <w:t>I only think as hard as I have to</w:t>
      </w:r>
      <w:r>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0064278D">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00830D6E">
        <w:t>I really enjoy a task that involves coming up with new solutions to problems.</w:t>
      </w:r>
    </w:p>
    <w:p w14:paraId="5B6AEB74" w14:textId="77777777" w:rsidR="009D32AF" w:rsidRDefault="009D32AF" w:rsidP="009D32AF">
      <w:pPr>
        <w:pStyle w:val="ListParagraph"/>
        <w:numPr>
          <w:ilvl w:val="0"/>
          <w:numId w:val="5"/>
        </w:numPr>
      </w:pPr>
      <w:r w:rsidRPr="00830D6E">
        <w:t>Learning new ways to think doesn't excite me very much</w:t>
      </w:r>
      <w:r>
        <w:t>.</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00830D6E">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00830D6E">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0064278D">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1F55A42B" w:rsidR="009D32AF" w:rsidRPr="00552FCF" w:rsidRDefault="009D32AF" w:rsidP="009D32AF">
      <w:pPr>
        <w:pStyle w:val="Heading1"/>
        <w:numPr>
          <w:ilvl w:val="0"/>
          <w:numId w:val="9"/>
        </w:numPr>
      </w:pPr>
      <w:bookmarkStart w:id="163" w:name="_Toc258484831"/>
      <w:bookmarkStart w:id="164" w:name="_Toc129952106"/>
      <w:r>
        <w:t>Goal Orientation (</w:t>
      </w:r>
      <w:r w:rsidR="008C47F0">
        <w:t>2 mins</w:t>
      </w:r>
      <w:r>
        <w:t>)</w:t>
      </w:r>
      <w:bookmarkEnd w:id="163"/>
      <w:bookmarkEnd w:id="164"/>
    </w:p>
    <w:p w14:paraId="4EDEABEF" w14:textId="77777777" w:rsidR="008C47F0" w:rsidRDefault="008C47F0" w:rsidP="008C47F0">
      <w:pPr>
        <w:rPr>
          <w:bCs/>
        </w:rPr>
      </w:pPr>
      <w:r>
        <w:rPr>
          <w:bCs/>
        </w:rPr>
        <w:t>Scale</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00DC0E8C">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009D32AF">
      <w:pPr>
        <w:pStyle w:val="ListParagraph"/>
        <w:numPr>
          <w:ilvl w:val="0"/>
          <w:numId w:val="6"/>
        </w:numPr>
        <w:rPr>
          <w:i/>
        </w:rPr>
      </w:pPr>
      <w:r w:rsidRPr="00DC0E8C">
        <w:t>I would rather prove my ability on a task that I can do well at than to try a new task.</w:t>
      </w:r>
      <w:r>
        <w:t xml:space="preserve">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0064278D">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00DC0E8C">
        <w:lastRenderedPageBreak/>
        <w:t>When I don't understand something at work, I prefer to avoid asking what might appear to others to be "dumb questions" that I should know the answer to already</w:t>
      </w:r>
      <w:r>
        <w:t>.</w:t>
      </w:r>
    </w:p>
    <w:p w14:paraId="4443685F" w14:textId="77777777" w:rsidR="009D32AF" w:rsidRDefault="009D32AF" w:rsidP="009D32AF">
      <w:pPr>
        <w:pStyle w:val="ListParagraph"/>
        <w:numPr>
          <w:ilvl w:val="0"/>
          <w:numId w:val="6"/>
        </w:numPr>
      </w:pPr>
      <w:r w:rsidRPr="0064278D">
        <w:t>I prefer to work in situations that require a high level of ability and talent</w:t>
      </w:r>
    </w:p>
    <w:p w14:paraId="6907CE9D" w14:textId="0AD6F67C" w:rsidR="009D32AF" w:rsidRPr="00552FCF" w:rsidRDefault="009D32AF" w:rsidP="009D32AF">
      <w:pPr>
        <w:pStyle w:val="Heading1"/>
        <w:numPr>
          <w:ilvl w:val="0"/>
          <w:numId w:val="9"/>
        </w:numPr>
      </w:pPr>
      <w:bookmarkStart w:id="165" w:name="_Toc258484832"/>
      <w:bookmarkStart w:id="166" w:name="_Toc129952107"/>
      <w:r w:rsidRPr="00CD3536">
        <w:t>Memory And Reasoning Self Concept</w:t>
      </w:r>
      <w:r>
        <w:t xml:space="preserve"> (</w:t>
      </w:r>
      <w:r w:rsidR="008C47F0">
        <w:t>2</w:t>
      </w:r>
      <w:r>
        <w:t xml:space="preserve"> mins)</w:t>
      </w:r>
      <w:bookmarkEnd w:id="165"/>
      <w:bookmarkEnd w:id="166"/>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00CD7C57">
        <w:t>In this questionnaire you will be presented with a series of statements which ask you to describe your own abilities, preferences and strategies with respect to reasoning</w:t>
      </w:r>
      <w:r>
        <w:t xml:space="preserve"> and memory. </w:t>
      </w:r>
      <w:r w:rsidRPr="00CD7C57">
        <w:t>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00707C03">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35E496AF" w:rsidR="009D32AF" w:rsidRPr="00552FCF" w:rsidRDefault="009D32AF" w:rsidP="009D32AF">
      <w:pPr>
        <w:pStyle w:val="Heading1"/>
        <w:numPr>
          <w:ilvl w:val="0"/>
          <w:numId w:val="9"/>
        </w:numPr>
      </w:pPr>
      <w:bookmarkStart w:id="167" w:name="_Toc258484833"/>
      <w:bookmarkStart w:id="168" w:name="_Toc129952108"/>
      <w:r>
        <w:t>Big Five</w:t>
      </w:r>
      <w:r w:rsidRPr="00552FCF">
        <w:t xml:space="preserve"> Personality</w:t>
      </w:r>
      <w:r>
        <w:t xml:space="preserve"> (</w:t>
      </w:r>
      <w:r w:rsidR="008C47F0">
        <w:t>5</w:t>
      </w:r>
      <w:r w:rsidR="00067173">
        <w:t xml:space="preserve"> </w:t>
      </w:r>
      <w:r>
        <w:t>mins)</w:t>
      </w:r>
      <w:bookmarkEnd w:id="167"/>
      <w:bookmarkEnd w:id="168"/>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0064278D">
        <w:t xml:space="preserve">You will now be presented with phrases describing people's </w:t>
      </w:r>
      <w:proofErr w:type="spellStart"/>
      <w:r w:rsidRPr="0064278D">
        <w:t>behavio</w:t>
      </w:r>
      <w:r>
        <w:t>u</w:t>
      </w:r>
      <w:r w:rsidRPr="0064278D">
        <w:t>rs</w:t>
      </w:r>
      <w:proofErr w:type="spellEnd"/>
      <w:r w:rsidRPr="0064278D">
        <w:t>.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r>
        <w: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0064278D">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0064278D">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lastRenderedPageBreak/>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0064278D">
        <w:t>Am often down in the dumps.</w:t>
      </w:r>
    </w:p>
    <w:p w14:paraId="76EBD8EF" w14:textId="77777777" w:rsidR="009D32AF" w:rsidRDefault="009D32AF" w:rsidP="009D32AF">
      <w:pPr>
        <w:pStyle w:val="ListParagraph"/>
        <w:numPr>
          <w:ilvl w:val="0"/>
          <w:numId w:val="8"/>
        </w:numPr>
      </w:pPr>
      <w:r w:rsidRPr="0064278D">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0064278D">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0064278D">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0064278D">
        <w:t xml:space="preserve">Do not like art. </w:t>
      </w:r>
    </w:p>
    <w:p w14:paraId="46256B2C" w14:textId="77777777" w:rsidR="009D32AF" w:rsidRDefault="009D32AF" w:rsidP="009D32AF">
      <w:pPr>
        <w:pStyle w:val="ListParagraph"/>
        <w:numPr>
          <w:ilvl w:val="0"/>
          <w:numId w:val="8"/>
        </w:numPr>
      </w:pPr>
      <w:r w:rsidRPr="0064278D">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0064278D">
        <w:t xml:space="preserve">Feel comfortable with myself. </w:t>
      </w:r>
    </w:p>
    <w:p w14:paraId="580BD1BC" w14:textId="77777777" w:rsidR="009D32AF" w:rsidRDefault="009D32AF" w:rsidP="009D32AF">
      <w:pPr>
        <w:pStyle w:val="ListParagraph"/>
        <w:numPr>
          <w:ilvl w:val="0"/>
          <w:numId w:val="8"/>
        </w:numPr>
      </w:pPr>
      <w:r w:rsidRPr="0064278D">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0064278D">
        <w:t xml:space="preserve">Am not easily bothered by things. </w:t>
      </w:r>
    </w:p>
    <w:p w14:paraId="248ACC54" w14:textId="77777777" w:rsidR="009D32AF" w:rsidRDefault="009D32AF" w:rsidP="009D32AF">
      <w:pPr>
        <w:pStyle w:val="ListParagraph"/>
        <w:numPr>
          <w:ilvl w:val="0"/>
          <w:numId w:val="8"/>
        </w:numPr>
      </w:pPr>
      <w:r w:rsidRPr="0064278D">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0064278D">
        <w:t xml:space="preserve">Don't see things through. </w:t>
      </w:r>
    </w:p>
    <w:p w14:paraId="10E09F51" w14:textId="77777777" w:rsidR="009D32AF" w:rsidRDefault="009D32AF" w:rsidP="009D32AF">
      <w:pPr>
        <w:pStyle w:val="ListParagraph"/>
        <w:numPr>
          <w:ilvl w:val="0"/>
          <w:numId w:val="8"/>
        </w:numPr>
      </w:pPr>
      <w:r w:rsidRPr="0064278D">
        <w:t xml:space="preserve">Am very pleased with myself. </w:t>
      </w:r>
    </w:p>
    <w:p w14:paraId="144C94A9" w14:textId="77777777" w:rsidR="009D32AF" w:rsidRDefault="009D32AF" w:rsidP="009D32AF">
      <w:pPr>
        <w:pStyle w:val="ListParagraph"/>
        <w:numPr>
          <w:ilvl w:val="0"/>
          <w:numId w:val="8"/>
        </w:numPr>
      </w:pPr>
      <w:r w:rsidRPr="0064278D">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23C66EF5" w:rsidR="00E22340" w:rsidRPr="00552FCF" w:rsidRDefault="00A5109D" w:rsidP="00E22340">
      <w:pPr>
        <w:pStyle w:val="Heading1"/>
      </w:pPr>
      <w:bookmarkStart w:id="169" w:name="_Toc129952109"/>
      <w:r>
        <w:t>Self-efficacy s</w:t>
      </w:r>
      <w:r w:rsidR="00E22340">
        <w:t>cale (</w:t>
      </w:r>
      <w:r w:rsidR="00D90826">
        <w:t>90 seconds</w:t>
      </w:r>
      <w:r w:rsidR="00E22340">
        <w:t>)</w:t>
      </w:r>
      <w:bookmarkEnd w:id="169"/>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00E22340">
        <w:t xml:space="preserve">The following questions ask about your perceptions of your ability to perform various activities, such as concentrating, multi-tasking, remembering facts, information and </w:t>
      </w:r>
      <w:r w:rsidR="00AF372C">
        <w:t>everyday cognitive tasks</w:t>
      </w:r>
      <w:r w:rsidRPr="00E22340">
        <w:t xml:space="preserve">. </w:t>
      </w:r>
      <w:r w:rsidR="00AF372C">
        <w:t xml:space="preserve">If you were given a test of your ability to perform each activity, please indicate how confident </w:t>
      </w:r>
      <w:r w:rsidRPr="00E22340">
        <w:t xml:space="preserve">you </w:t>
      </w:r>
      <w:r w:rsidR="00AF372C">
        <w:t xml:space="preserve">are </w:t>
      </w:r>
      <w:r w:rsidRPr="00E22340">
        <w:t>about your a</w:t>
      </w:r>
      <w:r w:rsidR="00AF372C">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lastRenderedPageBreak/>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70" w:name="_Toc129952110"/>
      <w:r>
        <w:t>General Self-efficacy scale (</w:t>
      </w:r>
      <w:r w:rsidR="00D90826">
        <w:t>1</w:t>
      </w:r>
      <w:r>
        <w:t xml:space="preserve"> min)</w:t>
      </w:r>
      <w:bookmarkEnd w:id="170"/>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3CD66A67" w:rsidR="003D165C" w:rsidRDefault="003D165C" w:rsidP="003D165C">
      <w:pPr>
        <w:pStyle w:val="Heading1"/>
      </w:pPr>
      <w:bookmarkStart w:id="171" w:name="_Toc129952111"/>
      <w:r>
        <w:t>Cognitive Failures Questionnaire</w:t>
      </w:r>
      <w:r w:rsidR="005B2B41">
        <w:t xml:space="preserve"> (</w:t>
      </w:r>
      <w:r w:rsidR="004126E1">
        <w:t xml:space="preserve">2.5 </w:t>
      </w:r>
      <w:r w:rsidR="005B2B41">
        <w:t>mins)</w:t>
      </w:r>
      <w:bookmarkEnd w:id="171"/>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t xml:space="preserve">Do you find you forget why you went from one part of the house to the other? </w:t>
      </w:r>
    </w:p>
    <w:p w14:paraId="5AFFE9BC" w14:textId="77777777" w:rsidR="003D165C" w:rsidRDefault="003D165C" w:rsidP="003D165C">
      <w:pPr>
        <w:pStyle w:val="ListParagraph"/>
        <w:numPr>
          <w:ilvl w:val="0"/>
          <w:numId w:val="23"/>
        </w:numPr>
      </w:pPr>
      <w:r>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t xml:space="preserve">Do you fail to see what you want in a supermarket (although it’s there)? </w:t>
      </w:r>
    </w:p>
    <w:p w14:paraId="4573CD4E" w14:textId="162553BF" w:rsidR="003D165C" w:rsidRDefault="003D165C" w:rsidP="003D165C">
      <w:pPr>
        <w:pStyle w:val="ListParagraph"/>
        <w:numPr>
          <w:ilvl w:val="0"/>
          <w:numId w:val="23"/>
        </w:numPr>
      </w:pPr>
      <w:r>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E299E63" w:rsidR="00241164" w:rsidRDefault="00241164" w:rsidP="00241164">
      <w:pPr>
        <w:pStyle w:val="Heading1"/>
      </w:pPr>
      <w:bookmarkStart w:id="172" w:name="_Toc129952112"/>
      <w:r>
        <w:t xml:space="preserve">Cognitive Reflection </w:t>
      </w:r>
      <w:r w:rsidR="004126E1">
        <w:t>(3 mins)</w:t>
      </w:r>
      <w:bookmarkEnd w:id="172"/>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69224A17" w:rsidR="00241164" w:rsidRDefault="00241164" w:rsidP="00241164">
      <w:pPr>
        <w:pStyle w:val="Heading1"/>
      </w:pPr>
      <w:bookmarkStart w:id="173" w:name="_Toc129952113"/>
      <w:r>
        <w:t>Emotional Intelligence</w:t>
      </w:r>
      <w:r w:rsidR="004126E1">
        <w:t xml:space="preserve"> (40 mins)</w:t>
      </w:r>
      <w:bookmarkEnd w:id="173"/>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9"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9"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0"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0"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132240">
      <w:pPr>
        <w:pStyle w:val="Heading1"/>
      </w:pPr>
      <w:bookmarkStart w:id="174" w:name="_Toc129952114"/>
      <w:r>
        <w:t>Narcissism Scale</w:t>
      </w:r>
      <w:bookmarkEnd w:id="174"/>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00D9755B">
        <w:tc>
          <w:tcPr>
            <w:tcW w:w="6534" w:type="dxa"/>
            <w:gridSpan w:val="3"/>
            <w:tcBorders>
              <w:bottom w:val="single" w:sz="4" w:space="0" w:color="auto"/>
            </w:tcBorders>
            <w:vAlign w:val="center"/>
          </w:tcPr>
          <w:p w14:paraId="6F32042E" w14:textId="77777777" w:rsidR="00D9755B" w:rsidRPr="002861FC" w:rsidRDefault="00D9755B" w:rsidP="00AB2077">
            <w:pPr>
              <w:contextualSpacing/>
              <w:rPr>
                <w:rFonts w:ascii="Times New Roman" w:hAnsi="Times New Roman" w:cs="Times New Roman"/>
                <w:sz w:val="24"/>
                <w:szCs w:val="24"/>
              </w:rPr>
            </w:pPr>
          </w:p>
        </w:tc>
      </w:tr>
      <w:tr w:rsidR="00D9755B" w:rsidRPr="002861FC" w14:paraId="78B8EF84" w14:textId="77777777" w:rsidTr="00D9755B">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AB2077">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00D9755B">
        <w:tc>
          <w:tcPr>
            <w:tcW w:w="270" w:type="dxa"/>
            <w:vAlign w:val="center"/>
          </w:tcPr>
          <w:p w14:paraId="69C9969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00AB2077">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00D9755B">
        <w:tc>
          <w:tcPr>
            <w:tcW w:w="270" w:type="dxa"/>
            <w:vAlign w:val="center"/>
          </w:tcPr>
          <w:p w14:paraId="219295BB"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00D9755B">
        <w:tc>
          <w:tcPr>
            <w:tcW w:w="270" w:type="dxa"/>
            <w:vAlign w:val="center"/>
          </w:tcPr>
          <w:p w14:paraId="65FB6D0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00D9755B">
        <w:tc>
          <w:tcPr>
            <w:tcW w:w="270" w:type="dxa"/>
            <w:vAlign w:val="center"/>
          </w:tcPr>
          <w:p w14:paraId="1871A24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00D9755B">
        <w:tc>
          <w:tcPr>
            <w:tcW w:w="270" w:type="dxa"/>
            <w:vAlign w:val="center"/>
          </w:tcPr>
          <w:p w14:paraId="1476DEB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00D9755B">
        <w:tc>
          <w:tcPr>
            <w:tcW w:w="270" w:type="dxa"/>
            <w:vAlign w:val="center"/>
          </w:tcPr>
          <w:p w14:paraId="6E19763C"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00D9755B">
        <w:tc>
          <w:tcPr>
            <w:tcW w:w="270" w:type="dxa"/>
            <w:vAlign w:val="center"/>
          </w:tcPr>
          <w:p w14:paraId="14F920F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00D9755B">
        <w:tc>
          <w:tcPr>
            <w:tcW w:w="270" w:type="dxa"/>
            <w:vAlign w:val="center"/>
          </w:tcPr>
          <w:p w14:paraId="5674BAFE"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25. Sacrificing for others makes me the better person.</w:t>
            </w:r>
          </w:p>
        </w:tc>
      </w:tr>
      <w:tr w:rsidR="00D9755B" w:rsidRPr="002861FC" w14:paraId="383F1029" w14:textId="77777777" w:rsidTr="00D9755B">
        <w:tc>
          <w:tcPr>
            <w:tcW w:w="270" w:type="dxa"/>
            <w:vAlign w:val="center"/>
          </w:tcPr>
          <w:p w14:paraId="20B28DD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00D9755B">
        <w:tc>
          <w:tcPr>
            <w:tcW w:w="270" w:type="dxa"/>
            <w:vAlign w:val="center"/>
          </w:tcPr>
          <w:p w14:paraId="665BD806"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00D9755B">
        <w:tc>
          <w:tcPr>
            <w:tcW w:w="270" w:type="dxa"/>
            <w:vAlign w:val="center"/>
          </w:tcPr>
          <w:p w14:paraId="1BC85BF7"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00D9755B">
        <w:tc>
          <w:tcPr>
            <w:tcW w:w="270" w:type="dxa"/>
            <w:vAlign w:val="center"/>
          </w:tcPr>
          <w:p w14:paraId="18961189"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00D9755B">
        <w:tc>
          <w:tcPr>
            <w:tcW w:w="270" w:type="dxa"/>
            <w:vAlign w:val="center"/>
          </w:tcPr>
          <w:p w14:paraId="78A4E38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00D9755B">
        <w:tc>
          <w:tcPr>
            <w:tcW w:w="270" w:type="dxa"/>
            <w:vAlign w:val="center"/>
          </w:tcPr>
          <w:p w14:paraId="032EF4A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00D9755B">
        <w:tc>
          <w:tcPr>
            <w:tcW w:w="270" w:type="dxa"/>
            <w:vAlign w:val="center"/>
          </w:tcPr>
          <w:p w14:paraId="3EABCA8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00D9755B">
        <w:tc>
          <w:tcPr>
            <w:tcW w:w="6534" w:type="dxa"/>
            <w:gridSpan w:val="3"/>
            <w:shd w:val="clear" w:color="auto" w:fill="D9D9D9" w:themeFill="background1" w:themeFillShade="D9"/>
            <w:vAlign w:val="center"/>
          </w:tcPr>
          <w:p w14:paraId="75FA0278" w14:textId="77777777" w:rsidR="00D9755B" w:rsidRPr="002861FC" w:rsidRDefault="00D9755B" w:rsidP="00AB2077">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00D9755B">
        <w:tc>
          <w:tcPr>
            <w:tcW w:w="270" w:type="dxa"/>
            <w:vAlign w:val="center"/>
          </w:tcPr>
          <w:p w14:paraId="72D7464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00D9755B">
        <w:tc>
          <w:tcPr>
            <w:tcW w:w="270" w:type="dxa"/>
            <w:vAlign w:val="center"/>
          </w:tcPr>
          <w:p w14:paraId="13B6D72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00AB2077">
            <w:pPr>
              <w:ind w:left="252" w:hanging="360"/>
              <w:contextualSpacing/>
              <w:rPr>
                <w:rFonts w:ascii="Times New Roman" w:hAnsi="Times New Roman" w:cs="Times New Roman"/>
                <w:sz w:val="24"/>
                <w:szCs w:val="24"/>
              </w:rPr>
            </w:pPr>
            <w:r>
              <w:rPr>
                <w:rFonts w:ascii="Times New Roman" w:hAnsi="Times New Roman" w:cs="Times New Roman"/>
                <w:sz w:val="24"/>
                <w:szCs w:val="24"/>
              </w:rPr>
              <w:t xml:space="preserve">  </w:t>
            </w:r>
            <w:r w:rsidRPr="002861FC">
              <w:rPr>
                <w:rFonts w:ascii="Times New Roman" w:hAnsi="Times New Roman" w:cs="Times New Roman"/>
                <w:sz w:val="24"/>
                <w:szCs w:val="24"/>
              </w:rPr>
              <w:t>8. When people don’t notice me, I start to feel bad about myself.</w:t>
            </w:r>
          </w:p>
        </w:tc>
      </w:tr>
      <w:tr w:rsidR="00D9755B" w:rsidRPr="002861FC" w14:paraId="70A90811" w14:textId="77777777" w:rsidTr="00D9755B">
        <w:tc>
          <w:tcPr>
            <w:tcW w:w="270" w:type="dxa"/>
            <w:vAlign w:val="center"/>
          </w:tcPr>
          <w:p w14:paraId="2B712BE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30. It’s hard to feel good about myself unless I know other people admire me.</w:t>
            </w:r>
          </w:p>
        </w:tc>
      </w:tr>
      <w:tr w:rsidR="00D9755B" w:rsidRPr="002861FC" w14:paraId="14112C18" w14:textId="77777777" w:rsidTr="00D9755B">
        <w:tc>
          <w:tcPr>
            <w:tcW w:w="270" w:type="dxa"/>
            <w:vAlign w:val="center"/>
          </w:tcPr>
          <w:p w14:paraId="1FA76DF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00D9755B">
        <w:tc>
          <w:tcPr>
            <w:tcW w:w="270" w:type="dxa"/>
            <w:vAlign w:val="center"/>
          </w:tcPr>
          <w:p w14:paraId="71D5556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00D9755B">
        <w:tc>
          <w:tcPr>
            <w:tcW w:w="270" w:type="dxa"/>
            <w:vAlign w:val="center"/>
          </w:tcPr>
          <w:p w14:paraId="19CF7F0E"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00D9755B">
        <w:tc>
          <w:tcPr>
            <w:tcW w:w="270" w:type="dxa"/>
            <w:vAlign w:val="center"/>
          </w:tcPr>
          <w:p w14:paraId="389730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00D9755B">
        <w:tc>
          <w:tcPr>
            <w:tcW w:w="270" w:type="dxa"/>
            <w:vAlign w:val="center"/>
          </w:tcPr>
          <w:p w14:paraId="7BA9A0EC"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28. It’s hard to show others the weaknesses I feel inside.</w:t>
            </w:r>
          </w:p>
        </w:tc>
      </w:tr>
      <w:tr w:rsidR="00D9755B" w:rsidRPr="002861FC" w14:paraId="7CA93C0B" w14:textId="77777777" w:rsidTr="00D9755B">
        <w:tc>
          <w:tcPr>
            <w:tcW w:w="270" w:type="dxa"/>
            <w:vAlign w:val="center"/>
          </w:tcPr>
          <w:p w14:paraId="0131E45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46. I can’t stand relying on other people because it makes me feel weak.</w:t>
            </w:r>
          </w:p>
        </w:tc>
      </w:tr>
      <w:tr w:rsidR="00D9755B" w:rsidRPr="002861FC" w14:paraId="370DD446" w14:textId="77777777" w:rsidTr="00D9755B">
        <w:tc>
          <w:tcPr>
            <w:tcW w:w="270" w:type="dxa"/>
            <w:vAlign w:val="center"/>
          </w:tcPr>
          <w:p w14:paraId="037166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00D9755B">
        <w:tc>
          <w:tcPr>
            <w:tcW w:w="270" w:type="dxa"/>
            <w:vAlign w:val="center"/>
          </w:tcPr>
          <w:p w14:paraId="28954D69"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00D9755B">
        <w:tc>
          <w:tcPr>
            <w:tcW w:w="270" w:type="dxa"/>
            <w:vAlign w:val="center"/>
          </w:tcPr>
          <w:p w14:paraId="5E1A3E7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17. Sometimes I avoid people because I’m concerned that they’ll disappoint me.</w:t>
            </w:r>
          </w:p>
        </w:tc>
      </w:tr>
      <w:tr w:rsidR="00D9755B" w:rsidRPr="002861FC" w14:paraId="56BB20D4" w14:textId="77777777" w:rsidTr="00D9755B">
        <w:tc>
          <w:tcPr>
            <w:tcW w:w="270" w:type="dxa"/>
            <w:vAlign w:val="center"/>
          </w:tcPr>
          <w:p w14:paraId="78CB2F0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00D9755B">
        <w:tc>
          <w:tcPr>
            <w:tcW w:w="270" w:type="dxa"/>
            <w:vAlign w:val="center"/>
          </w:tcPr>
          <w:p w14:paraId="63E74EE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00D9755B">
        <w:tc>
          <w:tcPr>
            <w:tcW w:w="270" w:type="dxa"/>
            <w:vAlign w:val="center"/>
          </w:tcPr>
          <w:p w14:paraId="5F99BCA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34. Sometimes I avoid people because I’m concerned they won’t acknowledge what I do for them.</w:t>
            </w:r>
          </w:p>
        </w:tc>
      </w:tr>
      <w:tr w:rsidR="00D9755B" w:rsidRPr="002861FC" w14:paraId="414DB9A2" w14:textId="77777777" w:rsidTr="00D9755B">
        <w:tc>
          <w:tcPr>
            <w:tcW w:w="270" w:type="dxa"/>
            <w:vAlign w:val="center"/>
          </w:tcPr>
          <w:p w14:paraId="343998B2"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00D9755B">
        <w:tc>
          <w:tcPr>
            <w:tcW w:w="270" w:type="dxa"/>
            <w:vAlign w:val="center"/>
          </w:tcPr>
          <w:p w14:paraId="5DD7422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00D9755B">
        <w:tc>
          <w:tcPr>
            <w:tcW w:w="270" w:type="dxa"/>
            <w:vAlign w:val="center"/>
          </w:tcPr>
          <w:p w14:paraId="4E9097F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18. I typically get very angry when I’m unable to get what I want from others.</w:t>
            </w:r>
          </w:p>
        </w:tc>
      </w:tr>
      <w:tr w:rsidR="00D9755B" w:rsidRPr="002861FC" w14:paraId="0EC6D121" w14:textId="77777777" w:rsidTr="00D9755B">
        <w:tc>
          <w:tcPr>
            <w:tcW w:w="270" w:type="dxa"/>
            <w:vAlign w:val="center"/>
          </w:tcPr>
          <w:p w14:paraId="361DFB8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37. It irritates me when people don’t notice how good a person I am.</w:t>
            </w:r>
          </w:p>
        </w:tc>
      </w:tr>
      <w:tr w:rsidR="00D9755B" w:rsidRPr="002861FC" w14:paraId="45EF25AE" w14:textId="77777777" w:rsidTr="00D9755B">
        <w:tc>
          <w:tcPr>
            <w:tcW w:w="270" w:type="dxa"/>
            <w:tcBorders>
              <w:bottom w:val="single" w:sz="4" w:space="0" w:color="auto"/>
            </w:tcBorders>
            <w:vAlign w:val="center"/>
          </w:tcPr>
          <w:p w14:paraId="7C519083" w14:textId="77777777" w:rsidR="00D9755B" w:rsidRPr="002861FC" w:rsidRDefault="00D9755B" w:rsidP="00AB2077">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AB2077">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028561CD" w14:textId="77777777" w:rsidR="00D9755B" w:rsidRPr="002861FC" w:rsidRDefault="00D9755B" w:rsidP="00D9755B">
      <w:pPr>
        <w:ind w:left="-90"/>
        <w:contextualSpacing/>
        <w:rPr>
          <w:rFonts w:ascii="Times New Roman" w:hAnsi="Times New Roman" w:cs="Times New Roman"/>
          <w:i/>
          <w:sz w:val="24"/>
          <w:szCs w:val="24"/>
        </w:rPr>
      </w:pPr>
    </w:p>
    <w:p w14:paraId="5205A3ED" w14:textId="18EC2778" w:rsidR="00D9755B" w:rsidRDefault="00D9755B" w:rsidP="00D9755B">
      <w:pPr>
        <w:rPr>
          <w:rFonts w:ascii="Times New Roman" w:hAnsi="Times New Roman" w:cs="Times New Roman"/>
          <w:sz w:val="24"/>
          <w:szCs w:val="24"/>
        </w:rPr>
      </w:pPr>
    </w:p>
    <w:p w14:paraId="36B2F3D9" w14:textId="77777777" w:rsidR="00287C4E" w:rsidRDefault="00287C4E" w:rsidP="00D9755B">
      <w:pPr>
        <w:rPr>
          <w:rFonts w:ascii="Times New Roman" w:hAnsi="Times New Roman" w:cs="Times New Roman"/>
          <w:sz w:val="24"/>
          <w:szCs w:val="24"/>
        </w:rPr>
      </w:pPr>
    </w:p>
    <w:p w14:paraId="3D6EAC9E" w14:textId="3E57AB15" w:rsidR="00D9755B" w:rsidRDefault="00D9755B" w:rsidP="00D9755B">
      <w:pPr>
        <w:rPr>
          <w:ins w:id="175" w:author="Callum Brown" w:date="2023-03-13T20:32:00Z"/>
          <w:rFonts w:ascii="Times New Roman" w:hAnsi="Times New Roman" w:cs="Times New Roman"/>
          <w:sz w:val="24"/>
          <w:szCs w:val="24"/>
        </w:rPr>
      </w:pPr>
    </w:p>
    <w:p w14:paraId="444B0777" w14:textId="1FA57CBF" w:rsidR="00287C4E" w:rsidRDefault="00287C4E" w:rsidP="00D9755B">
      <w:pPr>
        <w:rPr>
          <w:ins w:id="176" w:author="Callum Brown" w:date="2023-03-13T20:32:00Z"/>
          <w:rFonts w:ascii="Times New Roman" w:hAnsi="Times New Roman" w:cs="Times New Roman"/>
          <w:sz w:val="24"/>
          <w:szCs w:val="24"/>
        </w:rPr>
      </w:pPr>
    </w:p>
    <w:p w14:paraId="2AAF5C77" w14:textId="38DC8238" w:rsidR="00287C4E" w:rsidRDefault="00287C4E" w:rsidP="00D9755B">
      <w:pPr>
        <w:rPr>
          <w:ins w:id="177" w:author="Callum Brown" w:date="2023-03-13T20:32:00Z"/>
          <w:rFonts w:ascii="Times New Roman" w:hAnsi="Times New Roman" w:cs="Times New Roman"/>
          <w:sz w:val="24"/>
          <w:szCs w:val="24"/>
        </w:rPr>
      </w:pPr>
    </w:p>
    <w:p w14:paraId="7E7C61A0" w14:textId="15DFF870" w:rsidR="00287C4E" w:rsidRDefault="00287C4E" w:rsidP="00D9755B">
      <w:pPr>
        <w:rPr>
          <w:ins w:id="178" w:author="Callum Brown" w:date="2023-03-13T20:32:00Z"/>
          <w:rFonts w:ascii="Times New Roman" w:hAnsi="Times New Roman" w:cs="Times New Roman"/>
          <w:sz w:val="24"/>
          <w:szCs w:val="24"/>
        </w:rPr>
      </w:pPr>
    </w:p>
    <w:p w14:paraId="4C4A99DB" w14:textId="61F7F034" w:rsidR="00287C4E" w:rsidRDefault="00287C4E" w:rsidP="00D9755B">
      <w:pPr>
        <w:rPr>
          <w:ins w:id="179" w:author="Callum Brown" w:date="2023-03-13T20:32:00Z"/>
          <w:rFonts w:ascii="Times New Roman" w:hAnsi="Times New Roman" w:cs="Times New Roman"/>
          <w:sz w:val="24"/>
          <w:szCs w:val="24"/>
        </w:rPr>
      </w:pPr>
    </w:p>
    <w:p w14:paraId="7FC6D540" w14:textId="682C0323" w:rsidR="00287C4E" w:rsidRDefault="00287C4E" w:rsidP="00D9755B">
      <w:pPr>
        <w:rPr>
          <w:ins w:id="180" w:author="Callum Brown" w:date="2023-03-13T20:32:00Z"/>
          <w:rFonts w:ascii="Times New Roman" w:hAnsi="Times New Roman" w:cs="Times New Roman"/>
          <w:sz w:val="24"/>
          <w:szCs w:val="24"/>
        </w:rPr>
      </w:pPr>
    </w:p>
    <w:p w14:paraId="7B813911" w14:textId="4060FFA1" w:rsidR="00287C4E" w:rsidRDefault="00287C4E" w:rsidP="00D9755B">
      <w:pPr>
        <w:rPr>
          <w:ins w:id="181" w:author="Callum Brown" w:date="2023-03-13T20:32:00Z"/>
          <w:rFonts w:ascii="Times New Roman" w:hAnsi="Times New Roman" w:cs="Times New Roman"/>
          <w:sz w:val="24"/>
          <w:szCs w:val="24"/>
        </w:rPr>
      </w:pPr>
    </w:p>
    <w:p w14:paraId="643B9456" w14:textId="6C1F13ED" w:rsidR="00287C4E" w:rsidRDefault="00287C4E" w:rsidP="00D9755B">
      <w:pPr>
        <w:rPr>
          <w:ins w:id="182" w:author="Callum Brown" w:date="2023-03-13T20:32:00Z"/>
          <w:rFonts w:ascii="Times New Roman" w:hAnsi="Times New Roman" w:cs="Times New Roman"/>
          <w:sz w:val="24"/>
          <w:szCs w:val="24"/>
        </w:rPr>
      </w:pPr>
    </w:p>
    <w:p w14:paraId="7F4C6647" w14:textId="77777777" w:rsidR="00287C4E" w:rsidRDefault="00287C4E" w:rsidP="00D9755B">
      <w:pPr>
        <w:rPr>
          <w:rFonts w:ascii="Times New Roman" w:hAnsi="Times New Roman" w:cs="Times New Roman"/>
          <w:sz w:val="24"/>
          <w:szCs w:val="24"/>
        </w:rPr>
      </w:pPr>
    </w:p>
    <w:p w14:paraId="7527D524" w14:textId="6164BA24" w:rsidR="00287C4E" w:rsidRPr="00287C4E" w:rsidRDefault="00287C4E">
      <w:pPr>
        <w:pStyle w:val="Heading1"/>
        <w:rPr>
          <w:ins w:id="183" w:author="Callum Brown" w:date="2023-03-13T20:31:00Z"/>
          <w:color w:val="000000" w:themeColor="text1"/>
          <w:rPrChange w:id="184" w:author="Callum Brown" w:date="2023-03-13T20:35:00Z">
            <w:rPr>
              <w:ins w:id="185" w:author="Callum Brown" w:date="2023-03-13T20:31:00Z"/>
            </w:rPr>
          </w:rPrChange>
        </w:rPr>
        <w:pPrChange w:id="186" w:author="Callum Brown" w:date="2023-03-13T20:31:00Z">
          <w:pPr>
            <w:pStyle w:val="Heading1"/>
            <w:numPr>
              <w:numId w:val="43"/>
            </w:numPr>
          </w:pPr>
        </w:pPrChange>
      </w:pPr>
      <w:bookmarkStart w:id="187" w:name="_Toc129952115"/>
      <w:ins w:id="188" w:author="Callum Brown" w:date="2023-03-13T20:32:00Z">
        <w:r w:rsidRPr="00287C4E">
          <w:rPr>
            <w:color w:val="000000" w:themeColor="text1"/>
            <w:rPrChange w:id="189" w:author="Callum Brown" w:date="2023-03-13T20:35:00Z">
              <w:rPr/>
            </w:rPrChange>
          </w:rPr>
          <w:lastRenderedPageBreak/>
          <w:t>Math Anxiety</w:t>
        </w:r>
      </w:ins>
      <w:ins w:id="190" w:author="Callum Brown" w:date="2023-03-13T20:31:00Z">
        <w:r w:rsidRPr="00287C4E">
          <w:rPr>
            <w:color w:val="000000" w:themeColor="text1"/>
            <w:rPrChange w:id="191" w:author="Callum Brown" w:date="2023-03-13T20:35:00Z">
              <w:rPr/>
            </w:rPrChange>
          </w:rPr>
          <w:t xml:space="preserve"> Scale</w:t>
        </w:r>
        <w:bookmarkEnd w:id="187"/>
      </w:ins>
    </w:p>
    <w:p w14:paraId="299CB07F" w14:textId="78D0CB42" w:rsidR="00287C4E" w:rsidRDefault="00287C4E" w:rsidP="00287C4E">
      <w:pPr>
        <w:pStyle w:val="Heading1"/>
        <w:numPr>
          <w:ilvl w:val="0"/>
          <w:numId w:val="0"/>
        </w:numPr>
        <w:rPr>
          <w:ins w:id="192" w:author="Callum Brown" w:date="2023-03-13T20:35:00Z"/>
        </w:rPr>
      </w:pPr>
    </w:p>
    <w:p w14:paraId="09E6591B" w14:textId="4889EB48" w:rsidR="00287C4E" w:rsidRDefault="00287C4E" w:rsidP="00287C4E">
      <w:pPr>
        <w:jc w:val="center"/>
        <w:rPr>
          <w:ins w:id="193" w:author="Callum Brown" w:date="2023-03-13T20:36:00Z"/>
          <w:b/>
        </w:rPr>
      </w:pPr>
      <w:ins w:id="194" w:author="Callum Brown" w:date="2023-03-13T20:36:00Z">
        <w:r w:rsidRPr="00DC2F74">
          <w:rPr>
            <w:b/>
          </w:rPr>
          <w:t xml:space="preserve">The </w:t>
        </w:r>
        <w:r>
          <w:rPr>
            <w:b/>
          </w:rPr>
          <w:t>Abbreviated Math Anxiety Scale</w:t>
        </w:r>
        <w:r w:rsidRPr="00DC2F74">
          <w:rPr>
            <w:b/>
          </w:rPr>
          <w:t xml:space="preserve"> </w:t>
        </w:r>
        <w:r>
          <w:rPr>
            <w:b/>
          </w:rPr>
          <w:t>(AMAS)</w:t>
        </w:r>
      </w:ins>
    </w:p>
    <w:p w14:paraId="64F5146F" w14:textId="56CADD03" w:rsidR="00287C4E" w:rsidRPr="00287C4E" w:rsidRDefault="00287C4E" w:rsidP="00287C4E">
      <w:pPr>
        <w:pBdr>
          <w:top w:val="single" w:sz="4" w:space="1" w:color="auto"/>
          <w:left w:val="single" w:sz="4" w:space="4" w:color="auto"/>
          <w:bottom w:val="single" w:sz="4" w:space="1" w:color="auto"/>
          <w:right w:val="single" w:sz="4" w:space="4" w:color="auto"/>
        </w:pBdr>
        <w:ind w:left="720" w:hanging="720"/>
        <w:rPr>
          <w:ins w:id="195" w:author="Callum Brown" w:date="2023-03-13T20:36:00Z"/>
          <w:b/>
          <w:noProof/>
        </w:rPr>
      </w:pPr>
      <w:ins w:id="196" w:author="Callum Brown" w:date="2023-03-13T20:37:00Z">
        <w:r w:rsidRPr="00287C4E">
          <w:rPr>
            <w:b/>
            <w:noProof/>
          </w:rPr>
          <w:t>D</w:t>
        </w:r>
      </w:ins>
      <w:ins w:id="197" w:author="Callum Brown" w:date="2023-03-13T20:36:00Z">
        <w:r w:rsidRPr="00287C4E">
          <w:rPr>
            <w:b/>
            <w:spacing w:val="-3"/>
            <w:shd w:val="clear" w:color="auto" w:fill="FFFFFF"/>
            <w:rPrChange w:id="198" w:author="Callum Brown" w:date="2023-03-13T20:37:00Z">
              <w:rPr>
                <w:rFonts w:ascii="Noto Serif" w:hAnsi="Noto Serif" w:cs="Noto Serif"/>
                <w:spacing w:val="-3"/>
                <w:sz w:val="26"/>
                <w:szCs w:val="26"/>
                <w:shd w:val="clear" w:color="auto" w:fill="FFFFFF"/>
              </w:rPr>
            </w:rPrChange>
          </w:rPr>
          <w:t xml:space="preserve">.R. </w:t>
        </w:r>
        <w:proofErr w:type="spellStart"/>
        <w:r w:rsidRPr="00287C4E">
          <w:rPr>
            <w:b/>
            <w:spacing w:val="-3"/>
            <w:shd w:val="clear" w:color="auto" w:fill="FFFFFF"/>
            <w:rPrChange w:id="199" w:author="Callum Brown" w:date="2023-03-13T20:37:00Z">
              <w:rPr>
                <w:rFonts w:ascii="Noto Serif" w:hAnsi="Noto Serif" w:cs="Noto Serif"/>
                <w:spacing w:val="-3"/>
                <w:sz w:val="26"/>
                <w:szCs w:val="26"/>
                <w:shd w:val="clear" w:color="auto" w:fill="FFFFFF"/>
              </w:rPr>
            </w:rPrChange>
          </w:rPr>
          <w:t>Hopko</w:t>
        </w:r>
        <w:proofErr w:type="spellEnd"/>
        <w:r w:rsidRPr="00287C4E">
          <w:rPr>
            <w:b/>
            <w:spacing w:val="-3"/>
            <w:shd w:val="clear" w:color="auto" w:fill="FFFFFF"/>
            <w:rPrChange w:id="200" w:author="Callum Brown" w:date="2023-03-13T20:37:00Z">
              <w:rPr>
                <w:rFonts w:ascii="Noto Serif" w:hAnsi="Noto Serif" w:cs="Noto Serif"/>
                <w:spacing w:val="-3"/>
                <w:sz w:val="26"/>
                <w:szCs w:val="26"/>
                <w:shd w:val="clear" w:color="auto" w:fill="FFFFFF"/>
              </w:rPr>
            </w:rPrChange>
          </w:rPr>
          <w:t xml:space="preserve">, R. Mahadevan, R.L. Bare, &amp; </w:t>
        </w:r>
        <w:proofErr w:type="spellStart"/>
        <w:r w:rsidRPr="00287C4E">
          <w:rPr>
            <w:b/>
            <w:spacing w:val="-3"/>
            <w:shd w:val="clear" w:color="auto" w:fill="FFFFFF"/>
            <w:rPrChange w:id="201" w:author="Callum Brown" w:date="2023-03-13T20:37:00Z">
              <w:rPr>
                <w:rFonts w:ascii="Noto Serif" w:hAnsi="Noto Serif" w:cs="Noto Serif"/>
                <w:spacing w:val="-3"/>
                <w:sz w:val="26"/>
                <w:szCs w:val="26"/>
                <w:shd w:val="clear" w:color="auto" w:fill="FFFFFF"/>
              </w:rPr>
            </w:rPrChange>
          </w:rPr>
          <w:t>Melassa</w:t>
        </w:r>
        <w:proofErr w:type="spellEnd"/>
        <w:r w:rsidRPr="00287C4E">
          <w:rPr>
            <w:b/>
            <w:spacing w:val="-3"/>
            <w:shd w:val="clear" w:color="auto" w:fill="FFFFFF"/>
            <w:rPrChange w:id="202" w:author="Callum Brown" w:date="2023-03-13T20:37:00Z">
              <w:rPr>
                <w:rFonts w:ascii="Noto Serif" w:hAnsi="Noto Serif" w:cs="Noto Serif"/>
                <w:spacing w:val="-3"/>
                <w:sz w:val="26"/>
                <w:szCs w:val="26"/>
                <w:shd w:val="clear" w:color="auto" w:fill="FFFFFF"/>
              </w:rPr>
            </w:rPrChange>
          </w:rPr>
          <w:t xml:space="preserve"> K. Hunt. (2003). The Abbreviated Math Anxiety Scale (AMAS): Construction, Validity, and Reliability. </w:t>
        </w:r>
        <w:r w:rsidRPr="00287C4E">
          <w:rPr>
            <w:b/>
            <w:i/>
            <w:iCs/>
            <w:spacing w:val="-3"/>
            <w:shd w:val="clear" w:color="auto" w:fill="FFFFFF"/>
            <w:rPrChange w:id="203" w:author="Callum Brown" w:date="2023-03-13T20:37:00Z">
              <w:rPr>
                <w:rFonts w:ascii="Noto Serif" w:hAnsi="Noto Serif" w:cs="Noto Serif"/>
                <w:i/>
                <w:iCs/>
                <w:spacing w:val="-3"/>
                <w:sz w:val="26"/>
                <w:szCs w:val="26"/>
                <w:shd w:val="clear" w:color="auto" w:fill="FFFFFF"/>
              </w:rPr>
            </w:rPrChange>
          </w:rPr>
          <w:t>Assessment, 10</w:t>
        </w:r>
        <w:r w:rsidRPr="00287C4E">
          <w:rPr>
            <w:b/>
            <w:spacing w:val="-3"/>
            <w:shd w:val="clear" w:color="auto" w:fill="FFFFFF"/>
            <w:rPrChange w:id="204" w:author="Callum Brown" w:date="2023-03-13T20:37:00Z">
              <w:rPr>
                <w:rFonts w:ascii="Noto Serif" w:hAnsi="Noto Serif" w:cs="Noto Serif"/>
                <w:spacing w:val="-3"/>
                <w:sz w:val="26"/>
                <w:szCs w:val="26"/>
                <w:shd w:val="clear" w:color="auto" w:fill="FFFFFF"/>
              </w:rPr>
            </w:rPrChange>
          </w:rPr>
          <w:t>, 178-182.</w:t>
        </w:r>
      </w:ins>
    </w:p>
    <w:p w14:paraId="02C6E4BF" w14:textId="7D128C8C" w:rsidR="00241164" w:rsidRDefault="00287C4E">
      <w:pPr>
        <w:pStyle w:val="Heading1"/>
        <w:numPr>
          <w:ilvl w:val="0"/>
          <w:numId w:val="0"/>
        </w:numPr>
        <w:pPrChange w:id="205" w:author="Callum Brown" w:date="2023-03-13T20:35:00Z">
          <w:pPr>
            <w:pStyle w:val="Heading1"/>
          </w:pPr>
        </w:pPrChange>
      </w:pPr>
      <w:bookmarkStart w:id="206" w:name="_Toc129636294"/>
      <w:bookmarkStart w:id="207" w:name="_Toc129952116"/>
      <w:ins w:id="208" w:author="Callum Brown" w:date="2023-03-13T20:34:00Z">
        <w:r>
          <w:rPr>
            <w:noProof/>
          </w:rPr>
          <w:drawing>
            <wp:anchor distT="0" distB="0" distL="114300" distR="114300" simplePos="0" relativeHeight="251660288" behindDoc="0" locked="0" layoutInCell="1" allowOverlap="1" wp14:anchorId="22434A47" wp14:editId="7CB969C0">
              <wp:simplePos x="0" y="0"/>
              <wp:positionH relativeFrom="column">
                <wp:posOffset>219710</wp:posOffset>
              </wp:positionH>
              <wp:positionV relativeFrom="paragraph">
                <wp:posOffset>28014</wp:posOffset>
              </wp:positionV>
              <wp:extent cx="6007100" cy="2971800"/>
              <wp:effectExtent l="0" t="0" r="0" b="0"/>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1"/>
                      <a:stretch>
                        <a:fillRect/>
                      </a:stretch>
                    </pic:blipFill>
                    <pic:spPr>
                      <a:xfrm>
                        <a:off x="0" y="0"/>
                        <a:ext cx="6007100" cy="2971800"/>
                      </a:xfrm>
                      <a:prstGeom prst="rect">
                        <a:avLst/>
                      </a:prstGeom>
                    </pic:spPr>
                  </pic:pic>
                </a:graphicData>
              </a:graphic>
              <wp14:sizeRelH relativeFrom="page">
                <wp14:pctWidth>0</wp14:pctWidth>
              </wp14:sizeRelH>
              <wp14:sizeRelV relativeFrom="page">
                <wp14:pctHeight>0</wp14:pctHeight>
              </wp14:sizeRelV>
            </wp:anchor>
          </w:drawing>
        </w:r>
      </w:ins>
      <w:bookmarkEnd w:id="206"/>
      <w:bookmarkEnd w:id="207"/>
      <w:r w:rsidR="00241164">
        <w:br w:type="page"/>
      </w:r>
    </w:p>
    <w:p w14:paraId="28764B6D" w14:textId="5D386631" w:rsidR="00EB1260" w:rsidRPr="00EB1260" w:rsidRDefault="00EB1260"/>
    <w:p w14:paraId="57B55E96" w14:textId="63FA72D6" w:rsidR="00EB1260" w:rsidRPr="00EB1260" w:rsidRDefault="00EB1260"/>
    <w:p w14:paraId="1A146D7C" w14:textId="1CB8FD8C" w:rsidR="00EB1260" w:rsidRPr="00EB1260" w:rsidRDefault="00EB1260"/>
    <w:p w14:paraId="7FE3B2FB" w14:textId="5D564031" w:rsidR="00EB1260" w:rsidRPr="00EB1260" w:rsidRDefault="00EB1260"/>
    <w:p w14:paraId="50E97F20" w14:textId="28BEDAF9" w:rsidR="00EB1260" w:rsidRPr="00EB1260" w:rsidRDefault="00EB1260"/>
    <w:p w14:paraId="3CE34EF6" w14:textId="7758F84C" w:rsidR="00EB1260" w:rsidRPr="00EB1260" w:rsidRDefault="00EB1260"/>
    <w:p w14:paraId="2B3A8002" w14:textId="7E4DA510" w:rsidR="00EB1260" w:rsidRPr="00EB1260" w:rsidRDefault="00EB1260"/>
    <w:p w14:paraId="03C25CF0" w14:textId="52741C0F" w:rsidR="00EB1260" w:rsidRPr="00EB1260" w:rsidRDefault="00EB1260"/>
    <w:p w14:paraId="4B65401E" w14:textId="0659A27B" w:rsidR="00EB1260" w:rsidRPr="00EB1260" w:rsidRDefault="00EB1260"/>
    <w:p w14:paraId="37BB0B85" w14:textId="1DB5C80F" w:rsidR="00EB1260" w:rsidRPr="00EB1260" w:rsidRDefault="00EB1260"/>
    <w:p w14:paraId="61C899A6" w14:textId="67BB69F7" w:rsidR="00EB1260" w:rsidRPr="00EB1260" w:rsidRDefault="00EB1260"/>
    <w:p w14:paraId="1BDD21D1" w14:textId="0D6716C9" w:rsidR="00EB1260" w:rsidRPr="00EB1260" w:rsidRDefault="00EB1260"/>
    <w:p w14:paraId="46E1D7EA" w14:textId="6124FD01" w:rsidR="00EB1260" w:rsidRPr="00EB1260" w:rsidRDefault="00EB1260"/>
    <w:p w14:paraId="630AF6C3" w14:textId="36A98A28" w:rsidR="00EB1260" w:rsidRPr="00EB1260" w:rsidRDefault="00EB1260"/>
    <w:p w14:paraId="2125E8EA" w14:textId="46651E51" w:rsidR="00EB1260" w:rsidRPr="00EB1260" w:rsidRDefault="00EB1260"/>
    <w:p w14:paraId="3048E3F1" w14:textId="775D5835" w:rsidR="00EB1260" w:rsidRPr="00EB1260" w:rsidRDefault="00EB1260"/>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RDefault="00EB1260" w:rsidP="00EB1260"/>
    <w:p w14:paraId="7847C784" w14:textId="74BE11CE" w:rsidR="00EB1260" w:rsidRPr="00EB1260" w:rsidRDefault="00EB1260" w:rsidP="00EB1260"/>
    <w:p w14:paraId="3ABDF99B" w14:textId="251D8D32" w:rsidR="00EB1260" w:rsidRPr="00EB1260" w:rsidRDefault="00EB1260" w:rsidP="006F1BD0">
      <w:pPr>
        <w:tabs>
          <w:tab w:val="left" w:pos="1534"/>
        </w:tabs>
      </w:pPr>
      <w:r>
        <w:tab/>
      </w:r>
    </w:p>
    <w:sectPr w:rsidR="00EB1260" w:rsidRPr="00EB1260" w:rsidSect="0043728D">
      <w:footerReference w:type="default" r:id="rId1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22D30" w14:textId="77777777" w:rsidR="00796D03" w:rsidRDefault="00796D03" w:rsidP="00C40095">
      <w:r>
        <w:separator/>
      </w:r>
    </w:p>
  </w:endnote>
  <w:endnote w:type="continuationSeparator" w:id="0">
    <w:p w14:paraId="569898EA" w14:textId="77777777" w:rsidR="00796D03" w:rsidRDefault="00796D03" w:rsidP="00C40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notTrueType/>
    <w:pitch w:val="default"/>
    <w:sig w:usb0="00000003" w:usb1="00000000" w:usb2="00000000" w:usb3="00000000" w:csb0="00000001" w:csb1="00000000"/>
  </w:font>
  <w:font w:name="Noto Serif">
    <w:panose1 w:val="02020600060500020200"/>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DE7F" w14:textId="3A5A31D7" w:rsidR="00C40095" w:rsidRDefault="00C40095">
    <w:pPr>
      <w:pStyle w:val="Footer"/>
    </w:pPr>
    <w:r>
      <w:rPr>
        <w:rFonts w:cstheme="minorHAnsi"/>
        <w:color w:val="E64626"/>
      </w:rPr>
      <w:t xml:space="preserve">Version </w:t>
    </w:r>
    <w:del w:id="209" w:author="Kit Double" w:date="2023-03-17T13:27:00Z">
      <w:r w:rsidR="006B6558" w:rsidDel="00EB5329">
        <w:rPr>
          <w:rFonts w:cstheme="minorHAnsi"/>
          <w:color w:val="E64626"/>
        </w:rPr>
        <w:delText>2</w:delText>
      </w:r>
    </w:del>
    <w:ins w:id="210" w:author="Kit Double" w:date="2023-03-17T13:27:00Z">
      <w:r w:rsidR="00EB5329">
        <w:rPr>
          <w:rFonts w:cstheme="minorHAnsi"/>
          <w:color w:val="E64626"/>
        </w:rPr>
        <w:t>3</w:t>
      </w:r>
    </w:ins>
    <w:r>
      <w:rPr>
        <w:rFonts w:cstheme="minorHAnsi"/>
        <w:color w:val="E64626"/>
      </w:rPr>
      <w:t xml:space="preserve">, </w:t>
    </w:r>
    <w:del w:id="211" w:author="Kit Double" w:date="2023-03-17T13:27:00Z">
      <w:r w:rsidR="006B6558" w:rsidDel="00EB5329">
        <w:rPr>
          <w:rFonts w:cstheme="minorHAnsi"/>
          <w:color w:val="E64626"/>
        </w:rPr>
        <w:delText>3</w:delText>
      </w:r>
      <w:r w:rsidR="006B6558" w:rsidRPr="007D7369" w:rsidDel="00EB5329">
        <w:rPr>
          <w:rFonts w:cstheme="minorHAnsi"/>
          <w:color w:val="E64626"/>
          <w:vertAlign w:val="superscript"/>
        </w:rPr>
        <w:delText>rd</w:delText>
      </w:r>
      <w:r w:rsidR="006B6558" w:rsidDel="00EB5329">
        <w:rPr>
          <w:rFonts w:cstheme="minorHAnsi"/>
          <w:color w:val="E64626"/>
        </w:rPr>
        <w:delText xml:space="preserve"> November</w:delText>
      </w:r>
      <w:r w:rsidDel="00EB5329">
        <w:rPr>
          <w:rFonts w:cstheme="minorHAnsi"/>
          <w:color w:val="E64626"/>
        </w:rPr>
        <w:delText xml:space="preserve"> 202</w:delText>
      </w:r>
      <w:r w:rsidR="00D9755B" w:rsidDel="00EB5329">
        <w:rPr>
          <w:rFonts w:cstheme="minorHAnsi"/>
          <w:color w:val="E64626"/>
        </w:rPr>
        <w:delText>2</w:delText>
      </w:r>
    </w:del>
    <w:ins w:id="212" w:author="Kit Double" w:date="2023-03-17T13:27:00Z">
      <w:r w:rsidR="00EB5329">
        <w:rPr>
          <w:rFonts w:cstheme="minorHAnsi"/>
          <w:color w:val="E64626"/>
        </w:rPr>
        <w:t>17</w:t>
      </w:r>
      <w:r w:rsidR="00EB5329" w:rsidRPr="00EB5329">
        <w:rPr>
          <w:rFonts w:cstheme="minorHAnsi"/>
          <w:color w:val="E64626"/>
          <w:vertAlign w:val="superscript"/>
          <w:rPrChange w:id="213" w:author="Kit Double" w:date="2023-03-17T13:27:00Z">
            <w:rPr>
              <w:rFonts w:cstheme="minorHAnsi"/>
              <w:color w:val="E64626"/>
            </w:rPr>
          </w:rPrChange>
        </w:rPr>
        <w:t>th</w:t>
      </w:r>
      <w:r w:rsidR="00EB5329">
        <w:rPr>
          <w:rFonts w:cstheme="minorHAnsi"/>
          <w:color w:val="E64626"/>
        </w:rPr>
        <w:t xml:space="preserve"> March,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04563" w14:textId="77777777" w:rsidR="00796D03" w:rsidRDefault="00796D03" w:rsidP="00C40095">
      <w:r>
        <w:separator/>
      </w:r>
    </w:p>
  </w:footnote>
  <w:footnote w:type="continuationSeparator" w:id="0">
    <w:p w14:paraId="1A68F210" w14:textId="77777777" w:rsidR="00796D03" w:rsidRDefault="00796D03" w:rsidP="00C40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4"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97C4CEC"/>
    <w:multiLevelType w:val="multilevel"/>
    <w:tmpl w:val="79A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1"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4"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7"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8"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9"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0"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5"/>
  </w:num>
  <w:num w:numId="2" w16cid:durableId="150870880">
    <w:abstractNumId w:val="1"/>
  </w:num>
  <w:num w:numId="3" w16cid:durableId="467018518">
    <w:abstractNumId w:val="10"/>
  </w:num>
  <w:num w:numId="4" w16cid:durableId="147064813">
    <w:abstractNumId w:val="31"/>
  </w:num>
  <w:num w:numId="5" w16cid:durableId="1922910383">
    <w:abstractNumId w:val="0"/>
  </w:num>
  <w:num w:numId="6" w16cid:durableId="2069375728">
    <w:abstractNumId w:val="17"/>
  </w:num>
  <w:num w:numId="7" w16cid:durableId="914363681">
    <w:abstractNumId w:val="8"/>
  </w:num>
  <w:num w:numId="8" w16cid:durableId="2000452371">
    <w:abstractNumId w:val="32"/>
  </w:num>
  <w:num w:numId="9" w16cid:durableId="2058431767">
    <w:abstractNumId w:val="9"/>
  </w:num>
  <w:num w:numId="10" w16cid:durableId="402992425">
    <w:abstractNumId w:val="9"/>
  </w:num>
  <w:num w:numId="11" w16cid:durableId="1817990970">
    <w:abstractNumId w:val="9"/>
  </w:num>
  <w:num w:numId="12" w16cid:durableId="460536218">
    <w:abstractNumId w:val="9"/>
  </w:num>
  <w:num w:numId="13" w16cid:durableId="757949187">
    <w:abstractNumId w:val="9"/>
  </w:num>
  <w:num w:numId="14" w16cid:durableId="1562404316">
    <w:abstractNumId w:val="9"/>
  </w:num>
  <w:num w:numId="15" w16cid:durableId="553198981">
    <w:abstractNumId w:val="9"/>
  </w:num>
  <w:num w:numId="16" w16cid:durableId="1239024445">
    <w:abstractNumId w:val="9"/>
  </w:num>
  <w:num w:numId="17" w16cid:durableId="1870029546">
    <w:abstractNumId w:val="9"/>
  </w:num>
  <w:num w:numId="18" w16cid:durableId="1735162376">
    <w:abstractNumId w:val="33"/>
  </w:num>
  <w:num w:numId="19" w16cid:durableId="1993756984">
    <w:abstractNumId w:val="26"/>
  </w:num>
  <w:num w:numId="20" w16cid:durableId="1963344316">
    <w:abstractNumId w:val="15"/>
  </w:num>
  <w:num w:numId="21" w16cid:durableId="3899055">
    <w:abstractNumId w:val="30"/>
  </w:num>
  <w:num w:numId="22" w16cid:durableId="155999996">
    <w:abstractNumId w:val="27"/>
  </w:num>
  <w:num w:numId="23" w16cid:durableId="1148596078">
    <w:abstractNumId w:val="2"/>
  </w:num>
  <w:num w:numId="24" w16cid:durableId="359160071">
    <w:abstractNumId w:val="11"/>
  </w:num>
  <w:num w:numId="25" w16cid:durableId="211312759">
    <w:abstractNumId w:val="7"/>
  </w:num>
  <w:num w:numId="26" w16cid:durableId="1170021494">
    <w:abstractNumId w:val="16"/>
  </w:num>
  <w:num w:numId="27" w16cid:durableId="1668053193">
    <w:abstractNumId w:val="22"/>
  </w:num>
  <w:num w:numId="28" w16cid:durableId="1861818626">
    <w:abstractNumId w:val="34"/>
  </w:num>
  <w:num w:numId="29" w16cid:durableId="1080059744">
    <w:abstractNumId w:val="28"/>
  </w:num>
  <w:num w:numId="30" w16cid:durableId="436566064">
    <w:abstractNumId w:val="24"/>
  </w:num>
  <w:num w:numId="31" w16cid:durableId="914510919">
    <w:abstractNumId w:val="5"/>
  </w:num>
  <w:num w:numId="32" w16cid:durableId="533425229">
    <w:abstractNumId w:val="6"/>
  </w:num>
  <w:num w:numId="33" w16cid:durableId="185099716">
    <w:abstractNumId w:val="3"/>
  </w:num>
  <w:num w:numId="34" w16cid:durableId="1331711245">
    <w:abstractNumId w:val="29"/>
  </w:num>
  <w:num w:numId="35" w16cid:durableId="1641616397">
    <w:abstractNumId w:val="20"/>
  </w:num>
  <w:num w:numId="36" w16cid:durableId="1633945324">
    <w:abstractNumId w:val="23"/>
  </w:num>
  <w:num w:numId="37" w16cid:durableId="2062821854">
    <w:abstractNumId w:val="13"/>
  </w:num>
  <w:num w:numId="38" w16cid:durableId="1684935043">
    <w:abstractNumId w:val="12"/>
  </w:num>
  <w:num w:numId="39" w16cid:durableId="1053043909">
    <w:abstractNumId w:val="4"/>
  </w:num>
  <w:num w:numId="40" w16cid:durableId="844976502">
    <w:abstractNumId w:val="18"/>
  </w:num>
  <w:num w:numId="41" w16cid:durableId="1953709282">
    <w:abstractNumId w:val="14"/>
  </w:num>
  <w:num w:numId="42" w16cid:durableId="433941699">
    <w:abstractNumId w:val="21"/>
  </w:num>
  <w:num w:numId="43" w16cid:durableId="878487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152192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rson w15:author="Callum Brown">
    <w15:presenceInfo w15:providerId="AD" w15:userId="S::callumb@bastenpsychology.com.au::08aca942-ef7b-4fd5-ab60-0c586697d1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B4CE2"/>
    <w:rsid w:val="000E4E4A"/>
    <w:rsid w:val="000F74B9"/>
    <w:rsid w:val="0011045E"/>
    <w:rsid w:val="00120D35"/>
    <w:rsid w:val="00170DC9"/>
    <w:rsid w:val="001A1686"/>
    <w:rsid w:val="001A7AB9"/>
    <w:rsid w:val="001E0252"/>
    <w:rsid w:val="001E2205"/>
    <w:rsid w:val="001F309B"/>
    <w:rsid w:val="002059D7"/>
    <w:rsid w:val="00222330"/>
    <w:rsid w:val="002339AE"/>
    <w:rsid w:val="0023796B"/>
    <w:rsid w:val="00241164"/>
    <w:rsid w:val="00257D5B"/>
    <w:rsid w:val="0027066E"/>
    <w:rsid w:val="002875CF"/>
    <w:rsid w:val="00287C4E"/>
    <w:rsid w:val="0029633C"/>
    <w:rsid w:val="002A5F77"/>
    <w:rsid w:val="002B0052"/>
    <w:rsid w:val="002B17F3"/>
    <w:rsid w:val="002B6543"/>
    <w:rsid w:val="002D16A0"/>
    <w:rsid w:val="002E3F5D"/>
    <w:rsid w:val="002F131C"/>
    <w:rsid w:val="00306C8B"/>
    <w:rsid w:val="00312793"/>
    <w:rsid w:val="0031783A"/>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2E2A"/>
    <w:rsid w:val="003F4577"/>
    <w:rsid w:val="004126E1"/>
    <w:rsid w:val="00420083"/>
    <w:rsid w:val="00424861"/>
    <w:rsid w:val="00434C4F"/>
    <w:rsid w:val="0043728D"/>
    <w:rsid w:val="004430DE"/>
    <w:rsid w:val="00446F75"/>
    <w:rsid w:val="00455C94"/>
    <w:rsid w:val="00476816"/>
    <w:rsid w:val="00495CBC"/>
    <w:rsid w:val="004962C9"/>
    <w:rsid w:val="004976B0"/>
    <w:rsid w:val="004C41E1"/>
    <w:rsid w:val="004E1C77"/>
    <w:rsid w:val="004E62CC"/>
    <w:rsid w:val="004E76AB"/>
    <w:rsid w:val="0050004F"/>
    <w:rsid w:val="005133F6"/>
    <w:rsid w:val="00515A64"/>
    <w:rsid w:val="00516750"/>
    <w:rsid w:val="0052039C"/>
    <w:rsid w:val="00551CB7"/>
    <w:rsid w:val="00552FCF"/>
    <w:rsid w:val="00555DDB"/>
    <w:rsid w:val="00565094"/>
    <w:rsid w:val="0056671D"/>
    <w:rsid w:val="00567709"/>
    <w:rsid w:val="0057472F"/>
    <w:rsid w:val="005B2B41"/>
    <w:rsid w:val="005D61B4"/>
    <w:rsid w:val="005D674B"/>
    <w:rsid w:val="005E0DA0"/>
    <w:rsid w:val="005E3314"/>
    <w:rsid w:val="00607B49"/>
    <w:rsid w:val="0061370B"/>
    <w:rsid w:val="006162A5"/>
    <w:rsid w:val="0063356E"/>
    <w:rsid w:val="0064278D"/>
    <w:rsid w:val="00662BDF"/>
    <w:rsid w:val="006832E5"/>
    <w:rsid w:val="006B6558"/>
    <w:rsid w:val="006C1D49"/>
    <w:rsid w:val="006C2850"/>
    <w:rsid w:val="006C3A75"/>
    <w:rsid w:val="006F1BD0"/>
    <w:rsid w:val="00702350"/>
    <w:rsid w:val="00707C03"/>
    <w:rsid w:val="00712E2B"/>
    <w:rsid w:val="007807BF"/>
    <w:rsid w:val="00790E06"/>
    <w:rsid w:val="0079215F"/>
    <w:rsid w:val="007957E2"/>
    <w:rsid w:val="00796D03"/>
    <w:rsid w:val="007A19E5"/>
    <w:rsid w:val="007B4972"/>
    <w:rsid w:val="007D083C"/>
    <w:rsid w:val="007D5194"/>
    <w:rsid w:val="007D5DF5"/>
    <w:rsid w:val="007D7369"/>
    <w:rsid w:val="007E4E57"/>
    <w:rsid w:val="00800D23"/>
    <w:rsid w:val="00830D6E"/>
    <w:rsid w:val="008310F4"/>
    <w:rsid w:val="00850B2B"/>
    <w:rsid w:val="00872608"/>
    <w:rsid w:val="008A289A"/>
    <w:rsid w:val="008A4CB7"/>
    <w:rsid w:val="008C47F0"/>
    <w:rsid w:val="008E13AD"/>
    <w:rsid w:val="008F7751"/>
    <w:rsid w:val="00931371"/>
    <w:rsid w:val="00951C76"/>
    <w:rsid w:val="00960003"/>
    <w:rsid w:val="009722EC"/>
    <w:rsid w:val="0099372C"/>
    <w:rsid w:val="00993959"/>
    <w:rsid w:val="009A0EF6"/>
    <w:rsid w:val="009B282F"/>
    <w:rsid w:val="009D32AF"/>
    <w:rsid w:val="009D4F39"/>
    <w:rsid w:val="009F3E90"/>
    <w:rsid w:val="00A00B6A"/>
    <w:rsid w:val="00A0694E"/>
    <w:rsid w:val="00A13714"/>
    <w:rsid w:val="00A14AA9"/>
    <w:rsid w:val="00A1712E"/>
    <w:rsid w:val="00A23C53"/>
    <w:rsid w:val="00A41C23"/>
    <w:rsid w:val="00A5109D"/>
    <w:rsid w:val="00A55853"/>
    <w:rsid w:val="00A60E05"/>
    <w:rsid w:val="00A930A4"/>
    <w:rsid w:val="00AB716B"/>
    <w:rsid w:val="00AE47D8"/>
    <w:rsid w:val="00AF372C"/>
    <w:rsid w:val="00B27EEB"/>
    <w:rsid w:val="00B46DC5"/>
    <w:rsid w:val="00B53EB2"/>
    <w:rsid w:val="00B60D10"/>
    <w:rsid w:val="00B62DF7"/>
    <w:rsid w:val="00B63CEA"/>
    <w:rsid w:val="00B71790"/>
    <w:rsid w:val="00B741C1"/>
    <w:rsid w:val="00B768F3"/>
    <w:rsid w:val="00B83065"/>
    <w:rsid w:val="00B835EC"/>
    <w:rsid w:val="00BB205C"/>
    <w:rsid w:val="00BC12AC"/>
    <w:rsid w:val="00C20CCC"/>
    <w:rsid w:val="00C21F0A"/>
    <w:rsid w:val="00C2300F"/>
    <w:rsid w:val="00C30483"/>
    <w:rsid w:val="00C40095"/>
    <w:rsid w:val="00C437BB"/>
    <w:rsid w:val="00CB16FE"/>
    <w:rsid w:val="00CD223A"/>
    <w:rsid w:val="00CD3536"/>
    <w:rsid w:val="00CD7C57"/>
    <w:rsid w:val="00CE5A1F"/>
    <w:rsid w:val="00D16D28"/>
    <w:rsid w:val="00D53045"/>
    <w:rsid w:val="00D551CB"/>
    <w:rsid w:val="00D635D6"/>
    <w:rsid w:val="00D80FAE"/>
    <w:rsid w:val="00D81971"/>
    <w:rsid w:val="00D90826"/>
    <w:rsid w:val="00D9755B"/>
    <w:rsid w:val="00DA5251"/>
    <w:rsid w:val="00DB3111"/>
    <w:rsid w:val="00DB603F"/>
    <w:rsid w:val="00DB791F"/>
    <w:rsid w:val="00DC0557"/>
    <w:rsid w:val="00DC0E8C"/>
    <w:rsid w:val="00DD034B"/>
    <w:rsid w:val="00E013ED"/>
    <w:rsid w:val="00E03CF9"/>
    <w:rsid w:val="00E06EDA"/>
    <w:rsid w:val="00E111F4"/>
    <w:rsid w:val="00E17883"/>
    <w:rsid w:val="00E21AD5"/>
    <w:rsid w:val="00E22340"/>
    <w:rsid w:val="00E27916"/>
    <w:rsid w:val="00E327F8"/>
    <w:rsid w:val="00E50991"/>
    <w:rsid w:val="00E5129E"/>
    <w:rsid w:val="00E56831"/>
    <w:rsid w:val="00E70686"/>
    <w:rsid w:val="00E93595"/>
    <w:rsid w:val="00EB076C"/>
    <w:rsid w:val="00EB1260"/>
    <w:rsid w:val="00EB41CB"/>
    <w:rsid w:val="00EB5329"/>
    <w:rsid w:val="00EB5A1A"/>
    <w:rsid w:val="00EC1DDD"/>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D7573"/>
    <w:rsid w:val="00FF3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1F36E274-E6B4-8D49-A2ED-0258FE1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4C41E1"/>
    <w:pPr>
      <w:tabs>
        <w:tab w:val="left" w:pos="400"/>
        <w:tab w:val="right" w:leader="dot" w:pos="10450"/>
      </w:tabs>
      <w:spacing w:before="120"/>
      <w:ind w:left="0"/>
      <w:pPrChange w:id="0" w:author="Kit Double" w:date="2023-03-17T13:28:00Z">
        <w:pPr>
          <w:widowControl w:val="0"/>
          <w:autoSpaceDE w:val="0"/>
          <w:autoSpaceDN w:val="0"/>
          <w:adjustRightInd w:val="0"/>
          <w:spacing w:before="120"/>
        </w:pPr>
      </w:pPrChange>
    </w:pPr>
    <w:rPr>
      <w:rFonts w:asciiTheme="minorHAnsi" w:hAnsiTheme="minorHAnsi"/>
      <w:b/>
      <w:sz w:val="24"/>
      <w:szCs w:val="24"/>
      <w:rPrChange w:id="0" w:author="Kit Double" w:date="2023-03-17T13:28:00Z">
        <w:rPr>
          <w:rFonts w:asciiTheme="minorHAnsi" w:eastAsiaTheme="minorEastAsia" w:hAnsiTheme="minorHAnsi" w:cs="Arial"/>
          <w:b/>
          <w:sz w:val="24"/>
          <w:szCs w:val="24"/>
          <w:lang w:val="en-US" w:eastAsia="en-US" w:bidi="ar-SA"/>
        </w:rPr>
      </w:rPrChange>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1341467154">
                  <w:marLeft w:val="0"/>
                  <w:marRight w:val="0"/>
                  <w:marTop w:val="0"/>
                  <w:marBottom w:val="0"/>
                  <w:divBdr>
                    <w:top w:val="none" w:sz="0" w:space="0" w:color="auto"/>
                    <w:left w:val="none" w:sz="0" w:space="0" w:color="auto"/>
                    <w:bottom w:val="none" w:sz="0" w:space="0" w:color="auto"/>
                    <w:right w:val="none" w:sz="0" w:space="0" w:color="auto"/>
                  </w:divBdr>
                </w:div>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142144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84C1413B-A891-44ED-A49B-859CA5BE7F7C}"/>
</file>

<file path=customXml/itemProps3.xml><?xml version="1.0" encoding="utf-8"?>
<ds:datastoreItem xmlns:ds="http://schemas.openxmlformats.org/officeDocument/2006/customXml" ds:itemID="{118565DE-9126-4361-B6AF-001BC00C39C2}"/>
</file>

<file path=customXml/itemProps4.xml><?xml version="1.0" encoding="utf-8"?>
<ds:datastoreItem xmlns:ds="http://schemas.openxmlformats.org/officeDocument/2006/customXml" ds:itemID="{432FA728-C407-4BD2-9B9C-1E39C4B9995C}"/>
</file>

<file path=docProps/app.xml><?xml version="1.0" encoding="utf-8"?>
<Properties xmlns="http://schemas.openxmlformats.org/officeDocument/2006/extended-properties" xmlns:vt="http://schemas.openxmlformats.org/officeDocument/2006/docPropsVTypes">
  <Template>Normal.dotm</Template>
  <TotalTime>9</TotalTime>
  <Pages>13</Pages>
  <Words>3206</Words>
  <Characters>18342</Characters>
  <Application>Microsoft Office Word</Application>
  <DocSecurity>0</DocSecurity>
  <Lines>295</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dpb</dc:creator>
  <cp:lastModifiedBy>Kit Double</cp:lastModifiedBy>
  <cp:revision>6</cp:revision>
  <dcterms:created xsi:type="dcterms:W3CDTF">2022-11-03T03:06:00Z</dcterms:created>
  <dcterms:modified xsi:type="dcterms:W3CDTF">2023-03-17T02:28:00Z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